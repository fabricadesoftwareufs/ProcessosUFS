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E9E6AC" w14:textId="77777777" w:rsidR="004A0712" w:rsidRPr="00FE6672" w:rsidRDefault="004240D8">
      <w:pPr>
        <w:spacing w:after="80"/>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UNIVERSIDADE FEDERAL DE SERGIPE</w:t>
      </w:r>
    </w:p>
    <w:p w14:paraId="0143270F"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CAMPUS ALBERTO CARVALHO</w:t>
      </w:r>
    </w:p>
    <w:p w14:paraId="083E245F"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DEPARTAMENTO DE SISTEMAS DE INFORMAÇÃO</w:t>
      </w:r>
    </w:p>
    <w:p w14:paraId="530613A6"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2B2CA30E"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6A7826DA"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1E776013"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64AD7B70"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6E655CEA"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41AA660F"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411A1A67"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2173A9CD"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6D45E2C7"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EMESON SANTOS DE OLIVEIRA</w:t>
      </w:r>
    </w:p>
    <w:p w14:paraId="2D19ED2C"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PAULO VITOR DOS SANTOS FELIPE</w:t>
      </w:r>
    </w:p>
    <w:p w14:paraId="56AC74A5" w14:textId="77777777" w:rsidR="004A0712" w:rsidRPr="00FE6672" w:rsidRDefault="004240D8">
      <w:pPr>
        <w:spacing w:before="28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103B89B" w14:textId="77777777" w:rsidR="004A0712" w:rsidRPr="00FE6672" w:rsidRDefault="004240D8">
      <w:pPr>
        <w:jc w:val="cente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76CDE3E7"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53AD0DB4"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30F384BD"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0938120B"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4718D922" w14:textId="77777777" w:rsidR="004A0712" w:rsidRPr="00FE6672" w:rsidRDefault="004240D8">
      <w:pPr>
        <w:rPr>
          <w:rFonts w:ascii="Times New Roman" w:eastAsia="Times New Roman" w:hAnsi="Times New Roman" w:cs="Times New Roman"/>
          <w:b/>
          <w:sz w:val="32"/>
          <w:szCs w:val="32"/>
        </w:rPr>
      </w:pPr>
      <w:r w:rsidRPr="00FE6672">
        <w:rPr>
          <w:rFonts w:ascii="Times New Roman" w:eastAsia="Times New Roman" w:hAnsi="Times New Roman" w:cs="Times New Roman"/>
          <w:b/>
          <w:sz w:val="32"/>
          <w:szCs w:val="32"/>
        </w:rPr>
        <w:t xml:space="preserve"> </w:t>
      </w:r>
    </w:p>
    <w:p w14:paraId="1F4EBC7A"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MODELAGEM DOS PROCESSOS DAS CHEFIAS DOS DEPARTAMENTOS DA UNIVERSIDADE FEDERAL DE SERGIPE.</w:t>
      </w:r>
    </w:p>
    <w:p w14:paraId="2AA166F8" w14:textId="77777777" w:rsidR="004A0712" w:rsidRPr="00FE6672" w:rsidRDefault="004240D8">
      <w:pPr>
        <w:jc w:val="center"/>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CF7F8FC" w14:textId="77777777" w:rsidR="004A0712" w:rsidRPr="00FE6672" w:rsidRDefault="004240D8">
      <w:pPr>
        <w:jc w:val="center"/>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0179A90" w14:textId="77777777" w:rsidR="004A0712" w:rsidRPr="00FE6672" w:rsidRDefault="004240D8">
      <w:pP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449156EF"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16C0F9C0"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0439F5F3" w14:textId="77777777" w:rsidR="004A0712" w:rsidRPr="00FE6672" w:rsidRDefault="004240D8">
      <w:pPr>
        <w:rPr>
          <w:rFonts w:ascii="Times New Roman" w:eastAsia="Times New Roman" w:hAnsi="Times New Roman" w:cs="Times New Roman"/>
          <w:b/>
          <w:sz w:val="24"/>
          <w:szCs w:val="24"/>
        </w:rPr>
      </w:pPr>
      <w:r w:rsidRPr="00FE6672">
        <w:rPr>
          <w:rFonts w:ascii="Times New Roman" w:eastAsia="Times New Roman" w:hAnsi="Times New Roman" w:cs="Times New Roman"/>
          <w:b/>
          <w:sz w:val="24"/>
          <w:szCs w:val="24"/>
        </w:rPr>
        <w:t xml:space="preserve"> </w:t>
      </w:r>
    </w:p>
    <w:p w14:paraId="3E9D0B6C"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29CC0527"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12EE779F"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616FC90E"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18810411"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2885BBD2"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2D83313F" w14:textId="4BAE7080" w:rsidR="004A0712" w:rsidRPr="00FE6672" w:rsidDel="004D427B" w:rsidRDefault="004A0712">
      <w:pPr>
        <w:jc w:val="center"/>
        <w:rPr>
          <w:del w:id="0" w:author="Emeson Santos" w:date="2019-08-16T09:33:00Z"/>
          <w:rFonts w:ascii="Times New Roman" w:eastAsia="Times New Roman" w:hAnsi="Times New Roman" w:cs="Times New Roman"/>
          <w:b/>
          <w:sz w:val="28"/>
          <w:szCs w:val="28"/>
        </w:rPr>
        <w:pPrChange w:id="1" w:author="Emeson Santos" w:date="2019-08-16T09:33:00Z">
          <w:pPr/>
        </w:pPrChange>
      </w:pPr>
    </w:p>
    <w:p w14:paraId="1D04FC14" w14:textId="5030ABCA" w:rsidR="004A0712" w:rsidRPr="00FE6672" w:rsidDel="004D427B" w:rsidRDefault="004240D8">
      <w:pPr>
        <w:jc w:val="center"/>
        <w:rPr>
          <w:del w:id="2" w:author="Emeson Santos" w:date="2019-08-16T09:32:00Z"/>
          <w:rFonts w:ascii="Times New Roman" w:eastAsia="Times New Roman" w:hAnsi="Times New Roman" w:cs="Times New Roman"/>
          <w:b/>
          <w:sz w:val="28"/>
          <w:szCs w:val="28"/>
        </w:rPr>
      </w:pPr>
      <w:del w:id="3" w:author="Emeson Santos" w:date="2019-08-16T09:32:00Z">
        <w:r w:rsidRPr="00FE6672" w:rsidDel="004D427B">
          <w:rPr>
            <w:rFonts w:ascii="Times New Roman" w:eastAsia="Times New Roman" w:hAnsi="Times New Roman" w:cs="Times New Roman"/>
            <w:b/>
            <w:sz w:val="28"/>
            <w:szCs w:val="28"/>
          </w:rPr>
          <w:delText xml:space="preserve"> </w:delText>
        </w:r>
      </w:del>
    </w:p>
    <w:p w14:paraId="63475BF6" w14:textId="5BE86A32" w:rsidR="004A0712" w:rsidRPr="00FE6672" w:rsidDel="004D427B" w:rsidRDefault="004240D8">
      <w:pPr>
        <w:jc w:val="center"/>
        <w:rPr>
          <w:del w:id="4" w:author="Emeson Santos" w:date="2019-08-16T09:32:00Z"/>
          <w:rFonts w:ascii="Times New Roman" w:eastAsia="Times New Roman" w:hAnsi="Times New Roman" w:cs="Times New Roman"/>
          <w:b/>
          <w:sz w:val="28"/>
          <w:szCs w:val="28"/>
        </w:rPr>
      </w:pPr>
      <w:del w:id="5" w:author="Emeson Santos" w:date="2019-08-16T09:32:00Z">
        <w:r w:rsidRPr="00FE6672" w:rsidDel="004D427B">
          <w:rPr>
            <w:rFonts w:ascii="Times New Roman" w:eastAsia="Times New Roman" w:hAnsi="Times New Roman" w:cs="Times New Roman"/>
            <w:b/>
            <w:sz w:val="28"/>
            <w:szCs w:val="28"/>
          </w:rPr>
          <w:delText xml:space="preserve"> </w:delText>
        </w:r>
      </w:del>
    </w:p>
    <w:p w14:paraId="439FDE42" w14:textId="7E3ED641" w:rsidR="004A0712" w:rsidRPr="00FE6672" w:rsidDel="004D427B" w:rsidRDefault="004240D8">
      <w:pPr>
        <w:jc w:val="center"/>
        <w:rPr>
          <w:del w:id="6" w:author="Emeson Santos" w:date="2019-08-16T09:33:00Z"/>
          <w:rFonts w:ascii="Times New Roman" w:eastAsia="Times New Roman" w:hAnsi="Times New Roman" w:cs="Times New Roman"/>
          <w:b/>
          <w:sz w:val="28"/>
          <w:szCs w:val="28"/>
        </w:rPr>
      </w:pPr>
      <w:del w:id="7" w:author="Emeson Santos" w:date="2019-08-16T09:32:00Z">
        <w:r w:rsidRPr="00FE6672" w:rsidDel="004D427B">
          <w:rPr>
            <w:rFonts w:ascii="Times New Roman" w:eastAsia="Times New Roman" w:hAnsi="Times New Roman" w:cs="Times New Roman"/>
            <w:b/>
            <w:sz w:val="28"/>
            <w:szCs w:val="28"/>
          </w:rPr>
          <w:delText xml:space="preserve"> </w:delText>
        </w:r>
      </w:del>
    </w:p>
    <w:p w14:paraId="671E6769" w14:textId="77777777" w:rsidR="004A0712" w:rsidRPr="00FE6672" w:rsidDel="004D427B" w:rsidRDefault="004240D8">
      <w:pPr>
        <w:spacing w:after="80"/>
        <w:jc w:val="center"/>
        <w:rPr>
          <w:del w:id="8" w:author="Emeson Santos" w:date="2019-08-16T09:33:00Z"/>
          <w:rFonts w:ascii="Times New Roman" w:eastAsia="Times New Roman" w:hAnsi="Times New Roman" w:cs="Times New Roman"/>
        </w:rPr>
        <w:pPrChange w:id="9" w:author="Emeson Santos" w:date="2019-08-16T09:33:00Z">
          <w:pPr>
            <w:spacing w:after="80"/>
          </w:pPr>
        </w:pPrChange>
      </w:pPr>
      <w:del w:id="10" w:author="Emeson Santos" w:date="2019-08-16T09:33:00Z">
        <w:r w:rsidRPr="00FE6672" w:rsidDel="004D427B">
          <w:rPr>
            <w:rFonts w:ascii="Times New Roman" w:eastAsia="Times New Roman" w:hAnsi="Times New Roman" w:cs="Times New Roman"/>
          </w:rPr>
          <w:delText xml:space="preserve"> </w:delText>
        </w:r>
      </w:del>
    </w:p>
    <w:p w14:paraId="14721465" w14:textId="77777777" w:rsidR="004A0712" w:rsidRPr="00FE6672" w:rsidDel="004D427B" w:rsidRDefault="004240D8">
      <w:pPr>
        <w:spacing w:after="80"/>
        <w:jc w:val="center"/>
        <w:rPr>
          <w:del w:id="11" w:author="Emeson Santos" w:date="2019-08-16T09:33:00Z"/>
          <w:rFonts w:ascii="Times New Roman" w:eastAsia="Times New Roman" w:hAnsi="Times New Roman" w:cs="Times New Roman"/>
        </w:rPr>
        <w:pPrChange w:id="12" w:author="Emeson Santos" w:date="2019-08-16T09:33:00Z">
          <w:pPr>
            <w:spacing w:after="80"/>
          </w:pPr>
        </w:pPrChange>
      </w:pPr>
      <w:del w:id="13" w:author="Emeson Santos" w:date="2019-08-16T09:33:00Z">
        <w:r w:rsidRPr="00FE6672" w:rsidDel="004D427B">
          <w:rPr>
            <w:rFonts w:ascii="Times New Roman" w:eastAsia="Times New Roman" w:hAnsi="Times New Roman" w:cs="Times New Roman"/>
          </w:rPr>
          <w:delText xml:space="preserve"> </w:delText>
        </w:r>
      </w:del>
    </w:p>
    <w:p w14:paraId="778513B8" w14:textId="77777777" w:rsidR="004A0712" w:rsidRPr="00FE6672" w:rsidDel="004D427B" w:rsidRDefault="004240D8">
      <w:pPr>
        <w:spacing w:after="80"/>
        <w:jc w:val="center"/>
        <w:rPr>
          <w:del w:id="14" w:author="Emeson Santos" w:date="2019-08-16T09:33:00Z"/>
          <w:rFonts w:ascii="Times New Roman" w:eastAsia="Times New Roman" w:hAnsi="Times New Roman" w:cs="Times New Roman"/>
        </w:rPr>
        <w:pPrChange w:id="15" w:author="Emeson Santos" w:date="2019-08-16T09:33:00Z">
          <w:pPr>
            <w:spacing w:after="80"/>
          </w:pPr>
        </w:pPrChange>
      </w:pPr>
      <w:del w:id="16" w:author="Emeson Santos" w:date="2019-08-16T09:33:00Z">
        <w:r w:rsidRPr="00FE6672" w:rsidDel="004D427B">
          <w:rPr>
            <w:rFonts w:ascii="Times New Roman" w:eastAsia="Times New Roman" w:hAnsi="Times New Roman" w:cs="Times New Roman"/>
          </w:rPr>
          <w:delText xml:space="preserve"> </w:delText>
        </w:r>
      </w:del>
    </w:p>
    <w:p w14:paraId="4752806A" w14:textId="77777777" w:rsidR="004A0712" w:rsidRPr="00FE6672" w:rsidRDefault="004240D8">
      <w:pPr>
        <w:jc w:val="center"/>
        <w:rPr>
          <w:rFonts w:ascii="Times New Roman" w:eastAsia="Times New Roman" w:hAnsi="Times New Roman" w:cs="Times New Roman"/>
          <w:b/>
          <w:sz w:val="28"/>
          <w:szCs w:val="28"/>
        </w:rPr>
        <w:pPrChange w:id="17" w:author="Emeson Santos" w:date="2019-08-16T09:33:00Z">
          <w:pPr>
            <w:spacing w:before="480"/>
            <w:jc w:val="center"/>
          </w:pPr>
        </w:pPrChange>
      </w:pPr>
      <w:r w:rsidRPr="00FE6672">
        <w:rPr>
          <w:rFonts w:ascii="Times New Roman" w:eastAsia="Times New Roman" w:hAnsi="Times New Roman" w:cs="Times New Roman"/>
          <w:b/>
          <w:sz w:val="28"/>
          <w:szCs w:val="28"/>
        </w:rPr>
        <w:t>ITABAIANA</w:t>
      </w:r>
    </w:p>
    <w:p w14:paraId="4315450A"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2019</w:t>
      </w:r>
    </w:p>
    <w:p w14:paraId="22066501" w14:textId="77777777" w:rsidR="004A0712" w:rsidRPr="00FE6672" w:rsidRDefault="004240D8">
      <w:pPr>
        <w:spacing w:after="80"/>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lastRenderedPageBreak/>
        <w:t>UNIVERSIDADE FEDERAL DE SERGIPE</w:t>
      </w:r>
    </w:p>
    <w:p w14:paraId="6A5D9F11"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CAMPUS ALBERTO CARVALHO</w:t>
      </w:r>
    </w:p>
    <w:p w14:paraId="24AC48DC"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DEPARTAMENTO DE SISTEMAS DE INFORMAÇÃO</w:t>
      </w:r>
    </w:p>
    <w:p w14:paraId="0073F92A" w14:textId="7DA39B7A" w:rsidR="004A0712" w:rsidRPr="00FE6672" w:rsidDel="004D427B" w:rsidRDefault="004240D8">
      <w:pPr>
        <w:jc w:val="center"/>
        <w:rPr>
          <w:del w:id="18" w:author="Emeson Santos" w:date="2019-08-16T09:34:00Z"/>
          <w:rFonts w:ascii="Times New Roman" w:eastAsia="Times New Roman" w:hAnsi="Times New Roman" w:cs="Times New Roman"/>
          <w:b/>
          <w:sz w:val="28"/>
          <w:szCs w:val="28"/>
        </w:rPr>
      </w:pPr>
      <w:del w:id="19" w:author="Emeson Santos" w:date="2019-08-16T09:34:00Z">
        <w:r w:rsidRPr="00FE6672" w:rsidDel="004D427B">
          <w:rPr>
            <w:rFonts w:ascii="Times New Roman" w:eastAsia="Times New Roman" w:hAnsi="Times New Roman" w:cs="Times New Roman"/>
            <w:b/>
            <w:sz w:val="28"/>
            <w:szCs w:val="28"/>
          </w:rPr>
          <w:delText xml:space="preserve"> </w:delText>
        </w:r>
      </w:del>
    </w:p>
    <w:p w14:paraId="7C2A808B" w14:textId="2F5F326D" w:rsidR="004A0712" w:rsidRPr="00FE6672" w:rsidDel="004D427B" w:rsidRDefault="004240D8">
      <w:pPr>
        <w:jc w:val="center"/>
        <w:rPr>
          <w:del w:id="20" w:author="Emeson Santos" w:date="2019-08-16T09:34:00Z"/>
          <w:rFonts w:ascii="Times New Roman" w:eastAsia="Times New Roman" w:hAnsi="Times New Roman" w:cs="Times New Roman"/>
          <w:b/>
          <w:sz w:val="28"/>
          <w:szCs w:val="28"/>
        </w:rPr>
      </w:pPr>
      <w:del w:id="21" w:author="Emeson Santos" w:date="2019-08-16T09:34:00Z">
        <w:r w:rsidRPr="00FE6672" w:rsidDel="004D427B">
          <w:rPr>
            <w:rFonts w:ascii="Times New Roman" w:eastAsia="Times New Roman" w:hAnsi="Times New Roman" w:cs="Times New Roman"/>
            <w:b/>
            <w:sz w:val="28"/>
            <w:szCs w:val="28"/>
          </w:rPr>
          <w:delText xml:space="preserve"> </w:delText>
        </w:r>
      </w:del>
    </w:p>
    <w:p w14:paraId="05924EDC" w14:textId="0FADA2A2" w:rsidR="004A0712" w:rsidRPr="00FE6672" w:rsidDel="004D427B" w:rsidRDefault="004240D8">
      <w:pPr>
        <w:jc w:val="center"/>
        <w:rPr>
          <w:del w:id="22" w:author="Emeson Santos" w:date="2019-08-16T09:34:00Z"/>
          <w:rFonts w:ascii="Times New Roman" w:eastAsia="Times New Roman" w:hAnsi="Times New Roman" w:cs="Times New Roman"/>
          <w:b/>
          <w:sz w:val="28"/>
          <w:szCs w:val="28"/>
        </w:rPr>
      </w:pPr>
      <w:del w:id="23" w:author="Emeson Santos" w:date="2019-08-16T09:34:00Z">
        <w:r w:rsidRPr="00FE6672" w:rsidDel="004D427B">
          <w:rPr>
            <w:rFonts w:ascii="Times New Roman" w:eastAsia="Times New Roman" w:hAnsi="Times New Roman" w:cs="Times New Roman"/>
            <w:b/>
            <w:sz w:val="28"/>
            <w:szCs w:val="28"/>
          </w:rPr>
          <w:delText xml:space="preserve"> </w:delText>
        </w:r>
      </w:del>
    </w:p>
    <w:p w14:paraId="58E7FE66"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57177CE6"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3B1F6855"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3EF26A7B"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74EBD635"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1685B42E"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EMESON SANTOS DE OLIVEIRA</w:t>
      </w:r>
    </w:p>
    <w:p w14:paraId="225E052E" w14:textId="1344D42E" w:rsidR="004A0712" w:rsidRPr="00FE6672" w:rsidDel="004D427B" w:rsidRDefault="004240D8">
      <w:pPr>
        <w:jc w:val="center"/>
        <w:rPr>
          <w:del w:id="24" w:author="Emeson Santos" w:date="2019-08-16T09:34:00Z"/>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PAULO VITOR DOS SANTOS FELIPE</w:t>
      </w:r>
    </w:p>
    <w:p w14:paraId="0BF97F98" w14:textId="79C0730B" w:rsidR="004A0712" w:rsidRPr="00FE6672" w:rsidDel="004D427B" w:rsidRDefault="004240D8">
      <w:pPr>
        <w:jc w:val="center"/>
        <w:rPr>
          <w:del w:id="25" w:author="Emeson Santos" w:date="2019-08-16T09:34:00Z"/>
          <w:rFonts w:ascii="Times New Roman" w:eastAsia="Times New Roman" w:hAnsi="Times New Roman" w:cs="Times New Roman"/>
        </w:rPr>
        <w:pPrChange w:id="26" w:author="Emeson Santos" w:date="2019-08-16T09:34:00Z">
          <w:pPr>
            <w:spacing w:before="280"/>
          </w:pPr>
        </w:pPrChange>
      </w:pPr>
      <w:del w:id="27" w:author="Emeson Santos" w:date="2019-08-16T09:34:00Z">
        <w:r w:rsidRPr="00FE6672" w:rsidDel="004D427B">
          <w:rPr>
            <w:rFonts w:ascii="Times New Roman" w:eastAsia="Times New Roman" w:hAnsi="Times New Roman" w:cs="Times New Roman"/>
          </w:rPr>
          <w:delText xml:space="preserve"> </w:delText>
        </w:r>
      </w:del>
    </w:p>
    <w:p w14:paraId="7DA0A170" w14:textId="77777777" w:rsidR="004A0712" w:rsidRPr="00FE6672" w:rsidRDefault="004240D8">
      <w:pPr>
        <w:jc w:val="cente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165E40DF"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38EB762A"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3C210A37"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5A91BB77"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23D1BC1E"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402A965A" w14:textId="77777777" w:rsidR="004A0712" w:rsidRPr="00FE6672" w:rsidRDefault="004240D8">
      <w:pPr>
        <w:rPr>
          <w:rFonts w:ascii="Times New Roman" w:eastAsia="Times New Roman" w:hAnsi="Times New Roman" w:cs="Times New Roman"/>
          <w:b/>
          <w:sz w:val="32"/>
          <w:szCs w:val="32"/>
        </w:rPr>
      </w:pPr>
      <w:r w:rsidRPr="00FE6672">
        <w:rPr>
          <w:rFonts w:ascii="Times New Roman" w:eastAsia="Times New Roman" w:hAnsi="Times New Roman" w:cs="Times New Roman"/>
          <w:b/>
          <w:sz w:val="32"/>
          <w:szCs w:val="32"/>
        </w:rPr>
        <w:t xml:space="preserve"> </w:t>
      </w:r>
    </w:p>
    <w:p w14:paraId="3CD6D12A" w14:textId="7AB1BA9B" w:rsidR="004A0712" w:rsidRPr="00FE6672" w:rsidRDefault="004240D8">
      <w:pPr>
        <w:jc w:val="center"/>
        <w:rPr>
          <w:rFonts w:ascii="Times New Roman" w:eastAsia="Times New Roman" w:hAnsi="Times New Roman" w:cs="Times New Roman"/>
          <w:b/>
          <w:sz w:val="32"/>
          <w:szCs w:val="32"/>
        </w:rPr>
      </w:pPr>
      <w:r w:rsidRPr="00FE6672">
        <w:rPr>
          <w:rFonts w:ascii="Times New Roman" w:eastAsia="Times New Roman" w:hAnsi="Times New Roman" w:cs="Times New Roman"/>
          <w:b/>
          <w:sz w:val="32"/>
          <w:szCs w:val="32"/>
        </w:rPr>
        <w:t xml:space="preserve">MODELAGEM DOS PROCESSOS DAS CHEFIAS </w:t>
      </w:r>
      <w:del w:id="28" w:author="Emeson Santos" w:date="2019-08-16T09:50:00Z">
        <w:r w:rsidRPr="00FE6672" w:rsidDel="00E62C83">
          <w:rPr>
            <w:rFonts w:ascii="Times New Roman" w:eastAsia="Times New Roman" w:hAnsi="Times New Roman" w:cs="Times New Roman"/>
            <w:b/>
            <w:sz w:val="32"/>
            <w:szCs w:val="32"/>
          </w:rPr>
          <w:delText xml:space="preserve">DOS </w:delText>
        </w:r>
      </w:del>
      <w:r w:rsidRPr="00FE6672">
        <w:rPr>
          <w:rFonts w:ascii="Times New Roman" w:eastAsia="Times New Roman" w:hAnsi="Times New Roman" w:cs="Times New Roman"/>
          <w:b/>
          <w:sz w:val="32"/>
          <w:szCs w:val="32"/>
        </w:rPr>
        <w:t>DEPARTAMENT</w:t>
      </w:r>
      <w:ins w:id="29" w:author="Emeson Santos" w:date="2019-08-16T09:50:00Z">
        <w:r w:rsidR="00E62C83">
          <w:rPr>
            <w:rFonts w:ascii="Times New Roman" w:eastAsia="Times New Roman" w:hAnsi="Times New Roman" w:cs="Times New Roman"/>
            <w:b/>
            <w:sz w:val="32"/>
            <w:szCs w:val="32"/>
          </w:rPr>
          <w:t>AIS</w:t>
        </w:r>
      </w:ins>
      <w:del w:id="30" w:author="Emeson Santos" w:date="2019-08-16T09:50:00Z">
        <w:r w:rsidRPr="00FE6672" w:rsidDel="00E62C83">
          <w:rPr>
            <w:rFonts w:ascii="Times New Roman" w:eastAsia="Times New Roman" w:hAnsi="Times New Roman" w:cs="Times New Roman"/>
            <w:b/>
            <w:sz w:val="32"/>
            <w:szCs w:val="32"/>
          </w:rPr>
          <w:delText>OS</w:delText>
        </w:r>
      </w:del>
      <w:r w:rsidRPr="00FE6672">
        <w:rPr>
          <w:rFonts w:ascii="Times New Roman" w:eastAsia="Times New Roman" w:hAnsi="Times New Roman" w:cs="Times New Roman"/>
          <w:b/>
          <w:sz w:val="32"/>
          <w:szCs w:val="32"/>
        </w:rPr>
        <w:t xml:space="preserve"> DA UNIVERSIDADE FEDERAL DE SERGIPE.</w:t>
      </w:r>
    </w:p>
    <w:p w14:paraId="18230344" w14:textId="77777777" w:rsidR="004A0712" w:rsidRPr="00FE6672" w:rsidRDefault="004240D8">
      <w:pP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1240F45D" w14:textId="77777777" w:rsidR="004A0712" w:rsidRPr="00FE6672" w:rsidRDefault="004240D8">
      <w:pP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60EB5126" w14:textId="77777777" w:rsidR="004A0712" w:rsidRPr="00FE6672" w:rsidRDefault="004240D8">
      <w:pP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3E9515F1" w14:textId="77777777" w:rsidR="004A0712" w:rsidRPr="00FE6672" w:rsidRDefault="004240D8">
      <w:pP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7877910B" w14:textId="6567F005" w:rsidR="004A0712" w:rsidRPr="00FE6672" w:rsidRDefault="004240D8">
      <w:pPr>
        <w:ind w:left="5580"/>
        <w:jc w:val="both"/>
        <w:rPr>
          <w:rFonts w:ascii="Times New Roman" w:eastAsia="Times New Roman" w:hAnsi="Times New Roman" w:cs="Times New Roman"/>
        </w:rPr>
      </w:pPr>
      <w:r w:rsidRPr="00FE6672">
        <w:rPr>
          <w:rFonts w:ascii="Times New Roman" w:eastAsia="Times New Roman" w:hAnsi="Times New Roman" w:cs="Times New Roman"/>
        </w:rPr>
        <w:t xml:space="preserve">Trabalho de Conclusão de Curso submetido ao Departamento de Sistemas de Informação da Universidade Federal de Sergipe como requisito parcial para a obtenção do título de Bacharel em </w:t>
      </w:r>
      <w:r w:rsidR="00030A48" w:rsidRPr="00FE6672">
        <w:rPr>
          <w:rFonts w:ascii="Times New Roman" w:eastAsia="Times New Roman" w:hAnsi="Times New Roman" w:cs="Times New Roman"/>
        </w:rPr>
        <w:t>Sistemas de Informação</w:t>
      </w:r>
      <w:r w:rsidRPr="00FE6672">
        <w:rPr>
          <w:rFonts w:ascii="Times New Roman" w:eastAsia="Times New Roman" w:hAnsi="Times New Roman" w:cs="Times New Roman"/>
        </w:rPr>
        <w:t>.</w:t>
      </w:r>
    </w:p>
    <w:p w14:paraId="1E0452AD" w14:textId="77777777" w:rsidR="004A0712" w:rsidRPr="00FE6672" w:rsidRDefault="004240D8">
      <w:pP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26E47E1B"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6C6A1AF"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D35822E" w14:textId="670A60D5" w:rsidR="004A0712" w:rsidRPr="00FE6672" w:rsidDel="004D427B" w:rsidRDefault="004240D8">
      <w:pPr>
        <w:jc w:val="right"/>
        <w:rPr>
          <w:del w:id="31" w:author="Emeson Santos" w:date="2019-08-16T09:34:00Z"/>
          <w:rFonts w:ascii="Times New Roman" w:eastAsia="Times New Roman" w:hAnsi="Times New Roman" w:cs="Times New Roman"/>
        </w:rPr>
      </w:pPr>
      <w:r w:rsidRPr="00FE6672">
        <w:rPr>
          <w:rFonts w:ascii="Times New Roman" w:eastAsia="Times New Roman" w:hAnsi="Times New Roman" w:cs="Times New Roman"/>
        </w:rPr>
        <w:t xml:space="preserve">Orientador: </w:t>
      </w:r>
      <w:ins w:id="32" w:author="Emeson Santos" w:date="2019-08-16T09:29:00Z">
        <w:r w:rsidR="004D427B">
          <w:rPr>
            <w:rFonts w:ascii="Times New Roman" w:eastAsia="Times New Roman" w:hAnsi="Times New Roman" w:cs="Times New Roman"/>
          </w:rPr>
          <w:t xml:space="preserve">Dr. </w:t>
        </w:r>
      </w:ins>
      <w:r w:rsidR="00030A48" w:rsidRPr="00FE6672">
        <w:rPr>
          <w:rFonts w:ascii="Times New Roman" w:eastAsia="Times New Roman" w:hAnsi="Times New Roman" w:cs="Times New Roman"/>
        </w:rPr>
        <w:t xml:space="preserve">Marcos Barbosa </w:t>
      </w:r>
      <w:proofErr w:type="spellStart"/>
      <w:r w:rsidR="00030A48" w:rsidRPr="00FE6672">
        <w:rPr>
          <w:rFonts w:ascii="Times New Roman" w:eastAsia="Times New Roman" w:hAnsi="Times New Roman" w:cs="Times New Roman"/>
        </w:rPr>
        <w:t>Dósea</w:t>
      </w:r>
      <w:proofErr w:type="spellEnd"/>
    </w:p>
    <w:p w14:paraId="78CFDCC0" w14:textId="545370B3" w:rsidR="004A0712" w:rsidRPr="00FE6672" w:rsidDel="004D427B" w:rsidRDefault="004240D8">
      <w:pPr>
        <w:jc w:val="right"/>
        <w:rPr>
          <w:del w:id="33" w:author="Emeson Santos" w:date="2019-08-16T09:34:00Z"/>
          <w:rFonts w:ascii="Times New Roman" w:eastAsia="Times New Roman" w:hAnsi="Times New Roman" w:cs="Times New Roman"/>
          <w:b/>
          <w:sz w:val="28"/>
          <w:szCs w:val="28"/>
        </w:rPr>
        <w:pPrChange w:id="34" w:author="Emeson Santos" w:date="2019-08-16T09:34:00Z">
          <w:pPr>
            <w:jc w:val="center"/>
          </w:pPr>
        </w:pPrChange>
      </w:pPr>
      <w:del w:id="35" w:author="Emeson Santos" w:date="2019-08-16T09:34:00Z">
        <w:r w:rsidRPr="00FE6672" w:rsidDel="004D427B">
          <w:rPr>
            <w:rFonts w:ascii="Times New Roman" w:eastAsia="Times New Roman" w:hAnsi="Times New Roman" w:cs="Times New Roman"/>
            <w:b/>
            <w:sz w:val="28"/>
            <w:szCs w:val="28"/>
          </w:rPr>
          <w:delText xml:space="preserve"> </w:delText>
        </w:r>
      </w:del>
    </w:p>
    <w:p w14:paraId="59549AE0" w14:textId="3A94CADB" w:rsidR="004A0712" w:rsidRPr="00FE6672" w:rsidDel="004D427B" w:rsidRDefault="004240D8">
      <w:pPr>
        <w:jc w:val="right"/>
        <w:rPr>
          <w:del w:id="36" w:author="Emeson Santos" w:date="2019-08-16T09:34:00Z"/>
          <w:rFonts w:ascii="Times New Roman" w:eastAsia="Times New Roman" w:hAnsi="Times New Roman" w:cs="Times New Roman"/>
        </w:rPr>
      </w:pPr>
      <w:del w:id="37" w:author="Emeson Santos" w:date="2019-08-16T09:34:00Z">
        <w:r w:rsidRPr="00FE6672" w:rsidDel="004D427B">
          <w:rPr>
            <w:rFonts w:ascii="Times New Roman" w:eastAsia="Times New Roman" w:hAnsi="Times New Roman" w:cs="Times New Roman"/>
          </w:rPr>
          <w:delText xml:space="preserve"> </w:delText>
        </w:r>
      </w:del>
    </w:p>
    <w:p w14:paraId="1DC65739" w14:textId="77777777" w:rsidR="004A0712" w:rsidRPr="00FE6672" w:rsidRDefault="004240D8">
      <w:pPr>
        <w:jc w:val="right"/>
        <w:rPr>
          <w:rFonts w:ascii="Times New Roman" w:eastAsia="Times New Roman" w:hAnsi="Times New Roman" w:cs="Times New Roman"/>
          <w:b/>
          <w:sz w:val="28"/>
          <w:szCs w:val="28"/>
        </w:rPr>
        <w:pPrChange w:id="38" w:author="Emeson Santos" w:date="2019-08-16T09:34:00Z">
          <w:pPr>
            <w:jc w:val="center"/>
          </w:pPr>
        </w:pPrChange>
      </w:pPr>
      <w:r w:rsidRPr="00FE6672">
        <w:rPr>
          <w:rFonts w:ascii="Times New Roman" w:eastAsia="Times New Roman" w:hAnsi="Times New Roman" w:cs="Times New Roman"/>
          <w:b/>
          <w:sz w:val="28"/>
          <w:szCs w:val="28"/>
        </w:rPr>
        <w:t xml:space="preserve"> </w:t>
      </w:r>
    </w:p>
    <w:p w14:paraId="5D0CE2FF"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526D40CE" w14:textId="77777777" w:rsidR="004A0712" w:rsidRPr="00FE6672" w:rsidRDefault="004240D8">
      <w:pP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445BF574" w14:textId="77777777" w:rsidR="004A0712" w:rsidRPr="00FE6672" w:rsidRDefault="004240D8">
      <w:pP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16E43C15" w14:textId="77777777" w:rsidR="004A0712" w:rsidRPr="00FE6672" w:rsidRDefault="004240D8">
      <w:pPr>
        <w:spacing w:before="480"/>
        <w:jc w:val="center"/>
        <w:rPr>
          <w:rFonts w:ascii="Times New Roman" w:eastAsia="Times New Roman" w:hAnsi="Times New Roman" w:cs="Times New Roman"/>
          <w:b/>
        </w:rPr>
      </w:pPr>
      <w:r w:rsidRPr="00FE6672">
        <w:rPr>
          <w:rFonts w:ascii="Times New Roman" w:eastAsia="Times New Roman" w:hAnsi="Times New Roman" w:cs="Times New Roman"/>
          <w:b/>
        </w:rPr>
        <w:t>ITABAIANA</w:t>
      </w:r>
    </w:p>
    <w:p w14:paraId="4CE1BC68"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2019</w:t>
      </w:r>
    </w:p>
    <w:p w14:paraId="0B05C643" w14:textId="77777777" w:rsidR="004A0712" w:rsidRPr="00FE6672" w:rsidRDefault="004A0712">
      <w:pPr>
        <w:rPr>
          <w:rFonts w:ascii="Times New Roman" w:eastAsia="Times New Roman" w:hAnsi="Times New Roman" w:cs="Times New Roman"/>
          <w:b/>
          <w:sz w:val="28"/>
          <w:szCs w:val="28"/>
        </w:rPr>
      </w:pPr>
    </w:p>
    <w:p w14:paraId="7793C211" w14:textId="77777777" w:rsidR="004A0712" w:rsidRPr="00FE6672" w:rsidDel="00254A75" w:rsidRDefault="004240D8">
      <w:pPr>
        <w:rPr>
          <w:del w:id="39" w:author="Emeson Santos" w:date="2019-08-16T09:35:00Z"/>
          <w:rFonts w:ascii="Times New Roman" w:eastAsia="Times New Roman" w:hAnsi="Times New Roman" w:cs="Times New Roman"/>
          <w:b/>
          <w:sz w:val="28"/>
          <w:szCs w:val="28"/>
        </w:rPr>
        <w:pPrChange w:id="40" w:author="Emeson Santos" w:date="2019-08-16T09:35:00Z">
          <w:pPr>
            <w:jc w:val="center"/>
          </w:pPr>
        </w:pPrChange>
      </w:pPr>
      <w:del w:id="41" w:author="Emeson Santos" w:date="2019-08-16T09:35:00Z">
        <w:r w:rsidRPr="00FE6672" w:rsidDel="00254A75">
          <w:rPr>
            <w:rFonts w:ascii="Times New Roman" w:eastAsia="Times New Roman" w:hAnsi="Times New Roman" w:cs="Times New Roman"/>
            <w:b/>
            <w:sz w:val="28"/>
            <w:szCs w:val="28"/>
          </w:rPr>
          <w:delText xml:space="preserve"> </w:delText>
        </w:r>
      </w:del>
    </w:p>
    <w:p w14:paraId="7A88FC2F" w14:textId="77777777" w:rsidR="004A0712" w:rsidRPr="00FE6672" w:rsidDel="00254A75" w:rsidRDefault="004240D8">
      <w:pPr>
        <w:rPr>
          <w:del w:id="42" w:author="Emeson Santos" w:date="2019-08-16T09:35:00Z"/>
          <w:rFonts w:ascii="Times New Roman" w:eastAsia="Times New Roman" w:hAnsi="Times New Roman" w:cs="Times New Roman"/>
          <w:b/>
          <w:sz w:val="28"/>
          <w:szCs w:val="28"/>
        </w:rPr>
        <w:pPrChange w:id="43" w:author="Emeson Santos" w:date="2019-08-16T09:35:00Z">
          <w:pPr>
            <w:jc w:val="center"/>
          </w:pPr>
        </w:pPrChange>
      </w:pPr>
      <w:del w:id="44" w:author="Emeson Santos" w:date="2019-08-16T09:35:00Z">
        <w:r w:rsidRPr="00FE6672" w:rsidDel="00254A75">
          <w:rPr>
            <w:rFonts w:ascii="Times New Roman" w:eastAsia="Times New Roman" w:hAnsi="Times New Roman" w:cs="Times New Roman"/>
            <w:b/>
            <w:sz w:val="28"/>
            <w:szCs w:val="28"/>
          </w:rPr>
          <w:delText xml:space="preserve"> </w:delText>
        </w:r>
      </w:del>
    </w:p>
    <w:p w14:paraId="743F9A92" w14:textId="77777777" w:rsidR="004A0712" w:rsidRPr="00FE6672" w:rsidDel="00254A75" w:rsidRDefault="004240D8">
      <w:pPr>
        <w:rPr>
          <w:del w:id="45" w:author="Emeson Santos" w:date="2019-08-16T09:35:00Z"/>
          <w:rFonts w:ascii="Times New Roman" w:eastAsia="Times New Roman" w:hAnsi="Times New Roman" w:cs="Times New Roman"/>
          <w:b/>
          <w:sz w:val="28"/>
          <w:szCs w:val="28"/>
        </w:rPr>
        <w:pPrChange w:id="46" w:author="Emeson Santos" w:date="2019-08-16T09:35:00Z">
          <w:pPr>
            <w:jc w:val="center"/>
          </w:pPr>
        </w:pPrChange>
      </w:pPr>
      <w:del w:id="47" w:author="Emeson Santos" w:date="2019-08-16T09:35:00Z">
        <w:r w:rsidRPr="00FE6672" w:rsidDel="00254A75">
          <w:rPr>
            <w:rFonts w:ascii="Times New Roman" w:eastAsia="Times New Roman" w:hAnsi="Times New Roman" w:cs="Times New Roman"/>
            <w:b/>
            <w:sz w:val="28"/>
            <w:szCs w:val="28"/>
          </w:rPr>
          <w:delText xml:space="preserve"> </w:delText>
        </w:r>
      </w:del>
    </w:p>
    <w:p w14:paraId="4719CAD9" w14:textId="77777777" w:rsidR="004A0712" w:rsidRPr="00FE6672" w:rsidDel="00254A75" w:rsidRDefault="004240D8">
      <w:pPr>
        <w:rPr>
          <w:del w:id="48" w:author="Emeson Santos" w:date="2019-08-16T09:35:00Z"/>
          <w:rFonts w:ascii="Times New Roman" w:eastAsia="Times New Roman" w:hAnsi="Times New Roman" w:cs="Times New Roman"/>
          <w:b/>
          <w:sz w:val="28"/>
          <w:szCs w:val="28"/>
        </w:rPr>
        <w:pPrChange w:id="49" w:author="Emeson Santos" w:date="2019-08-16T09:35:00Z">
          <w:pPr>
            <w:jc w:val="center"/>
          </w:pPr>
        </w:pPrChange>
      </w:pPr>
      <w:del w:id="50" w:author="Emeson Santos" w:date="2019-08-16T09:35:00Z">
        <w:r w:rsidRPr="00FE6672" w:rsidDel="00254A75">
          <w:rPr>
            <w:rFonts w:ascii="Times New Roman" w:eastAsia="Times New Roman" w:hAnsi="Times New Roman" w:cs="Times New Roman"/>
            <w:b/>
            <w:sz w:val="28"/>
            <w:szCs w:val="28"/>
          </w:rPr>
          <w:delText xml:space="preserve"> </w:delText>
        </w:r>
      </w:del>
    </w:p>
    <w:p w14:paraId="4387D1C1" w14:textId="77777777" w:rsidR="004A0712" w:rsidRPr="00FE6672" w:rsidDel="00254A75" w:rsidRDefault="004240D8">
      <w:pPr>
        <w:rPr>
          <w:del w:id="51" w:author="Emeson Santos" w:date="2019-08-16T09:35:00Z"/>
          <w:rFonts w:ascii="Times New Roman" w:eastAsia="Times New Roman" w:hAnsi="Times New Roman" w:cs="Times New Roman"/>
          <w:b/>
          <w:sz w:val="28"/>
          <w:szCs w:val="28"/>
        </w:rPr>
        <w:pPrChange w:id="52" w:author="Emeson Santos" w:date="2019-08-16T09:35:00Z">
          <w:pPr>
            <w:jc w:val="center"/>
          </w:pPr>
        </w:pPrChange>
      </w:pPr>
      <w:del w:id="53" w:author="Emeson Santos" w:date="2019-08-16T09:35:00Z">
        <w:r w:rsidRPr="00FE6672" w:rsidDel="00254A75">
          <w:rPr>
            <w:rFonts w:ascii="Times New Roman" w:eastAsia="Times New Roman" w:hAnsi="Times New Roman" w:cs="Times New Roman"/>
            <w:b/>
            <w:sz w:val="28"/>
            <w:szCs w:val="28"/>
          </w:rPr>
          <w:delText xml:space="preserve"> </w:delText>
        </w:r>
      </w:del>
    </w:p>
    <w:p w14:paraId="4C86BAAB" w14:textId="77777777" w:rsidR="004A0712" w:rsidRPr="00FE6672" w:rsidDel="00254A75" w:rsidRDefault="004240D8">
      <w:pPr>
        <w:rPr>
          <w:del w:id="54" w:author="Emeson Santos" w:date="2019-08-16T09:35:00Z"/>
          <w:rFonts w:ascii="Times New Roman" w:eastAsia="Times New Roman" w:hAnsi="Times New Roman" w:cs="Times New Roman"/>
          <w:b/>
          <w:sz w:val="28"/>
          <w:szCs w:val="28"/>
        </w:rPr>
        <w:pPrChange w:id="55" w:author="Emeson Santos" w:date="2019-08-16T09:35:00Z">
          <w:pPr>
            <w:jc w:val="center"/>
          </w:pPr>
        </w:pPrChange>
      </w:pPr>
      <w:del w:id="56" w:author="Emeson Santos" w:date="2019-08-16T09:35:00Z">
        <w:r w:rsidRPr="00FE6672" w:rsidDel="00254A75">
          <w:rPr>
            <w:rFonts w:ascii="Times New Roman" w:eastAsia="Times New Roman" w:hAnsi="Times New Roman" w:cs="Times New Roman"/>
            <w:b/>
            <w:sz w:val="28"/>
            <w:szCs w:val="28"/>
          </w:rPr>
          <w:delText xml:space="preserve"> </w:delText>
        </w:r>
      </w:del>
    </w:p>
    <w:p w14:paraId="67B41EFD" w14:textId="77777777" w:rsidR="004A0712" w:rsidRPr="00FE6672" w:rsidDel="00254A75" w:rsidRDefault="004240D8">
      <w:pPr>
        <w:rPr>
          <w:del w:id="57" w:author="Emeson Santos" w:date="2019-08-16T09:35:00Z"/>
          <w:rFonts w:ascii="Times New Roman" w:eastAsia="Times New Roman" w:hAnsi="Times New Roman" w:cs="Times New Roman"/>
          <w:b/>
          <w:sz w:val="28"/>
          <w:szCs w:val="28"/>
        </w:rPr>
        <w:pPrChange w:id="58" w:author="Emeson Santos" w:date="2019-08-16T09:35:00Z">
          <w:pPr>
            <w:jc w:val="center"/>
          </w:pPr>
        </w:pPrChange>
      </w:pPr>
      <w:del w:id="59" w:author="Emeson Santos" w:date="2019-08-16T09:35:00Z">
        <w:r w:rsidRPr="00FE6672" w:rsidDel="00254A75">
          <w:rPr>
            <w:rFonts w:ascii="Times New Roman" w:eastAsia="Times New Roman" w:hAnsi="Times New Roman" w:cs="Times New Roman"/>
            <w:b/>
            <w:sz w:val="28"/>
            <w:szCs w:val="28"/>
          </w:rPr>
          <w:delText xml:space="preserve"> </w:delText>
        </w:r>
      </w:del>
    </w:p>
    <w:p w14:paraId="0415CD32" w14:textId="77777777" w:rsidR="004A0712" w:rsidRPr="00FE6672" w:rsidDel="00254A75" w:rsidRDefault="004240D8">
      <w:pPr>
        <w:rPr>
          <w:del w:id="60" w:author="Emeson Santos" w:date="2019-08-16T09:35:00Z"/>
          <w:rFonts w:ascii="Times New Roman" w:eastAsia="Times New Roman" w:hAnsi="Times New Roman" w:cs="Times New Roman"/>
          <w:b/>
          <w:sz w:val="28"/>
          <w:szCs w:val="28"/>
        </w:rPr>
        <w:pPrChange w:id="61" w:author="Emeson Santos" w:date="2019-08-16T09:35:00Z">
          <w:pPr>
            <w:jc w:val="center"/>
          </w:pPr>
        </w:pPrChange>
      </w:pPr>
      <w:del w:id="62" w:author="Emeson Santos" w:date="2019-08-16T09:35:00Z">
        <w:r w:rsidRPr="00FE6672" w:rsidDel="00254A75">
          <w:rPr>
            <w:rFonts w:ascii="Times New Roman" w:eastAsia="Times New Roman" w:hAnsi="Times New Roman" w:cs="Times New Roman"/>
            <w:b/>
            <w:sz w:val="28"/>
            <w:szCs w:val="28"/>
          </w:rPr>
          <w:delText xml:space="preserve"> </w:delText>
        </w:r>
      </w:del>
    </w:p>
    <w:p w14:paraId="536D9F40" w14:textId="77777777" w:rsidR="004A0712" w:rsidRPr="00FE6672" w:rsidDel="00254A75" w:rsidRDefault="004240D8">
      <w:pPr>
        <w:rPr>
          <w:del w:id="63" w:author="Emeson Santos" w:date="2019-08-16T09:35:00Z"/>
          <w:rFonts w:ascii="Times New Roman" w:eastAsia="Times New Roman" w:hAnsi="Times New Roman" w:cs="Times New Roman"/>
          <w:b/>
          <w:sz w:val="28"/>
          <w:szCs w:val="28"/>
        </w:rPr>
        <w:pPrChange w:id="64" w:author="Emeson Santos" w:date="2019-08-16T09:35:00Z">
          <w:pPr>
            <w:jc w:val="center"/>
          </w:pPr>
        </w:pPrChange>
      </w:pPr>
      <w:del w:id="65" w:author="Emeson Santos" w:date="2019-08-16T09:35:00Z">
        <w:r w:rsidRPr="00FE6672" w:rsidDel="00254A75">
          <w:rPr>
            <w:rFonts w:ascii="Times New Roman" w:eastAsia="Times New Roman" w:hAnsi="Times New Roman" w:cs="Times New Roman"/>
            <w:b/>
            <w:sz w:val="28"/>
            <w:szCs w:val="28"/>
          </w:rPr>
          <w:delText xml:space="preserve"> </w:delText>
        </w:r>
      </w:del>
    </w:p>
    <w:p w14:paraId="2F833AE9" w14:textId="77777777" w:rsidR="004A0712" w:rsidRPr="00FE6672" w:rsidDel="00254A75" w:rsidRDefault="004240D8">
      <w:pPr>
        <w:rPr>
          <w:del w:id="66" w:author="Emeson Santos" w:date="2019-08-16T09:35:00Z"/>
          <w:rFonts w:ascii="Times New Roman" w:eastAsia="Times New Roman" w:hAnsi="Times New Roman" w:cs="Times New Roman"/>
          <w:b/>
          <w:sz w:val="28"/>
          <w:szCs w:val="28"/>
        </w:rPr>
        <w:pPrChange w:id="67" w:author="Emeson Santos" w:date="2019-08-16T09:35:00Z">
          <w:pPr>
            <w:jc w:val="center"/>
          </w:pPr>
        </w:pPrChange>
      </w:pPr>
      <w:del w:id="68" w:author="Emeson Santos" w:date="2019-08-16T09:35:00Z">
        <w:r w:rsidRPr="00FE6672" w:rsidDel="00254A75">
          <w:rPr>
            <w:rFonts w:ascii="Times New Roman" w:eastAsia="Times New Roman" w:hAnsi="Times New Roman" w:cs="Times New Roman"/>
            <w:b/>
            <w:sz w:val="28"/>
            <w:szCs w:val="28"/>
          </w:rPr>
          <w:delText xml:space="preserve"> </w:delText>
        </w:r>
      </w:del>
    </w:p>
    <w:p w14:paraId="5877BC42" w14:textId="77777777" w:rsidR="004A0712" w:rsidRPr="00FE6672" w:rsidDel="00254A75" w:rsidRDefault="004240D8">
      <w:pPr>
        <w:rPr>
          <w:del w:id="69" w:author="Emeson Santos" w:date="2019-08-16T09:35:00Z"/>
          <w:rFonts w:ascii="Times New Roman" w:eastAsia="Times New Roman" w:hAnsi="Times New Roman" w:cs="Times New Roman"/>
          <w:b/>
          <w:sz w:val="28"/>
          <w:szCs w:val="28"/>
        </w:rPr>
        <w:pPrChange w:id="70" w:author="Emeson Santos" w:date="2019-08-16T09:35:00Z">
          <w:pPr>
            <w:jc w:val="center"/>
          </w:pPr>
        </w:pPrChange>
      </w:pPr>
      <w:del w:id="71" w:author="Emeson Santos" w:date="2019-08-16T09:35:00Z">
        <w:r w:rsidRPr="00FE6672" w:rsidDel="00254A75">
          <w:rPr>
            <w:rFonts w:ascii="Times New Roman" w:eastAsia="Times New Roman" w:hAnsi="Times New Roman" w:cs="Times New Roman"/>
            <w:b/>
            <w:sz w:val="28"/>
            <w:szCs w:val="28"/>
          </w:rPr>
          <w:delText xml:space="preserve"> </w:delText>
        </w:r>
      </w:del>
    </w:p>
    <w:p w14:paraId="047E11FD" w14:textId="77777777" w:rsidR="004A0712" w:rsidRPr="00FE6672" w:rsidDel="00254A75" w:rsidRDefault="004240D8">
      <w:pPr>
        <w:rPr>
          <w:del w:id="72" w:author="Emeson Santos" w:date="2019-08-16T09:35:00Z"/>
          <w:rFonts w:ascii="Times New Roman" w:eastAsia="Times New Roman" w:hAnsi="Times New Roman" w:cs="Times New Roman"/>
          <w:b/>
          <w:sz w:val="28"/>
          <w:szCs w:val="28"/>
        </w:rPr>
        <w:pPrChange w:id="73" w:author="Emeson Santos" w:date="2019-08-16T09:35:00Z">
          <w:pPr>
            <w:jc w:val="center"/>
          </w:pPr>
        </w:pPrChange>
      </w:pPr>
      <w:del w:id="74" w:author="Emeson Santos" w:date="2019-08-16T09:35:00Z">
        <w:r w:rsidRPr="00FE6672" w:rsidDel="00254A75">
          <w:rPr>
            <w:rFonts w:ascii="Times New Roman" w:eastAsia="Times New Roman" w:hAnsi="Times New Roman" w:cs="Times New Roman"/>
            <w:b/>
            <w:sz w:val="28"/>
            <w:szCs w:val="28"/>
          </w:rPr>
          <w:delText xml:space="preserve"> </w:delText>
        </w:r>
      </w:del>
    </w:p>
    <w:p w14:paraId="7384BA80" w14:textId="77777777" w:rsidR="004A0712" w:rsidRPr="00FE6672" w:rsidDel="00254A75" w:rsidRDefault="004240D8">
      <w:pPr>
        <w:rPr>
          <w:del w:id="75" w:author="Emeson Santos" w:date="2019-08-16T09:35:00Z"/>
          <w:rFonts w:ascii="Times New Roman" w:eastAsia="Times New Roman" w:hAnsi="Times New Roman" w:cs="Times New Roman"/>
          <w:b/>
          <w:sz w:val="28"/>
          <w:szCs w:val="28"/>
        </w:rPr>
        <w:pPrChange w:id="76" w:author="Emeson Santos" w:date="2019-08-16T09:35:00Z">
          <w:pPr>
            <w:jc w:val="center"/>
          </w:pPr>
        </w:pPrChange>
      </w:pPr>
      <w:del w:id="77" w:author="Emeson Santos" w:date="2019-08-16T09:35:00Z">
        <w:r w:rsidRPr="00FE6672" w:rsidDel="00254A75">
          <w:rPr>
            <w:rFonts w:ascii="Times New Roman" w:eastAsia="Times New Roman" w:hAnsi="Times New Roman" w:cs="Times New Roman"/>
            <w:b/>
            <w:sz w:val="28"/>
            <w:szCs w:val="28"/>
          </w:rPr>
          <w:delText xml:space="preserve"> </w:delText>
        </w:r>
      </w:del>
    </w:p>
    <w:p w14:paraId="45F3A50E" w14:textId="77777777" w:rsidR="004A0712" w:rsidRPr="00FE6672" w:rsidDel="00254A75" w:rsidRDefault="004240D8">
      <w:pPr>
        <w:rPr>
          <w:del w:id="78" w:author="Emeson Santos" w:date="2019-08-16T09:35:00Z"/>
          <w:rFonts w:ascii="Times New Roman" w:eastAsia="Times New Roman" w:hAnsi="Times New Roman" w:cs="Times New Roman"/>
          <w:b/>
          <w:sz w:val="28"/>
          <w:szCs w:val="28"/>
        </w:rPr>
        <w:pPrChange w:id="79" w:author="Emeson Santos" w:date="2019-08-16T09:35:00Z">
          <w:pPr>
            <w:jc w:val="center"/>
          </w:pPr>
        </w:pPrChange>
      </w:pPr>
      <w:del w:id="80" w:author="Emeson Santos" w:date="2019-08-16T09:35:00Z">
        <w:r w:rsidRPr="00FE6672" w:rsidDel="00254A75">
          <w:rPr>
            <w:rFonts w:ascii="Times New Roman" w:eastAsia="Times New Roman" w:hAnsi="Times New Roman" w:cs="Times New Roman"/>
            <w:b/>
            <w:sz w:val="28"/>
            <w:szCs w:val="28"/>
          </w:rPr>
          <w:delText xml:space="preserve"> </w:delText>
        </w:r>
      </w:del>
    </w:p>
    <w:p w14:paraId="2F0FDAEF" w14:textId="77777777" w:rsidR="004A0712" w:rsidRPr="00FE6672" w:rsidRDefault="004240D8">
      <w:pPr>
        <w:rPr>
          <w:rFonts w:ascii="Times New Roman" w:eastAsia="Times New Roman" w:hAnsi="Times New Roman" w:cs="Times New Roman"/>
          <w:b/>
          <w:sz w:val="28"/>
          <w:szCs w:val="28"/>
        </w:rPr>
        <w:pPrChange w:id="81" w:author="Emeson Santos" w:date="2019-08-16T09:35:00Z">
          <w:pPr>
            <w:jc w:val="center"/>
          </w:pPr>
        </w:pPrChange>
      </w:pPr>
      <w:r w:rsidRPr="00FE6672">
        <w:rPr>
          <w:rFonts w:ascii="Times New Roman" w:eastAsia="Times New Roman" w:hAnsi="Times New Roman" w:cs="Times New Roman"/>
          <w:b/>
          <w:sz w:val="28"/>
          <w:szCs w:val="28"/>
        </w:rPr>
        <w:t xml:space="preserve"> </w:t>
      </w:r>
    </w:p>
    <w:p w14:paraId="0E4EDC4B"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0265D815"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181F3EE6"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01BCC9EA"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429ABDA5"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456A4028"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182C0784" w14:textId="77777777" w:rsidR="004A0712" w:rsidRPr="00FE6672" w:rsidRDefault="004240D8">
      <w:pPr>
        <w:jc w:val="both"/>
        <w:rPr>
          <w:rFonts w:ascii="Times New Roman" w:eastAsia="Times New Roman" w:hAnsi="Times New Roman" w:cs="Times New Roman"/>
          <w:b/>
        </w:rPr>
      </w:pPr>
      <w:r w:rsidRPr="00FE6672">
        <w:rPr>
          <w:rFonts w:ascii="Times New Roman" w:eastAsia="Times New Roman" w:hAnsi="Times New Roman" w:cs="Times New Roman"/>
          <w:b/>
        </w:rPr>
        <w:t>ATENÇÃO: este texto deve ser impresso no verso da contracapa.</w:t>
      </w:r>
    </w:p>
    <w:p w14:paraId="6C290348"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7C6FC110"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664E6FD5"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6A25234E"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2DC85AE0"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7A5320A8"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6218D2B4"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16B6AEA7" w14:textId="77777777" w:rsidR="00254A75" w:rsidRDefault="00254A75">
      <w:pPr>
        <w:jc w:val="center"/>
        <w:rPr>
          <w:ins w:id="82" w:author="Emeson Santos" w:date="2019-08-16T09:36:00Z"/>
          <w:rFonts w:ascii="Times New Roman" w:eastAsia="Times New Roman" w:hAnsi="Times New Roman" w:cs="Times New Roman"/>
          <w:b/>
          <w:sz w:val="28"/>
          <w:szCs w:val="28"/>
        </w:rPr>
      </w:pPr>
    </w:p>
    <w:p w14:paraId="17BA87F1" w14:textId="77777777" w:rsidR="00254A75" w:rsidRDefault="00254A75">
      <w:pPr>
        <w:jc w:val="center"/>
        <w:rPr>
          <w:ins w:id="83" w:author="Emeson Santos" w:date="2019-08-16T09:36:00Z"/>
          <w:rFonts w:ascii="Times New Roman" w:eastAsia="Times New Roman" w:hAnsi="Times New Roman" w:cs="Times New Roman"/>
          <w:b/>
          <w:sz w:val="28"/>
          <w:szCs w:val="28"/>
        </w:rPr>
      </w:pPr>
    </w:p>
    <w:p w14:paraId="6D581F07" w14:textId="69FDF6B3"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68AB2F00"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tbl>
      <w:tblPr>
        <w:tblStyle w:val="a"/>
        <w:tblW w:w="734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340"/>
      </w:tblGrid>
      <w:tr w:rsidR="004A0712" w:rsidRPr="00FE6672" w14:paraId="18CC88F1" w14:textId="77777777">
        <w:trPr>
          <w:trHeight w:val="4960"/>
        </w:trPr>
        <w:tc>
          <w:tcPr>
            <w:tcW w:w="73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36FCBA" w14:textId="77777777" w:rsidR="004A0712" w:rsidRPr="00FE6672" w:rsidRDefault="004A0712">
            <w:pPr>
              <w:rPr>
                <w:rFonts w:ascii="Times New Roman" w:eastAsia="Times New Roman" w:hAnsi="Times New Roman" w:cs="Times New Roman"/>
              </w:rPr>
            </w:pPr>
          </w:p>
          <w:tbl>
            <w:tblPr>
              <w:tblStyle w:val="a0"/>
              <w:tblW w:w="714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140"/>
            </w:tblGrid>
            <w:tr w:rsidR="004A0712" w:rsidRPr="00FE6672" w14:paraId="7588D07B" w14:textId="77777777">
              <w:trPr>
                <w:trHeight w:val="5260"/>
              </w:trPr>
              <w:tc>
                <w:tcPr>
                  <w:tcW w:w="7140" w:type="dxa"/>
                  <w:shd w:val="clear" w:color="auto" w:fill="FFFFFF"/>
                  <w:tcMar>
                    <w:top w:w="100" w:type="dxa"/>
                    <w:left w:w="100" w:type="dxa"/>
                    <w:bottom w:w="100" w:type="dxa"/>
                    <w:right w:w="100" w:type="dxa"/>
                  </w:tcMar>
                </w:tcPr>
                <w:p w14:paraId="7A8A2A5B" w14:textId="77777777" w:rsidR="004A0712" w:rsidRPr="00FE6672" w:rsidRDefault="004240D8">
                  <w:pPr>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187ED81" w14:textId="47046CE9" w:rsidR="004A0712" w:rsidRPr="00FE6672" w:rsidRDefault="00030A48">
                  <w:pPr>
                    <w:ind w:left="360"/>
                    <w:jc w:val="both"/>
                    <w:rPr>
                      <w:rFonts w:ascii="Times New Roman" w:eastAsia="Times New Roman" w:hAnsi="Times New Roman" w:cs="Times New Roman"/>
                    </w:rPr>
                  </w:pPr>
                  <w:r w:rsidRPr="00FE6672">
                    <w:rPr>
                      <w:rFonts w:ascii="Times New Roman" w:eastAsia="Times New Roman" w:hAnsi="Times New Roman" w:cs="Times New Roman"/>
                    </w:rPr>
                    <w:t>O</w:t>
                  </w:r>
                  <w:ins w:id="84" w:author="Emeson Santos" w:date="2019-08-16T09:41:00Z">
                    <w:r w:rsidR="00C663B3">
                      <w:rPr>
                        <w:rFonts w:ascii="Times New Roman" w:eastAsia="Times New Roman" w:hAnsi="Times New Roman" w:cs="Times New Roman"/>
                      </w:rPr>
                      <w:t>LIVEIRA</w:t>
                    </w:r>
                  </w:ins>
                  <w:del w:id="85" w:author="Emeson Santos" w:date="2019-08-16T09:41:00Z">
                    <w:r w:rsidRPr="00FE6672" w:rsidDel="00C663B3">
                      <w:rPr>
                        <w:rFonts w:ascii="Times New Roman" w:eastAsia="Times New Roman" w:hAnsi="Times New Roman" w:cs="Times New Roman"/>
                      </w:rPr>
                      <w:delText>liveira</w:delText>
                    </w:r>
                  </w:del>
                  <w:r w:rsidR="004240D8" w:rsidRPr="00FE6672">
                    <w:rPr>
                      <w:rFonts w:ascii="Times New Roman" w:eastAsia="Times New Roman" w:hAnsi="Times New Roman" w:cs="Times New Roman"/>
                    </w:rPr>
                    <w:t xml:space="preserve">, </w:t>
                  </w:r>
                  <w:r w:rsidRPr="00FE6672">
                    <w:rPr>
                      <w:rFonts w:ascii="Times New Roman" w:eastAsia="Times New Roman" w:hAnsi="Times New Roman" w:cs="Times New Roman"/>
                    </w:rPr>
                    <w:t>Emeson Santos</w:t>
                  </w:r>
                  <w:ins w:id="86" w:author="Emeson Santos" w:date="2019-08-16T09:40:00Z">
                    <w:r w:rsidR="00C663B3">
                      <w:rPr>
                        <w:rFonts w:ascii="Times New Roman" w:eastAsia="Times New Roman" w:hAnsi="Times New Roman" w:cs="Times New Roman"/>
                      </w:rPr>
                      <w:t xml:space="preserve">; </w:t>
                    </w:r>
                  </w:ins>
                  <w:ins w:id="87" w:author="Emeson Santos" w:date="2019-08-16T09:41:00Z">
                    <w:r w:rsidR="00C663B3">
                      <w:rPr>
                        <w:rFonts w:ascii="Times New Roman" w:eastAsia="Times New Roman" w:hAnsi="Times New Roman" w:cs="Times New Roman"/>
                      </w:rPr>
                      <w:t xml:space="preserve">FELIPE, </w:t>
                    </w:r>
                  </w:ins>
                  <w:ins w:id="88" w:author="Emeson Santos" w:date="2019-08-16T09:40:00Z">
                    <w:r w:rsidR="00C663B3">
                      <w:rPr>
                        <w:rFonts w:ascii="Times New Roman" w:eastAsia="Times New Roman" w:hAnsi="Times New Roman" w:cs="Times New Roman"/>
                      </w:rPr>
                      <w:t xml:space="preserve">Paulo Vitor </w:t>
                    </w:r>
                  </w:ins>
                  <w:ins w:id="89" w:author="Emeson Santos" w:date="2019-08-16T09:41:00Z">
                    <w:r w:rsidR="00C663B3">
                      <w:rPr>
                        <w:rFonts w:ascii="Times New Roman" w:eastAsia="Times New Roman" w:hAnsi="Times New Roman" w:cs="Times New Roman"/>
                      </w:rPr>
                      <w:t>Santos</w:t>
                    </w:r>
                  </w:ins>
                  <w:r w:rsidR="004240D8" w:rsidRPr="00FE6672">
                    <w:rPr>
                      <w:rFonts w:ascii="Times New Roman" w:eastAsia="Times New Roman" w:hAnsi="Times New Roman" w:cs="Times New Roman"/>
                    </w:rPr>
                    <w:t>.</w:t>
                  </w:r>
                </w:p>
                <w:p w14:paraId="76AF3EDC"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C0B6553" w14:textId="367E9292" w:rsidR="004A0712" w:rsidRPr="00FE6672" w:rsidRDefault="00030A48">
                  <w:pPr>
                    <w:ind w:left="360" w:right="320" w:firstLine="340"/>
                    <w:rPr>
                      <w:rFonts w:ascii="Times New Roman" w:eastAsia="Times New Roman" w:hAnsi="Times New Roman" w:cs="Times New Roman"/>
                    </w:rPr>
                  </w:pPr>
                  <w:r w:rsidRPr="00FE6672">
                    <w:rPr>
                      <w:rFonts w:ascii="Times New Roman" w:eastAsia="Times New Roman" w:hAnsi="Times New Roman" w:cs="Times New Roman"/>
                      <w:bCs/>
                    </w:rPr>
                    <w:t>Modelagem dos processos das chefias dos departament</w:t>
                  </w:r>
                  <w:ins w:id="90" w:author="Emeson Santos" w:date="2019-08-16T09:51:00Z">
                    <w:r w:rsidR="00E62C83">
                      <w:rPr>
                        <w:rFonts w:ascii="Times New Roman" w:eastAsia="Times New Roman" w:hAnsi="Times New Roman" w:cs="Times New Roman"/>
                        <w:bCs/>
                      </w:rPr>
                      <w:t>ais</w:t>
                    </w:r>
                  </w:ins>
                  <w:del w:id="91" w:author="Emeson Santos" w:date="2019-08-16T09:51:00Z">
                    <w:r w:rsidRPr="00FE6672" w:rsidDel="00E62C83">
                      <w:rPr>
                        <w:rFonts w:ascii="Times New Roman" w:eastAsia="Times New Roman" w:hAnsi="Times New Roman" w:cs="Times New Roman"/>
                        <w:bCs/>
                      </w:rPr>
                      <w:delText>os</w:delText>
                    </w:r>
                  </w:del>
                  <w:r w:rsidRPr="00FE6672">
                    <w:rPr>
                      <w:rFonts w:ascii="Times New Roman" w:eastAsia="Times New Roman" w:hAnsi="Times New Roman" w:cs="Times New Roman"/>
                      <w:bCs/>
                    </w:rPr>
                    <w:t xml:space="preserve"> da </w:t>
                  </w:r>
                  <w:ins w:id="92" w:author="Emeson Santos" w:date="2019-08-16T09:40:00Z">
                    <w:r w:rsidR="00487319">
                      <w:rPr>
                        <w:rFonts w:ascii="Times New Roman" w:eastAsia="Times New Roman" w:hAnsi="Times New Roman" w:cs="Times New Roman"/>
                        <w:bCs/>
                      </w:rPr>
                      <w:t>U</w:t>
                    </w:r>
                  </w:ins>
                  <w:del w:id="93" w:author="Emeson Santos" w:date="2019-08-16T09:40:00Z">
                    <w:r w:rsidRPr="00FE6672" w:rsidDel="00487319">
                      <w:rPr>
                        <w:rFonts w:ascii="Times New Roman" w:eastAsia="Times New Roman" w:hAnsi="Times New Roman" w:cs="Times New Roman"/>
                        <w:bCs/>
                      </w:rPr>
                      <w:delText>u</w:delText>
                    </w:r>
                  </w:del>
                  <w:r w:rsidRPr="00FE6672">
                    <w:rPr>
                      <w:rFonts w:ascii="Times New Roman" w:eastAsia="Times New Roman" w:hAnsi="Times New Roman" w:cs="Times New Roman"/>
                      <w:bCs/>
                    </w:rPr>
                    <w:t xml:space="preserve">niversidade </w:t>
                  </w:r>
                  <w:ins w:id="94" w:author="Emeson Santos" w:date="2019-08-16T09:40:00Z">
                    <w:r w:rsidR="00487319">
                      <w:rPr>
                        <w:rFonts w:ascii="Times New Roman" w:eastAsia="Times New Roman" w:hAnsi="Times New Roman" w:cs="Times New Roman"/>
                        <w:bCs/>
                      </w:rPr>
                      <w:t>F</w:t>
                    </w:r>
                  </w:ins>
                  <w:del w:id="95" w:author="Emeson Santos" w:date="2019-08-16T09:40:00Z">
                    <w:r w:rsidRPr="00FE6672" w:rsidDel="00487319">
                      <w:rPr>
                        <w:rFonts w:ascii="Times New Roman" w:eastAsia="Times New Roman" w:hAnsi="Times New Roman" w:cs="Times New Roman"/>
                        <w:bCs/>
                      </w:rPr>
                      <w:delText>f</w:delText>
                    </w:r>
                  </w:del>
                  <w:r w:rsidRPr="00FE6672">
                    <w:rPr>
                      <w:rFonts w:ascii="Times New Roman" w:eastAsia="Times New Roman" w:hAnsi="Times New Roman" w:cs="Times New Roman"/>
                      <w:bCs/>
                    </w:rPr>
                    <w:t>ederal de Sergipe</w:t>
                  </w:r>
                  <w:r w:rsidRPr="00FE6672">
                    <w:rPr>
                      <w:rFonts w:ascii="Times New Roman" w:eastAsia="Times New Roman" w:hAnsi="Times New Roman" w:cs="Times New Roman"/>
                      <w:sz w:val="16"/>
                      <w:szCs w:val="16"/>
                    </w:rPr>
                    <w:t xml:space="preserve"> </w:t>
                  </w:r>
                  <w:r w:rsidR="004240D8" w:rsidRPr="00FE6672">
                    <w:rPr>
                      <w:rFonts w:ascii="Times New Roman" w:eastAsia="Times New Roman" w:hAnsi="Times New Roman" w:cs="Times New Roman"/>
                    </w:rPr>
                    <w:t xml:space="preserve">/ </w:t>
                  </w:r>
                  <w:r w:rsidRPr="00FE6672">
                    <w:rPr>
                      <w:rFonts w:ascii="Times New Roman" w:eastAsia="Times New Roman" w:hAnsi="Times New Roman" w:cs="Times New Roman"/>
                    </w:rPr>
                    <w:t>Emeson Santos de Oliveira</w:t>
                  </w:r>
                  <w:r w:rsidR="004240D8" w:rsidRPr="00FE6672">
                    <w:rPr>
                      <w:rFonts w:ascii="Times New Roman" w:eastAsia="Times New Roman" w:hAnsi="Times New Roman" w:cs="Times New Roman"/>
                    </w:rPr>
                    <w:t xml:space="preserve"> –</w:t>
                  </w:r>
                  <w:ins w:id="96" w:author="Emeson Santos" w:date="2019-08-16T09:42:00Z">
                    <w:r w:rsidR="00891978">
                      <w:rPr>
                        <w:rFonts w:ascii="Times New Roman" w:eastAsia="Times New Roman" w:hAnsi="Times New Roman" w:cs="Times New Roman"/>
                      </w:rPr>
                      <w:t xml:space="preserve"> Paulo Vitor Santos Felipe </w:t>
                    </w:r>
                    <w:proofErr w:type="gramStart"/>
                    <w:r w:rsidR="00891978" w:rsidRPr="00FE6672">
                      <w:rPr>
                        <w:rFonts w:ascii="Times New Roman" w:eastAsia="Times New Roman" w:hAnsi="Times New Roman" w:cs="Times New Roman"/>
                      </w:rPr>
                      <w:t>–</w:t>
                    </w:r>
                    <w:r w:rsidR="00891978">
                      <w:rPr>
                        <w:rFonts w:ascii="Times New Roman" w:eastAsia="Times New Roman" w:hAnsi="Times New Roman" w:cs="Times New Roman"/>
                      </w:rPr>
                      <w:t xml:space="preserve"> </w:t>
                    </w:r>
                  </w:ins>
                  <w:r w:rsidR="004240D8" w:rsidRPr="00FE6672">
                    <w:rPr>
                      <w:rFonts w:ascii="Times New Roman" w:eastAsia="Times New Roman" w:hAnsi="Times New Roman" w:cs="Times New Roman"/>
                    </w:rPr>
                    <w:t xml:space="preserve"> Itabaiana</w:t>
                  </w:r>
                  <w:proofErr w:type="gramEnd"/>
                  <w:r w:rsidR="004240D8" w:rsidRPr="00FE6672">
                    <w:rPr>
                      <w:rFonts w:ascii="Times New Roman" w:eastAsia="Times New Roman" w:hAnsi="Times New Roman" w:cs="Times New Roman"/>
                    </w:rPr>
                    <w:t xml:space="preserve">: UFS, </w:t>
                  </w:r>
                  <w:r w:rsidRPr="00FE6672">
                    <w:rPr>
                      <w:rFonts w:ascii="Times New Roman" w:eastAsia="Times New Roman" w:hAnsi="Times New Roman" w:cs="Times New Roman"/>
                    </w:rPr>
                    <w:t>2019</w:t>
                  </w:r>
                  <w:r w:rsidR="004240D8" w:rsidRPr="00FE6672">
                    <w:rPr>
                      <w:rFonts w:ascii="Times New Roman" w:eastAsia="Times New Roman" w:hAnsi="Times New Roman" w:cs="Times New Roman"/>
                    </w:rPr>
                    <w:t>.</w:t>
                  </w:r>
                </w:p>
                <w:p w14:paraId="1C3AEE1B" w14:textId="77777777" w:rsidR="004A0712" w:rsidRPr="00FE6672" w:rsidRDefault="004240D8">
                  <w:pPr>
                    <w:ind w:left="700" w:right="320"/>
                    <w:jc w:val="both"/>
                    <w:rPr>
                      <w:rFonts w:ascii="Times New Roman" w:eastAsia="Times New Roman" w:hAnsi="Times New Roman" w:cs="Times New Roman"/>
                      <w:color w:val="FF0000"/>
                    </w:rPr>
                  </w:pPr>
                  <w:commentRangeStart w:id="97"/>
                  <w:r w:rsidRPr="00FE6672">
                    <w:rPr>
                      <w:rFonts w:ascii="Times New Roman" w:eastAsia="Times New Roman" w:hAnsi="Times New Roman" w:cs="Times New Roman"/>
                      <w:color w:val="FF0000"/>
                    </w:rPr>
                    <w:t>99f. (indica o número de páginas do trabalho); 99 cm (indica o tamanho)</w:t>
                  </w:r>
                  <w:commentRangeEnd w:id="97"/>
                  <w:r w:rsidR="00C75BAF" w:rsidRPr="00FE6672">
                    <w:rPr>
                      <w:rStyle w:val="Refdecomentrio"/>
                      <w:rFonts w:ascii="Times New Roman" w:hAnsi="Times New Roman" w:cs="Times New Roman"/>
                    </w:rPr>
                    <w:commentReference w:id="97"/>
                  </w:r>
                </w:p>
                <w:p w14:paraId="1BCD4A31" w14:textId="77777777" w:rsidR="004A0712" w:rsidRPr="00FE6672" w:rsidRDefault="004240D8">
                  <w:pPr>
                    <w:ind w:right="320"/>
                    <w:jc w:val="both"/>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DA3FF1C" w14:textId="207A3372" w:rsidR="004A0712" w:rsidRPr="00FE6672" w:rsidDel="00E62C83" w:rsidRDefault="004240D8">
                  <w:pPr>
                    <w:ind w:left="360" w:right="320" w:firstLine="340"/>
                    <w:rPr>
                      <w:del w:id="98" w:author="Emeson Santos" w:date="2019-08-16T09:53:00Z"/>
                      <w:rFonts w:ascii="Times New Roman" w:eastAsia="Times New Roman" w:hAnsi="Times New Roman" w:cs="Times New Roman"/>
                      <w:sz w:val="24"/>
                      <w:szCs w:val="24"/>
                    </w:rPr>
                  </w:pPr>
                  <w:r w:rsidRPr="00FE6672">
                    <w:rPr>
                      <w:rFonts w:ascii="Times New Roman" w:eastAsia="Times New Roman" w:hAnsi="Times New Roman" w:cs="Times New Roman"/>
                      <w:sz w:val="24"/>
                      <w:szCs w:val="24"/>
                    </w:rPr>
                    <w:t xml:space="preserve">Trabalho de Conclusão de Curso (graduação) – Universidade Federal de Sergipe, Curso de </w:t>
                  </w:r>
                  <w:r w:rsidR="009D5892" w:rsidRPr="00FE6672">
                    <w:rPr>
                      <w:rFonts w:ascii="Times New Roman" w:eastAsia="Times New Roman" w:hAnsi="Times New Roman" w:cs="Times New Roman"/>
                      <w:sz w:val="24"/>
                      <w:szCs w:val="24"/>
                    </w:rPr>
                    <w:t>sistemas de informação</w:t>
                  </w:r>
                  <w:r w:rsidRPr="00FE6672">
                    <w:rPr>
                      <w:rFonts w:ascii="Times New Roman" w:eastAsia="Times New Roman" w:hAnsi="Times New Roman" w:cs="Times New Roman"/>
                      <w:sz w:val="24"/>
                      <w:szCs w:val="24"/>
                    </w:rPr>
                    <w:t xml:space="preserve">, </w:t>
                  </w:r>
                  <w:r w:rsidR="009D5892" w:rsidRPr="00FE6672">
                    <w:rPr>
                      <w:rFonts w:ascii="Times New Roman" w:eastAsia="Times New Roman" w:hAnsi="Times New Roman" w:cs="Times New Roman"/>
                      <w:sz w:val="24"/>
                      <w:szCs w:val="24"/>
                    </w:rPr>
                    <w:t>2019</w:t>
                  </w:r>
                  <w:r w:rsidRPr="00FE6672">
                    <w:rPr>
                      <w:rFonts w:ascii="Times New Roman" w:eastAsia="Times New Roman" w:hAnsi="Times New Roman" w:cs="Times New Roman"/>
                      <w:sz w:val="24"/>
                      <w:szCs w:val="24"/>
                    </w:rPr>
                    <w:t>.</w:t>
                  </w:r>
                </w:p>
                <w:p w14:paraId="077EAFB0" w14:textId="77777777" w:rsidR="004A0712" w:rsidRPr="00FE6672" w:rsidRDefault="004240D8">
                  <w:pPr>
                    <w:ind w:left="360" w:right="320" w:firstLine="340"/>
                    <w:rPr>
                      <w:rFonts w:ascii="Times New Roman" w:eastAsia="Times New Roman" w:hAnsi="Times New Roman" w:cs="Times New Roman"/>
                    </w:rPr>
                    <w:pPrChange w:id="99" w:author="Emeson Santos" w:date="2019-08-16T09:53:00Z">
                      <w:pPr>
                        <w:ind w:left="700" w:right="320" w:firstLine="360"/>
                        <w:jc w:val="both"/>
                      </w:pPr>
                    </w:pPrChange>
                  </w:pPr>
                  <w:r w:rsidRPr="00FE6672">
                    <w:rPr>
                      <w:rFonts w:ascii="Times New Roman" w:eastAsia="Times New Roman" w:hAnsi="Times New Roman" w:cs="Times New Roman"/>
                    </w:rPr>
                    <w:t xml:space="preserve"> </w:t>
                  </w:r>
                </w:p>
                <w:p w14:paraId="7EF4E09A" w14:textId="207B0D39" w:rsidR="00DC433F" w:rsidRPr="00E868E1" w:rsidRDefault="004240D8">
                  <w:pPr>
                    <w:ind w:left="700" w:right="320" w:firstLine="360"/>
                    <w:jc w:val="both"/>
                    <w:rPr>
                      <w:ins w:id="100" w:author="Emeson Santos" w:date="2019-08-16T09:44:00Z"/>
                      <w:rFonts w:ascii="Times New Roman" w:eastAsia="Times New Roman" w:hAnsi="Times New Roman" w:cs="Times New Roman"/>
                      <w:rPrChange w:id="101" w:author="Emeson Santos" w:date="2019-08-16T09:53:00Z">
                        <w:rPr>
                          <w:ins w:id="102" w:author="Emeson Santos" w:date="2019-08-16T09:44:00Z"/>
                          <w:rFonts w:ascii="Times New Roman" w:eastAsia="Times New Roman" w:hAnsi="Times New Roman" w:cs="Times New Roman"/>
                          <w:color w:val="FF0000"/>
                        </w:rPr>
                      </w:rPrChange>
                    </w:rPr>
                  </w:pPr>
                  <w:commentRangeStart w:id="103"/>
                  <w:commentRangeStart w:id="104"/>
                  <w:r w:rsidRPr="00E868E1">
                    <w:rPr>
                      <w:rFonts w:ascii="Times New Roman" w:eastAsia="Times New Roman" w:hAnsi="Times New Roman" w:cs="Times New Roman"/>
                      <w:rPrChange w:id="105" w:author="Emeson Santos" w:date="2019-08-16T09:53:00Z">
                        <w:rPr>
                          <w:rFonts w:ascii="Times New Roman" w:eastAsia="Times New Roman" w:hAnsi="Times New Roman" w:cs="Times New Roman"/>
                          <w:color w:val="FF0000"/>
                        </w:rPr>
                      </w:rPrChange>
                    </w:rPr>
                    <w:t xml:space="preserve">1. </w:t>
                  </w:r>
                  <w:ins w:id="106" w:author="Emeson Santos" w:date="2019-08-16T09:43:00Z">
                    <w:r w:rsidR="00DC433F" w:rsidRPr="00E868E1">
                      <w:rPr>
                        <w:rFonts w:ascii="Times New Roman" w:eastAsia="Times New Roman" w:hAnsi="Times New Roman" w:cs="Times New Roman"/>
                        <w:rPrChange w:id="107" w:author="Emeson Santos" w:date="2019-08-16T09:53:00Z">
                          <w:rPr>
                            <w:rFonts w:ascii="Times New Roman" w:eastAsia="Times New Roman" w:hAnsi="Times New Roman" w:cs="Times New Roman"/>
                            <w:color w:val="FF0000"/>
                          </w:rPr>
                        </w:rPrChange>
                      </w:rPr>
                      <w:t>Modelagem de P</w:t>
                    </w:r>
                  </w:ins>
                  <w:ins w:id="108" w:author="Emeson Santos" w:date="2019-08-16T09:44:00Z">
                    <w:r w:rsidR="00DC433F" w:rsidRPr="00E868E1">
                      <w:rPr>
                        <w:rFonts w:ascii="Times New Roman" w:eastAsia="Times New Roman" w:hAnsi="Times New Roman" w:cs="Times New Roman"/>
                        <w:rPrChange w:id="109" w:author="Emeson Santos" w:date="2019-08-16T09:53:00Z">
                          <w:rPr>
                            <w:rFonts w:ascii="Times New Roman" w:eastAsia="Times New Roman" w:hAnsi="Times New Roman" w:cs="Times New Roman"/>
                            <w:color w:val="FF0000"/>
                          </w:rPr>
                        </w:rPrChange>
                      </w:rPr>
                      <w:t>rocessos d</w:t>
                    </w:r>
                  </w:ins>
                  <w:ins w:id="110" w:author="Emeson Santos" w:date="2019-08-16T09:45:00Z">
                    <w:r w:rsidR="00DC433F" w:rsidRPr="00E868E1">
                      <w:rPr>
                        <w:rFonts w:ascii="Times New Roman" w:eastAsia="Times New Roman" w:hAnsi="Times New Roman" w:cs="Times New Roman"/>
                        <w:rPrChange w:id="111" w:author="Emeson Santos" w:date="2019-08-16T09:53:00Z">
                          <w:rPr>
                            <w:rFonts w:ascii="Times New Roman" w:eastAsia="Times New Roman" w:hAnsi="Times New Roman" w:cs="Times New Roman"/>
                            <w:color w:val="FF0000"/>
                          </w:rPr>
                        </w:rPrChange>
                      </w:rPr>
                      <w:t>as chefias departamentais da UFS</w:t>
                    </w:r>
                  </w:ins>
                  <w:del w:id="112" w:author="Emeson Santos" w:date="2019-08-16T09:43:00Z">
                    <w:r w:rsidRPr="00E868E1" w:rsidDel="00DC433F">
                      <w:rPr>
                        <w:rFonts w:ascii="Times New Roman" w:eastAsia="Times New Roman" w:hAnsi="Times New Roman" w:cs="Times New Roman"/>
                        <w:rPrChange w:id="113" w:author="Emeson Santos" w:date="2019-08-16T09:53:00Z">
                          <w:rPr>
                            <w:rFonts w:ascii="Times New Roman" w:eastAsia="Times New Roman" w:hAnsi="Times New Roman" w:cs="Times New Roman"/>
                            <w:color w:val="FF0000"/>
                          </w:rPr>
                        </w:rPrChange>
                      </w:rPr>
                      <w:delText>Assunto</w:delText>
                    </w:r>
                  </w:del>
                  <w:r w:rsidRPr="00E868E1">
                    <w:rPr>
                      <w:rFonts w:ascii="Times New Roman" w:eastAsia="Times New Roman" w:hAnsi="Times New Roman" w:cs="Times New Roman"/>
                      <w:rPrChange w:id="114" w:author="Emeson Santos" w:date="2019-08-16T09:53:00Z">
                        <w:rPr>
                          <w:rFonts w:ascii="Times New Roman" w:eastAsia="Times New Roman" w:hAnsi="Times New Roman" w:cs="Times New Roman"/>
                          <w:color w:val="FF0000"/>
                        </w:rPr>
                      </w:rPrChange>
                    </w:rPr>
                    <w:t>.</w:t>
                  </w:r>
                </w:p>
                <w:p w14:paraId="2087E621" w14:textId="3B4FCF86" w:rsidR="00DC433F" w:rsidRPr="00E868E1" w:rsidRDefault="004240D8" w:rsidP="00DC433F">
                  <w:pPr>
                    <w:ind w:left="700" w:right="320" w:firstLine="360"/>
                    <w:jc w:val="both"/>
                    <w:rPr>
                      <w:ins w:id="115" w:author="Emeson Santos" w:date="2019-08-16T09:46:00Z"/>
                      <w:rFonts w:ascii="Times New Roman" w:eastAsia="Times New Roman" w:hAnsi="Times New Roman" w:cs="Times New Roman"/>
                      <w:rPrChange w:id="116" w:author="Emeson Santos" w:date="2019-08-16T09:53:00Z">
                        <w:rPr>
                          <w:ins w:id="117" w:author="Emeson Santos" w:date="2019-08-16T09:46:00Z"/>
                          <w:rFonts w:ascii="Times New Roman" w:eastAsia="Times New Roman" w:hAnsi="Times New Roman" w:cs="Times New Roman"/>
                          <w:color w:val="FF0000"/>
                        </w:rPr>
                      </w:rPrChange>
                    </w:rPr>
                  </w:pPr>
                  <w:del w:id="118" w:author="Emeson Santos" w:date="2019-08-16T09:44:00Z">
                    <w:r w:rsidRPr="00E868E1" w:rsidDel="00DC433F">
                      <w:rPr>
                        <w:rFonts w:ascii="Times New Roman" w:eastAsia="Times New Roman" w:hAnsi="Times New Roman" w:cs="Times New Roman"/>
                        <w:rPrChange w:id="119" w:author="Emeson Santos" w:date="2019-08-16T09:53:00Z">
                          <w:rPr>
                            <w:rFonts w:ascii="Times New Roman" w:eastAsia="Times New Roman" w:hAnsi="Times New Roman" w:cs="Times New Roman"/>
                            <w:color w:val="FF0000"/>
                          </w:rPr>
                        </w:rPrChange>
                      </w:rPr>
                      <w:delText xml:space="preserve"> </w:delText>
                    </w:r>
                    <w:r w:rsidRPr="00E868E1" w:rsidDel="00DC433F">
                      <w:rPr>
                        <w:rFonts w:ascii="Times New Roman" w:eastAsia="Times New Roman" w:hAnsi="Times New Roman" w:cs="Times New Roman"/>
                        <w:rPrChange w:id="120" w:author="Emeson Santos" w:date="2019-08-16T09:53:00Z">
                          <w:rPr>
                            <w:rFonts w:ascii="Times New Roman" w:eastAsia="Times New Roman" w:hAnsi="Times New Roman" w:cs="Times New Roman"/>
                            <w:color w:val="FF0000"/>
                          </w:rPr>
                        </w:rPrChange>
                      </w:rPr>
                      <w:tab/>
                    </w:r>
                  </w:del>
                  <w:r w:rsidRPr="00E868E1">
                    <w:rPr>
                      <w:rFonts w:ascii="Times New Roman" w:eastAsia="Times New Roman" w:hAnsi="Times New Roman" w:cs="Times New Roman"/>
                      <w:rPrChange w:id="121" w:author="Emeson Santos" w:date="2019-08-16T09:53:00Z">
                        <w:rPr>
                          <w:rFonts w:ascii="Times New Roman" w:eastAsia="Times New Roman" w:hAnsi="Times New Roman" w:cs="Times New Roman"/>
                          <w:color w:val="FF0000"/>
                        </w:rPr>
                      </w:rPrChange>
                    </w:rPr>
                    <w:t xml:space="preserve">2. </w:t>
                  </w:r>
                  <w:ins w:id="122" w:author="Emeson Santos" w:date="2019-08-16T09:45:00Z">
                    <w:r w:rsidR="00DC433F" w:rsidRPr="00E868E1">
                      <w:rPr>
                        <w:rFonts w:ascii="Times New Roman" w:eastAsia="Times New Roman" w:hAnsi="Times New Roman" w:cs="Times New Roman"/>
                        <w:rPrChange w:id="123" w:author="Emeson Santos" w:date="2019-08-16T09:53:00Z">
                          <w:rPr>
                            <w:rFonts w:ascii="Times New Roman" w:eastAsia="Times New Roman" w:hAnsi="Times New Roman" w:cs="Times New Roman"/>
                            <w:color w:val="FF0000"/>
                          </w:rPr>
                        </w:rPrChange>
                      </w:rPr>
                      <w:t>modelagem de Processos</w:t>
                    </w:r>
                  </w:ins>
                  <w:ins w:id="124" w:author="Emeson Santos" w:date="2019-08-16T09:48:00Z">
                    <w:r w:rsidR="00DC433F" w:rsidRPr="00E868E1">
                      <w:rPr>
                        <w:rFonts w:ascii="Times New Roman" w:eastAsia="Times New Roman" w:hAnsi="Times New Roman" w:cs="Times New Roman"/>
                        <w:rPrChange w:id="125" w:author="Emeson Santos" w:date="2019-08-16T09:53:00Z">
                          <w:rPr>
                            <w:rFonts w:ascii="Times New Roman" w:eastAsia="Times New Roman" w:hAnsi="Times New Roman" w:cs="Times New Roman"/>
                            <w:color w:val="FF0000"/>
                          </w:rPr>
                        </w:rPrChange>
                      </w:rPr>
                      <w:t>.</w:t>
                    </w:r>
                  </w:ins>
                </w:p>
                <w:p w14:paraId="43FF7C73" w14:textId="7FD92915" w:rsidR="00DC433F" w:rsidRPr="00E868E1" w:rsidRDefault="00DC433F" w:rsidP="00DC433F">
                  <w:pPr>
                    <w:ind w:left="700" w:right="320" w:firstLine="360"/>
                    <w:jc w:val="both"/>
                    <w:rPr>
                      <w:ins w:id="126" w:author="Emeson Santos" w:date="2019-08-16T09:47:00Z"/>
                      <w:rFonts w:ascii="Times New Roman" w:eastAsia="Times New Roman" w:hAnsi="Times New Roman" w:cs="Times New Roman"/>
                      <w:rPrChange w:id="127" w:author="Emeson Santos" w:date="2019-08-16T09:53:00Z">
                        <w:rPr>
                          <w:ins w:id="128" w:author="Emeson Santos" w:date="2019-08-16T09:47:00Z"/>
                          <w:rFonts w:ascii="Times New Roman" w:eastAsia="Times New Roman" w:hAnsi="Times New Roman" w:cs="Times New Roman"/>
                          <w:color w:val="FF0000"/>
                        </w:rPr>
                      </w:rPrChange>
                    </w:rPr>
                  </w:pPr>
                  <w:ins w:id="129" w:author="Emeson Santos" w:date="2019-08-16T09:46:00Z">
                    <w:r w:rsidRPr="00E868E1">
                      <w:rPr>
                        <w:rFonts w:ascii="Times New Roman" w:eastAsia="Times New Roman" w:hAnsi="Times New Roman" w:cs="Times New Roman"/>
                        <w:rPrChange w:id="130" w:author="Emeson Santos" w:date="2019-08-16T09:53:00Z">
                          <w:rPr>
                            <w:rFonts w:ascii="Times New Roman" w:eastAsia="Times New Roman" w:hAnsi="Times New Roman" w:cs="Times New Roman"/>
                            <w:color w:val="FF0000"/>
                          </w:rPr>
                        </w:rPrChange>
                      </w:rPr>
                      <w:t>3. BPMN</w:t>
                    </w:r>
                  </w:ins>
                  <w:ins w:id="131" w:author="Emeson Santos" w:date="2019-08-16T09:47:00Z">
                    <w:r w:rsidRPr="00E868E1">
                      <w:rPr>
                        <w:rFonts w:ascii="Times New Roman" w:eastAsia="Times New Roman" w:hAnsi="Times New Roman" w:cs="Times New Roman"/>
                        <w:rPrChange w:id="132" w:author="Emeson Santos" w:date="2019-08-16T09:53:00Z">
                          <w:rPr>
                            <w:rFonts w:ascii="Times New Roman" w:eastAsia="Times New Roman" w:hAnsi="Times New Roman" w:cs="Times New Roman"/>
                            <w:color w:val="FF0000"/>
                          </w:rPr>
                        </w:rPrChange>
                      </w:rPr>
                      <w:t xml:space="preserve"> – Notação de Modelagem de Processos de Negócios</w:t>
                    </w:r>
                  </w:ins>
                  <w:ins w:id="133" w:author="Emeson Santos" w:date="2019-08-16T09:48:00Z">
                    <w:r w:rsidRPr="00E868E1">
                      <w:rPr>
                        <w:rFonts w:ascii="Times New Roman" w:eastAsia="Times New Roman" w:hAnsi="Times New Roman" w:cs="Times New Roman"/>
                        <w:rPrChange w:id="134" w:author="Emeson Santos" w:date="2019-08-16T09:53:00Z">
                          <w:rPr>
                            <w:rFonts w:ascii="Times New Roman" w:eastAsia="Times New Roman" w:hAnsi="Times New Roman" w:cs="Times New Roman"/>
                            <w:color w:val="FF0000"/>
                          </w:rPr>
                        </w:rPrChange>
                      </w:rPr>
                      <w:t>.</w:t>
                    </w:r>
                  </w:ins>
                </w:p>
                <w:p w14:paraId="2211D655" w14:textId="77777777" w:rsidR="00DC433F" w:rsidRPr="00E868E1" w:rsidRDefault="00DC433F" w:rsidP="00DC433F">
                  <w:pPr>
                    <w:ind w:left="700" w:right="320" w:firstLine="360"/>
                    <w:jc w:val="both"/>
                    <w:rPr>
                      <w:ins w:id="135" w:author="Emeson Santos" w:date="2019-08-16T09:48:00Z"/>
                      <w:rFonts w:ascii="Times New Roman" w:eastAsia="Times New Roman" w:hAnsi="Times New Roman" w:cs="Times New Roman"/>
                      <w:rPrChange w:id="136" w:author="Emeson Santos" w:date="2019-08-16T09:53:00Z">
                        <w:rPr>
                          <w:ins w:id="137" w:author="Emeson Santos" w:date="2019-08-16T09:48:00Z"/>
                          <w:rFonts w:ascii="Times New Roman" w:eastAsia="Times New Roman" w:hAnsi="Times New Roman" w:cs="Times New Roman"/>
                          <w:color w:val="FF0000"/>
                        </w:rPr>
                      </w:rPrChange>
                    </w:rPr>
                  </w:pPr>
                  <w:ins w:id="138" w:author="Emeson Santos" w:date="2019-08-16T09:47:00Z">
                    <w:r w:rsidRPr="00E868E1">
                      <w:rPr>
                        <w:rFonts w:ascii="Times New Roman" w:eastAsia="Times New Roman" w:hAnsi="Times New Roman" w:cs="Times New Roman"/>
                        <w:rPrChange w:id="139" w:author="Emeson Santos" w:date="2019-08-16T09:53:00Z">
                          <w:rPr>
                            <w:rFonts w:ascii="Times New Roman" w:eastAsia="Times New Roman" w:hAnsi="Times New Roman" w:cs="Times New Roman"/>
                            <w:color w:val="FF0000"/>
                          </w:rPr>
                        </w:rPrChange>
                      </w:rPr>
                      <w:t xml:space="preserve">4. </w:t>
                    </w:r>
                  </w:ins>
                  <w:ins w:id="140" w:author="Emeson Santos" w:date="2019-08-16T09:48:00Z">
                    <w:r w:rsidRPr="00E868E1">
                      <w:rPr>
                        <w:rFonts w:ascii="Times New Roman" w:eastAsia="Times New Roman" w:hAnsi="Times New Roman" w:cs="Times New Roman"/>
                        <w:rPrChange w:id="141" w:author="Emeson Santos" w:date="2019-08-16T09:53:00Z">
                          <w:rPr>
                            <w:rFonts w:ascii="Times New Roman" w:eastAsia="Times New Roman" w:hAnsi="Times New Roman" w:cs="Times New Roman"/>
                            <w:color w:val="FF0000"/>
                          </w:rPr>
                        </w:rPrChange>
                      </w:rPr>
                      <w:t>Ferramentas para modelagem dos processos.</w:t>
                    </w:r>
                  </w:ins>
                  <w:del w:id="142" w:author="Emeson Santos" w:date="2019-08-16T09:45:00Z">
                    <w:r w:rsidR="004240D8" w:rsidRPr="00E868E1" w:rsidDel="00DC433F">
                      <w:rPr>
                        <w:rFonts w:ascii="Times New Roman" w:eastAsia="Times New Roman" w:hAnsi="Times New Roman" w:cs="Times New Roman"/>
                        <w:rPrChange w:id="143" w:author="Emeson Santos" w:date="2019-08-16T09:53:00Z">
                          <w:rPr>
                            <w:rFonts w:ascii="Times New Roman" w:eastAsia="Times New Roman" w:hAnsi="Times New Roman" w:cs="Times New Roman"/>
                            <w:color w:val="FF0000"/>
                          </w:rPr>
                        </w:rPrChange>
                      </w:rPr>
                      <w:delText>Área de Concentração</w:delText>
                    </w:r>
                  </w:del>
                  <w:r w:rsidR="004240D8" w:rsidRPr="00E868E1">
                    <w:rPr>
                      <w:rFonts w:ascii="Times New Roman" w:eastAsia="Times New Roman" w:hAnsi="Times New Roman" w:cs="Times New Roman"/>
                      <w:rPrChange w:id="144" w:author="Emeson Santos" w:date="2019-08-16T09:53:00Z">
                        <w:rPr>
                          <w:rFonts w:ascii="Times New Roman" w:eastAsia="Times New Roman" w:hAnsi="Times New Roman" w:cs="Times New Roman"/>
                          <w:color w:val="FF0000"/>
                        </w:rPr>
                      </w:rPrChange>
                    </w:rPr>
                    <w:t xml:space="preserve"> </w:t>
                  </w:r>
                </w:p>
                <w:p w14:paraId="2226B69A" w14:textId="37E327CA" w:rsidR="004A0712" w:rsidRPr="00FE6672" w:rsidDel="00DC433F" w:rsidRDefault="00E62C83">
                  <w:pPr>
                    <w:ind w:left="700" w:right="320" w:firstLine="360"/>
                    <w:jc w:val="both"/>
                    <w:rPr>
                      <w:del w:id="145" w:author="Emeson Santos" w:date="2019-08-16T09:46:00Z"/>
                      <w:rFonts w:ascii="Times New Roman" w:eastAsia="Times New Roman" w:hAnsi="Times New Roman" w:cs="Times New Roman"/>
                      <w:color w:val="FF0000"/>
                    </w:rPr>
                  </w:pPr>
                  <w:ins w:id="146" w:author="Emeson Santos" w:date="2019-08-16T09:48:00Z">
                    <w:r w:rsidRPr="00E868E1">
                      <w:rPr>
                        <w:rFonts w:ascii="Times New Roman" w:eastAsia="Times New Roman" w:hAnsi="Times New Roman" w:cs="Times New Roman"/>
                        <w:rPrChange w:id="147" w:author="Emeson Santos" w:date="2019-08-16T09:53:00Z">
                          <w:rPr>
                            <w:rFonts w:ascii="Times New Roman" w:eastAsia="Times New Roman" w:hAnsi="Times New Roman" w:cs="Times New Roman"/>
                            <w:color w:val="FF0000"/>
                          </w:rPr>
                        </w:rPrChange>
                      </w:rPr>
                      <w:t xml:space="preserve">5. </w:t>
                    </w:r>
                  </w:ins>
                  <w:ins w:id="148" w:author="Emeson Santos" w:date="2019-08-16T09:52:00Z">
                    <w:r w:rsidRPr="00E868E1">
                      <w:rPr>
                        <w:rFonts w:ascii="Times New Roman" w:eastAsia="Times New Roman" w:hAnsi="Times New Roman" w:cs="Times New Roman"/>
                        <w:rPrChange w:id="149" w:author="Emeson Santos" w:date="2019-08-16T09:53:00Z">
                          <w:rPr>
                            <w:rFonts w:ascii="Times New Roman" w:eastAsia="Times New Roman" w:hAnsi="Times New Roman" w:cs="Times New Roman"/>
                            <w:color w:val="FF0000"/>
                          </w:rPr>
                        </w:rPrChange>
                      </w:rPr>
                      <w:t>Forma de guardar, organizar e visualizar os processos departamentais</w:t>
                    </w:r>
                  </w:ins>
                  <w:ins w:id="150" w:author="Emeson Santos" w:date="2019-08-16T09:53:00Z">
                    <w:r w:rsidRPr="00E868E1">
                      <w:rPr>
                        <w:rFonts w:ascii="Times New Roman" w:eastAsia="Times New Roman" w:hAnsi="Times New Roman" w:cs="Times New Roman"/>
                        <w:rPrChange w:id="151" w:author="Emeson Santos" w:date="2019-08-16T09:53:00Z">
                          <w:rPr>
                            <w:rFonts w:ascii="Times New Roman" w:eastAsia="Times New Roman" w:hAnsi="Times New Roman" w:cs="Times New Roman"/>
                            <w:color w:val="FF0000"/>
                          </w:rPr>
                        </w:rPrChange>
                      </w:rPr>
                      <w:t xml:space="preserve"> da UFS.</w:t>
                    </w:r>
                  </w:ins>
                  <w:del w:id="152" w:author="Emeson Santos" w:date="2019-08-16T09:46:00Z">
                    <w:r w:rsidR="004240D8" w:rsidRPr="00FE6672" w:rsidDel="00DC433F">
                      <w:rPr>
                        <w:rFonts w:ascii="Times New Roman" w:eastAsia="Times New Roman" w:hAnsi="Times New Roman" w:cs="Times New Roman"/>
                        <w:color w:val="FF0000"/>
                      </w:rPr>
                      <w:delText>- TCC.</w:delText>
                    </w:r>
                    <w:r w:rsidR="004240D8" w:rsidRPr="00FE6672" w:rsidDel="00DC433F">
                      <w:rPr>
                        <w:rFonts w:ascii="Times New Roman" w:eastAsia="Times New Roman" w:hAnsi="Times New Roman" w:cs="Times New Roman"/>
                        <w:color w:val="FF0000"/>
                      </w:rPr>
                      <w:tab/>
                      <w:delText xml:space="preserve">3. Curso.   </w:delText>
                    </w:r>
                    <w:r w:rsidR="004240D8" w:rsidRPr="00FE6672" w:rsidDel="00DC433F">
                      <w:rPr>
                        <w:rFonts w:ascii="Times New Roman" w:eastAsia="Times New Roman" w:hAnsi="Times New Roman" w:cs="Times New Roman"/>
                        <w:color w:val="FF0000"/>
                      </w:rPr>
                      <w:tab/>
                      <w:delText>I. Título.</w:delText>
                    </w:r>
                  </w:del>
                  <w:commentRangeEnd w:id="103"/>
                  <w:r w:rsidR="00C75BAF" w:rsidRPr="00FE6672">
                    <w:rPr>
                      <w:rStyle w:val="Refdecomentrio"/>
                      <w:rFonts w:ascii="Times New Roman" w:hAnsi="Times New Roman" w:cs="Times New Roman"/>
                    </w:rPr>
                    <w:commentReference w:id="103"/>
                  </w:r>
                  <w:commentRangeEnd w:id="104"/>
                  <w:r w:rsidR="00C75BAF" w:rsidRPr="00FE6672">
                    <w:rPr>
                      <w:rStyle w:val="Refdecomentrio"/>
                      <w:rFonts w:ascii="Times New Roman" w:hAnsi="Times New Roman" w:cs="Times New Roman"/>
                    </w:rPr>
                    <w:commentReference w:id="104"/>
                  </w:r>
                </w:p>
                <w:p w14:paraId="4237E63F" w14:textId="1690B519" w:rsidR="004A0712" w:rsidRPr="00FE6672" w:rsidRDefault="004240D8">
                  <w:pPr>
                    <w:ind w:left="700" w:right="320" w:firstLine="360"/>
                    <w:jc w:val="both"/>
                    <w:rPr>
                      <w:rFonts w:ascii="Times New Roman" w:eastAsia="Times New Roman" w:hAnsi="Times New Roman" w:cs="Times New Roman"/>
                    </w:rPr>
                    <w:pPrChange w:id="153" w:author="Emeson Santos" w:date="2019-08-16T09:46:00Z">
                      <w:pPr>
                        <w:ind w:right="320"/>
                        <w:jc w:val="both"/>
                      </w:pPr>
                    </w:pPrChange>
                  </w:pPr>
                  <w:del w:id="154" w:author="Emeson Santos" w:date="2019-08-16T09:46:00Z">
                    <w:r w:rsidRPr="00FE6672" w:rsidDel="00DC433F">
                      <w:rPr>
                        <w:rFonts w:ascii="Times New Roman" w:eastAsia="Times New Roman" w:hAnsi="Times New Roman" w:cs="Times New Roman"/>
                      </w:rPr>
                      <w:delText xml:space="preserve"> </w:delText>
                    </w:r>
                  </w:del>
                </w:p>
              </w:tc>
            </w:tr>
          </w:tbl>
          <w:p w14:paraId="1CB2F778" w14:textId="166B3034" w:rsidR="004A0712" w:rsidRPr="00E62C83" w:rsidRDefault="004240D8">
            <w:pPr>
              <w:pStyle w:val="PargrafodaLista"/>
              <w:numPr>
                <w:ilvl w:val="0"/>
                <w:numId w:val="16"/>
              </w:numPr>
              <w:rPr>
                <w:rFonts w:ascii="Times New Roman" w:hAnsi="Times New Roman" w:cs="Times New Roman"/>
                <w:rPrChange w:id="155" w:author="Emeson Santos" w:date="2019-08-16T09:51:00Z">
                  <w:rPr/>
                </w:rPrChange>
              </w:rPr>
              <w:pPrChange w:id="156" w:author="Emeson Santos" w:date="2019-08-16T09:51:00Z">
                <w:pPr/>
              </w:pPrChange>
            </w:pPr>
            <w:del w:id="157" w:author="Emeson Santos" w:date="2019-08-16T09:51:00Z">
              <w:r w:rsidRPr="00E62C83" w:rsidDel="00E62C83">
                <w:rPr>
                  <w:rFonts w:ascii="Times New Roman" w:hAnsi="Times New Roman" w:cs="Times New Roman"/>
                  <w:rPrChange w:id="158" w:author="Emeson Santos" w:date="2019-08-16T09:51:00Z">
                    <w:rPr/>
                  </w:rPrChange>
                </w:rPr>
                <w:delText xml:space="preserve"> </w:delText>
              </w:r>
            </w:del>
            <w:ins w:id="159" w:author="Emeson Santos" w:date="2019-08-16T09:51:00Z">
              <w:r w:rsidR="00E62C83" w:rsidRPr="00FE6672">
                <w:rPr>
                  <w:rFonts w:ascii="Times New Roman" w:hAnsi="Times New Roman" w:cs="Times New Roman"/>
                  <w:bCs/>
                </w:rPr>
                <w:t>Modelagem dos processos das chefias dos departament</w:t>
              </w:r>
              <w:r w:rsidR="00E62C83">
                <w:rPr>
                  <w:rFonts w:ascii="Times New Roman" w:hAnsi="Times New Roman" w:cs="Times New Roman"/>
                  <w:bCs/>
                </w:rPr>
                <w:t>ais</w:t>
              </w:r>
              <w:r w:rsidR="00E62C83" w:rsidRPr="00FE6672">
                <w:rPr>
                  <w:rFonts w:ascii="Times New Roman" w:hAnsi="Times New Roman" w:cs="Times New Roman"/>
                  <w:bCs/>
                </w:rPr>
                <w:t xml:space="preserve"> da </w:t>
              </w:r>
              <w:r w:rsidR="00E62C83">
                <w:rPr>
                  <w:rFonts w:ascii="Times New Roman" w:hAnsi="Times New Roman" w:cs="Times New Roman"/>
                  <w:bCs/>
                </w:rPr>
                <w:t>U</w:t>
              </w:r>
              <w:r w:rsidR="00E62C83" w:rsidRPr="00FE6672">
                <w:rPr>
                  <w:rFonts w:ascii="Times New Roman" w:hAnsi="Times New Roman" w:cs="Times New Roman"/>
                  <w:bCs/>
                </w:rPr>
                <w:t xml:space="preserve">niversidade </w:t>
              </w:r>
              <w:r w:rsidR="00E62C83">
                <w:rPr>
                  <w:rFonts w:ascii="Times New Roman" w:hAnsi="Times New Roman" w:cs="Times New Roman"/>
                  <w:bCs/>
                </w:rPr>
                <w:t>F</w:t>
              </w:r>
              <w:r w:rsidR="00E62C83" w:rsidRPr="00FE6672">
                <w:rPr>
                  <w:rFonts w:ascii="Times New Roman" w:hAnsi="Times New Roman" w:cs="Times New Roman"/>
                  <w:bCs/>
                </w:rPr>
                <w:t>ederal de Sergipe</w:t>
              </w:r>
            </w:ins>
          </w:p>
        </w:tc>
      </w:tr>
    </w:tbl>
    <w:p w14:paraId="79AE50ED" w14:textId="1530CA24" w:rsidR="004A0712" w:rsidRPr="00FE6672" w:rsidDel="00A71FA4" w:rsidRDefault="004A0712">
      <w:pPr>
        <w:rPr>
          <w:del w:id="160" w:author="Emeson Santos" w:date="2019-08-16T09:54:00Z"/>
          <w:rFonts w:ascii="Times New Roman" w:eastAsia="Times New Roman" w:hAnsi="Times New Roman" w:cs="Times New Roman"/>
          <w:b/>
          <w:sz w:val="28"/>
          <w:szCs w:val="28"/>
        </w:rPr>
        <w:pPrChange w:id="161" w:author="Emeson Santos" w:date="2019-08-16T09:54:00Z">
          <w:pPr>
            <w:jc w:val="center"/>
          </w:pPr>
        </w:pPrChange>
      </w:pPr>
    </w:p>
    <w:p w14:paraId="2F6389F6" w14:textId="37040AD1"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EMESON SANTOS DE OLIVEIRA</w:t>
      </w:r>
    </w:p>
    <w:p w14:paraId="18B07192"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PAULO VITOR DOS SANTOS FELIPE</w:t>
      </w:r>
    </w:p>
    <w:p w14:paraId="4401A14A" w14:textId="77777777" w:rsidR="004A0712" w:rsidRPr="00FE6672" w:rsidDel="00405D91" w:rsidRDefault="004240D8">
      <w:pPr>
        <w:spacing w:before="280"/>
        <w:rPr>
          <w:del w:id="162" w:author="Emeson Santos" w:date="2019-08-16T09:57:00Z"/>
          <w:rFonts w:ascii="Times New Roman" w:eastAsia="Times New Roman" w:hAnsi="Times New Roman" w:cs="Times New Roman"/>
        </w:rPr>
      </w:pPr>
      <w:r w:rsidRPr="00FE6672">
        <w:rPr>
          <w:rFonts w:ascii="Times New Roman" w:eastAsia="Times New Roman" w:hAnsi="Times New Roman" w:cs="Times New Roman"/>
        </w:rPr>
        <w:t xml:space="preserve"> </w:t>
      </w:r>
    </w:p>
    <w:p w14:paraId="0D957704" w14:textId="77777777" w:rsidR="004A0712" w:rsidRPr="00FE6672" w:rsidDel="00405D91" w:rsidRDefault="004240D8">
      <w:pPr>
        <w:rPr>
          <w:del w:id="163" w:author="Emeson Santos" w:date="2019-08-16T09:57:00Z"/>
          <w:rFonts w:ascii="Times New Roman" w:eastAsia="Times New Roman" w:hAnsi="Times New Roman" w:cs="Times New Roman"/>
          <w:b/>
        </w:rPr>
        <w:pPrChange w:id="164" w:author="Emeson Santos" w:date="2019-08-16T09:57:00Z">
          <w:pPr>
            <w:jc w:val="center"/>
          </w:pPr>
        </w:pPrChange>
      </w:pPr>
      <w:del w:id="165" w:author="Emeson Santos" w:date="2019-08-16T09:57:00Z">
        <w:r w:rsidRPr="00FE6672" w:rsidDel="00405D91">
          <w:rPr>
            <w:rFonts w:ascii="Times New Roman" w:eastAsia="Times New Roman" w:hAnsi="Times New Roman" w:cs="Times New Roman"/>
            <w:b/>
          </w:rPr>
          <w:delText xml:space="preserve"> </w:delText>
        </w:r>
      </w:del>
    </w:p>
    <w:p w14:paraId="3A0393D8" w14:textId="77777777" w:rsidR="004A0712" w:rsidRPr="00FE6672" w:rsidDel="00405D91" w:rsidRDefault="004240D8">
      <w:pPr>
        <w:rPr>
          <w:del w:id="166" w:author="Emeson Santos" w:date="2019-08-16T09:57:00Z"/>
          <w:rFonts w:ascii="Times New Roman" w:eastAsia="Times New Roman" w:hAnsi="Times New Roman" w:cs="Times New Roman"/>
          <w:b/>
          <w:sz w:val="28"/>
          <w:szCs w:val="28"/>
        </w:rPr>
        <w:pPrChange w:id="167" w:author="Emeson Santos" w:date="2019-08-16T09:57:00Z">
          <w:pPr>
            <w:jc w:val="center"/>
          </w:pPr>
        </w:pPrChange>
      </w:pPr>
      <w:del w:id="168" w:author="Emeson Santos" w:date="2019-08-16T09:57:00Z">
        <w:r w:rsidRPr="00FE6672" w:rsidDel="00405D91">
          <w:rPr>
            <w:rFonts w:ascii="Times New Roman" w:eastAsia="Times New Roman" w:hAnsi="Times New Roman" w:cs="Times New Roman"/>
            <w:b/>
            <w:sz w:val="28"/>
            <w:szCs w:val="28"/>
          </w:rPr>
          <w:delText xml:space="preserve"> </w:delText>
        </w:r>
      </w:del>
    </w:p>
    <w:p w14:paraId="364B9292" w14:textId="77777777" w:rsidR="004A0712" w:rsidRPr="00FE6672" w:rsidDel="00405D91" w:rsidRDefault="004240D8">
      <w:pPr>
        <w:rPr>
          <w:del w:id="169" w:author="Emeson Santos" w:date="2019-08-16T09:57:00Z"/>
          <w:rFonts w:ascii="Times New Roman" w:eastAsia="Times New Roman" w:hAnsi="Times New Roman" w:cs="Times New Roman"/>
          <w:b/>
          <w:sz w:val="28"/>
          <w:szCs w:val="28"/>
        </w:rPr>
        <w:pPrChange w:id="170" w:author="Emeson Santos" w:date="2019-08-16T09:57:00Z">
          <w:pPr>
            <w:jc w:val="center"/>
          </w:pPr>
        </w:pPrChange>
      </w:pPr>
      <w:del w:id="171" w:author="Emeson Santos" w:date="2019-08-16T09:57:00Z">
        <w:r w:rsidRPr="00FE6672" w:rsidDel="00405D91">
          <w:rPr>
            <w:rFonts w:ascii="Times New Roman" w:eastAsia="Times New Roman" w:hAnsi="Times New Roman" w:cs="Times New Roman"/>
            <w:b/>
            <w:sz w:val="28"/>
            <w:szCs w:val="28"/>
          </w:rPr>
          <w:delText xml:space="preserve"> </w:delText>
        </w:r>
      </w:del>
    </w:p>
    <w:p w14:paraId="0C42C15C" w14:textId="77777777" w:rsidR="004A0712" w:rsidRPr="00FE6672" w:rsidDel="00405D91" w:rsidRDefault="004240D8">
      <w:pPr>
        <w:rPr>
          <w:del w:id="172" w:author="Emeson Santos" w:date="2019-08-16T09:57:00Z"/>
          <w:rFonts w:ascii="Times New Roman" w:eastAsia="Times New Roman" w:hAnsi="Times New Roman" w:cs="Times New Roman"/>
          <w:b/>
          <w:sz w:val="28"/>
          <w:szCs w:val="28"/>
        </w:rPr>
        <w:pPrChange w:id="173" w:author="Emeson Santos" w:date="2019-08-16T09:57:00Z">
          <w:pPr>
            <w:jc w:val="center"/>
          </w:pPr>
        </w:pPrChange>
      </w:pPr>
      <w:del w:id="174" w:author="Emeson Santos" w:date="2019-08-16T09:57:00Z">
        <w:r w:rsidRPr="00FE6672" w:rsidDel="00405D91">
          <w:rPr>
            <w:rFonts w:ascii="Times New Roman" w:eastAsia="Times New Roman" w:hAnsi="Times New Roman" w:cs="Times New Roman"/>
            <w:b/>
            <w:sz w:val="28"/>
            <w:szCs w:val="28"/>
          </w:rPr>
          <w:delText xml:space="preserve"> </w:delText>
        </w:r>
      </w:del>
    </w:p>
    <w:p w14:paraId="7800A37C" w14:textId="77777777" w:rsidR="004A0712" w:rsidRPr="00FE6672" w:rsidDel="00405D91" w:rsidRDefault="004240D8">
      <w:pPr>
        <w:rPr>
          <w:del w:id="175" w:author="Emeson Santos" w:date="2019-08-16T09:57:00Z"/>
          <w:rFonts w:ascii="Times New Roman" w:eastAsia="Times New Roman" w:hAnsi="Times New Roman" w:cs="Times New Roman"/>
          <w:b/>
          <w:sz w:val="28"/>
          <w:szCs w:val="28"/>
        </w:rPr>
        <w:pPrChange w:id="176" w:author="Emeson Santos" w:date="2019-08-16T09:57:00Z">
          <w:pPr>
            <w:jc w:val="center"/>
          </w:pPr>
        </w:pPrChange>
      </w:pPr>
      <w:del w:id="177" w:author="Emeson Santos" w:date="2019-08-16T09:57:00Z">
        <w:r w:rsidRPr="00FE6672" w:rsidDel="00405D91">
          <w:rPr>
            <w:rFonts w:ascii="Times New Roman" w:eastAsia="Times New Roman" w:hAnsi="Times New Roman" w:cs="Times New Roman"/>
            <w:b/>
            <w:sz w:val="28"/>
            <w:szCs w:val="28"/>
          </w:rPr>
          <w:delText xml:space="preserve"> </w:delText>
        </w:r>
      </w:del>
    </w:p>
    <w:p w14:paraId="4B8CCDAC" w14:textId="77777777" w:rsidR="004A0712" w:rsidRPr="00FE6672" w:rsidDel="00405D91" w:rsidRDefault="004240D8">
      <w:pPr>
        <w:rPr>
          <w:del w:id="178" w:author="Emeson Santos" w:date="2019-08-16T09:57:00Z"/>
          <w:rFonts w:ascii="Times New Roman" w:eastAsia="Times New Roman" w:hAnsi="Times New Roman" w:cs="Times New Roman"/>
          <w:b/>
          <w:sz w:val="28"/>
          <w:szCs w:val="28"/>
        </w:rPr>
        <w:pPrChange w:id="179" w:author="Emeson Santos" w:date="2019-08-16T09:57:00Z">
          <w:pPr>
            <w:jc w:val="center"/>
          </w:pPr>
        </w:pPrChange>
      </w:pPr>
      <w:del w:id="180" w:author="Emeson Santos" w:date="2019-08-16T09:57:00Z">
        <w:r w:rsidRPr="00FE6672" w:rsidDel="00405D91">
          <w:rPr>
            <w:rFonts w:ascii="Times New Roman" w:eastAsia="Times New Roman" w:hAnsi="Times New Roman" w:cs="Times New Roman"/>
            <w:b/>
            <w:sz w:val="28"/>
            <w:szCs w:val="28"/>
          </w:rPr>
          <w:delText xml:space="preserve"> </w:delText>
        </w:r>
      </w:del>
    </w:p>
    <w:p w14:paraId="73BB229D" w14:textId="77777777" w:rsidR="004A0712" w:rsidRPr="00FE6672" w:rsidRDefault="004240D8">
      <w:pPr>
        <w:spacing w:before="280"/>
        <w:rPr>
          <w:rFonts w:ascii="Times New Roman" w:eastAsia="Times New Roman" w:hAnsi="Times New Roman" w:cs="Times New Roman"/>
          <w:b/>
          <w:sz w:val="28"/>
          <w:szCs w:val="28"/>
        </w:rPr>
        <w:pPrChange w:id="181" w:author="Emeson Santos" w:date="2019-08-16T09:57:00Z">
          <w:pPr>
            <w:jc w:val="center"/>
          </w:pPr>
        </w:pPrChange>
      </w:pPr>
      <w:r w:rsidRPr="00FE6672">
        <w:rPr>
          <w:rFonts w:ascii="Times New Roman" w:eastAsia="Times New Roman" w:hAnsi="Times New Roman" w:cs="Times New Roman"/>
          <w:b/>
          <w:sz w:val="28"/>
          <w:szCs w:val="28"/>
        </w:rPr>
        <w:t xml:space="preserve"> </w:t>
      </w:r>
    </w:p>
    <w:p w14:paraId="6D2BC6C9"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437600A2" w14:textId="77777777" w:rsidR="004A0712" w:rsidRPr="00FE6672" w:rsidRDefault="004240D8">
      <w:pPr>
        <w:rPr>
          <w:rFonts w:ascii="Times New Roman" w:eastAsia="Times New Roman" w:hAnsi="Times New Roman" w:cs="Times New Roman"/>
          <w:b/>
          <w:sz w:val="32"/>
          <w:szCs w:val="32"/>
        </w:rPr>
      </w:pPr>
      <w:r w:rsidRPr="00FE6672">
        <w:rPr>
          <w:rFonts w:ascii="Times New Roman" w:eastAsia="Times New Roman" w:hAnsi="Times New Roman" w:cs="Times New Roman"/>
          <w:b/>
          <w:sz w:val="32"/>
          <w:szCs w:val="32"/>
        </w:rPr>
        <w:t xml:space="preserve"> </w:t>
      </w:r>
    </w:p>
    <w:p w14:paraId="21032B2F" w14:textId="77777777" w:rsidR="004A0712" w:rsidRPr="00FE6672" w:rsidRDefault="004A0712">
      <w:pPr>
        <w:rPr>
          <w:rFonts w:ascii="Times New Roman" w:eastAsia="Times New Roman" w:hAnsi="Times New Roman" w:cs="Times New Roman"/>
        </w:rPr>
      </w:pPr>
    </w:p>
    <w:p w14:paraId="119C65DF" w14:textId="7F0D8078" w:rsidR="004A0712" w:rsidRPr="00FE6672" w:rsidRDefault="004240D8">
      <w:pPr>
        <w:jc w:val="center"/>
        <w:rPr>
          <w:rFonts w:ascii="Times New Roman" w:eastAsia="Times New Roman" w:hAnsi="Times New Roman" w:cs="Times New Roman"/>
        </w:rPr>
      </w:pPr>
      <w:r w:rsidRPr="00FE6672">
        <w:rPr>
          <w:rFonts w:ascii="Times New Roman" w:eastAsia="Times New Roman" w:hAnsi="Times New Roman" w:cs="Times New Roman"/>
          <w:b/>
        </w:rPr>
        <w:t xml:space="preserve">MODELAGEM DOS PROCESSOS DAS CHEFIAS </w:t>
      </w:r>
      <w:del w:id="182" w:author="Emeson Santos" w:date="2019-08-16T09:54:00Z">
        <w:r w:rsidRPr="00FE6672" w:rsidDel="00A71FA4">
          <w:rPr>
            <w:rFonts w:ascii="Times New Roman" w:eastAsia="Times New Roman" w:hAnsi="Times New Roman" w:cs="Times New Roman"/>
            <w:b/>
          </w:rPr>
          <w:delText xml:space="preserve">DOS </w:delText>
        </w:r>
      </w:del>
      <w:r w:rsidRPr="00FE6672">
        <w:rPr>
          <w:rFonts w:ascii="Times New Roman" w:eastAsia="Times New Roman" w:hAnsi="Times New Roman" w:cs="Times New Roman"/>
          <w:b/>
        </w:rPr>
        <w:t>DEPARTAMENT</w:t>
      </w:r>
      <w:ins w:id="183" w:author="Emeson Santos" w:date="2019-08-16T09:54:00Z">
        <w:r w:rsidR="00A71FA4">
          <w:rPr>
            <w:rFonts w:ascii="Times New Roman" w:eastAsia="Times New Roman" w:hAnsi="Times New Roman" w:cs="Times New Roman"/>
            <w:b/>
          </w:rPr>
          <w:t>AIS</w:t>
        </w:r>
      </w:ins>
      <w:del w:id="184" w:author="Emeson Santos" w:date="2019-08-16T09:54:00Z">
        <w:r w:rsidRPr="00FE6672" w:rsidDel="00A71FA4">
          <w:rPr>
            <w:rFonts w:ascii="Times New Roman" w:eastAsia="Times New Roman" w:hAnsi="Times New Roman" w:cs="Times New Roman"/>
            <w:b/>
          </w:rPr>
          <w:delText>OS</w:delText>
        </w:r>
      </w:del>
      <w:r w:rsidRPr="00FE6672">
        <w:rPr>
          <w:rFonts w:ascii="Times New Roman" w:eastAsia="Times New Roman" w:hAnsi="Times New Roman" w:cs="Times New Roman"/>
          <w:b/>
        </w:rPr>
        <w:t xml:space="preserve"> DA UNIVERSIDADE FEDERAL DE SERGIPE.</w:t>
      </w:r>
    </w:p>
    <w:p w14:paraId="37FCCD8A"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78660371"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7C9EFDDC" w14:textId="77777777" w:rsidR="004A0712" w:rsidRPr="00FE6672" w:rsidRDefault="004240D8">
      <w:pPr>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7A7DCBD7" w14:textId="5FC38889" w:rsidR="004A0712" w:rsidRPr="00FE6672" w:rsidRDefault="004240D8">
      <w:pPr>
        <w:spacing w:line="360" w:lineRule="auto"/>
        <w:jc w:val="both"/>
        <w:rPr>
          <w:rFonts w:ascii="Times New Roman" w:eastAsia="Times New Roman" w:hAnsi="Times New Roman" w:cs="Times New Roman"/>
        </w:rPr>
      </w:pPr>
      <w:r w:rsidRPr="00FE6672">
        <w:rPr>
          <w:rFonts w:ascii="Times New Roman" w:eastAsia="Times New Roman" w:hAnsi="Times New Roman" w:cs="Times New Roman"/>
        </w:rPr>
        <w:t xml:space="preserve">Trabalho de Conclusão de Curso submetido ao corpo docente do Departamento de Sistemas de Informação da Universidade Federal de Sergipe (DSIITA/UFS) como parte dos requisitos para obtenção do grau de Bacharel em </w:t>
      </w:r>
      <w:r w:rsidR="00C75BAF" w:rsidRPr="00FE6672">
        <w:rPr>
          <w:rFonts w:ascii="Times New Roman" w:eastAsia="Times New Roman" w:hAnsi="Times New Roman" w:cs="Times New Roman"/>
        </w:rPr>
        <w:t>sistemas de informação</w:t>
      </w:r>
      <w:r w:rsidRPr="00FE6672">
        <w:rPr>
          <w:rFonts w:ascii="Times New Roman" w:eastAsia="Times New Roman" w:hAnsi="Times New Roman" w:cs="Times New Roman"/>
        </w:rPr>
        <w:t>.</w:t>
      </w:r>
    </w:p>
    <w:p w14:paraId="4701FF1A" w14:textId="77777777" w:rsidR="004A0712" w:rsidRPr="00FE6672" w:rsidRDefault="004240D8">
      <w:pPr>
        <w:spacing w:line="360" w:lineRule="auto"/>
        <w:jc w:val="both"/>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2A455FF"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583F166" w14:textId="77777777" w:rsidR="004A0712" w:rsidRPr="00FE6672" w:rsidRDefault="004240D8">
      <w:pPr>
        <w:spacing w:line="360" w:lineRule="auto"/>
        <w:rPr>
          <w:rFonts w:ascii="Times New Roman" w:eastAsia="Times New Roman" w:hAnsi="Times New Roman" w:cs="Times New Roman"/>
          <w:color w:val="FF0000"/>
        </w:rPr>
      </w:pPr>
      <w:commentRangeStart w:id="185"/>
      <w:r w:rsidRPr="00FE6672">
        <w:rPr>
          <w:rFonts w:ascii="Times New Roman" w:eastAsia="Times New Roman" w:hAnsi="Times New Roman" w:cs="Times New Roman"/>
          <w:color w:val="FF0000"/>
        </w:rPr>
        <w:t>Itabaiana, ([dia</w:t>
      </w:r>
      <w:proofErr w:type="gramStart"/>
      <w:r w:rsidRPr="00FE6672">
        <w:rPr>
          <w:rFonts w:ascii="Times New Roman" w:eastAsia="Times New Roman" w:hAnsi="Times New Roman" w:cs="Times New Roman"/>
          <w:color w:val="FF0000"/>
        </w:rPr>
        <w:t>] ,</w:t>
      </w:r>
      <w:proofErr w:type="gramEnd"/>
      <w:r w:rsidRPr="00FE6672">
        <w:rPr>
          <w:rFonts w:ascii="Times New Roman" w:eastAsia="Times New Roman" w:hAnsi="Times New Roman" w:cs="Times New Roman"/>
          <w:color w:val="FF0000"/>
        </w:rPr>
        <w:t xml:space="preserve"> [mês] e [ano] da aprovação).</w:t>
      </w:r>
      <w:commentRangeEnd w:id="185"/>
      <w:r w:rsidR="00BF1375" w:rsidRPr="00FE6672">
        <w:rPr>
          <w:rStyle w:val="Refdecomentrio"/>
          <w:rFonts w:ascii="Times New Roman" w:hAnsi="Times New Roman" w:cs="Times New Roman"/>
        </w:rPr>
        <w:commentReference w:id="185"/>
      </w:r>
    </w:p>
    <w:p w14:paraId="11D0C720"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1173CDC7"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2A9F2C8" w14:textId="77777777" w:rsidR="004A0712" w:rsidRPr="00FE6672" w:rsidRDefault="004240D8">
      <w:pPr>
        <w:jc w:val="right"/>
        <w:rPr>
          <w:rFonts w:ascii="Times New Roman" w:eastAsia="Times New Roman" w:hAnsi="Times New Roman" w:cs="Times New Roman"/>
          <w:b/>
          <w:sz w:val="20"/>
          <w:szCs w:val="20"/>
        </w:rPr>
      </w:pPr>
      <w:r w:rsidRPr="00FE6672">
        <w:rPr>
          <w:rFonts w:ascii="Times New Roman" w:eastAsia="Times New Roman" w:hAnsi="Times New Roman" w:cs="Times New Roman"/>
          <w:b/>
          <w:sz w:val="20"/>
          <w:szCs w:val="20"/>
        </w:rPr>
        <w:t>BANCA EXAMINADORA:</w:t>
      </w:r>
    </w:p>
    <w:p w14:paraId="6CD3B1EE" w14:textId="77777777" w:rsidR="004A0712" w:rsidRPr="00FE6672" w:rsidRDefault="004240D8">
      <w:pPr>
        <w:rPr>
          <w:rFonts w:ascii="Times New Roman" w:eastAsia="Times New Roman" w:hAnsi="Times New Roman" w:cs="Times New Roman"/>
        </w:rPr>
      </w:pPr>
      <w:r w:rsidRPr="00FE6672">
        <w:rPr>
          <w:rFonts w:ascii="Times New Roman" w:eastAsia="Times New Roman" w:hAnsi="Times New Roman" w:cs="Times New Roman"/>
        </w:rPr>
        <w:t xml:space="preserve"> </w:t>
      </w:r>
    </w:p>
    <w:p w14:paraId="105DD80C" w14:textId="77777777" w:rsidR="004A0712" w:rsidRPr="00FE6672" w:rsidRDefault="004240D8">
      <w:pPr>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B35FD14"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13AD55C" w14:textId="77777777" w:rsidR="004A0712" w:rsidRPr="00FE6672" w:rsidRDefault="004240D8">
      <w:pPr>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918163F"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_______________________________________________</w:t>
      </w:r>
    </w:p>
    <w:p w14:paraId="1C1A30FA" w14:textId="4584FA65" w:rsidR="004A0712" w:rsidRPr="00FE6672" w:rsidRDefault="004240D8">
      <w:pPr>
        <w:ind w:left="2840" w:firstLine="700"/>
        <w:jc w:val="center"/>
        <w:rPr>
          <w:rFonts w:ascii="Times New Roman" w:eastAsia="Times New Roman" w:hAnsi="Times New Roman" w:cs="Times New Roman"/>
          <w:b/>
        </w:rPr>
      </w:pPr>
      <w:r w:rsidRPr="00FE6672">
        <w:rPr>
          <w:rFonts w:ascii="Times New Roman" w:eastAsia="Times New Roman" w:hAnsi="Times New Roman" w:cs="Times New Roman"/>
          <w:b/>
        </w:rPr>
        <w:t>Prof</w:t>
      </w:r>
      <w:ins w:id="186" w:author="Emeson Santos" w:date="2019-08-16T09:59:00Z">
        <w:r w:rsidR="00063C2A">
          <w:rPr>
            <w:rFonts w:ascii="Times New Roman" w:eastAsia="Times New Roman" w:hAnsi="Times New Roman" w:cs="Times New Roman"/>
            <w:b/>
          </w:rPr>
          <w:t>.</w:t>
        </w:r>
      </w:ins>
      <w:del w:id="187" w:author="Emeson Santos" w:date="2019-08-16T09:59:00Z">
        <w:r w:rsidRPr="00FE6672" w:rsidDel="00063C2A">
          <w:rPr>
            <w:rFonts w:ascii="Times New Roman" w:eastAsia="Times New Roman" w:hAnsi="Times New Roman" w:cs="Times New Roman"/>
            <w:b/>
          </w:rPr>
          <w:delText>(a)</w:delText>
        </w:r>
      </w:del>
      <w:r w:rsidRPr="00FE6672">
        <w:rPr>
          <w:rFonts w:ascii="Times New Roman" w:eastAsia="Times New Roman" w:hAnsi="Times New Roman" w:cs="Times New Roman"/>
          <w:b/>
        </w:rPr>
        <w:t xml:space="preserve"> </w:t>
      </w:r>
      <w:ins w:id="188" w:author="Emeson Santos" w:date="2019-08-16T09:56:00Z">
        <w:r w:rsidR="007C1D69">
          <w:rPr>
            <w:rFonts w:ascii="Times New Roman" w:eastAsia="Times New Roman" w:hAnsi="Times New Roman" w:cs="Times New Roman"/>
            <w:b/>
          </w:rPr>
          <w:t xml:space="preserve">Dr. </w:t>
        </w:r>
      </w:ins>
      <w:r w:rsidR="00BF1375" w:rsidRPr="00FE6672">
        <w:rPr>
          <w:rFonts w:ascii="Times New Roman" w:eastAsia="Times New Roman" w:hAnsi="Times New Roman" w:cs="Times New Roman"/>
          <w:b/>
        </w:rPr>
        <w:t xml:space="preserve">Marcos Barbosa </w:t>
      </w:r>
      <w:proofErr w:type="spellStart"/>
      <w:r w:rsidR="00BF1375" w:rsidRPr="00FE6672">
        <w:rPr>
          <w:rFonts w:ascii="Times New Roman" w:eastAsia="Times New Roman" w:hAnsi="Times New Roman" w:cs="Times New Roman"/>
          <w:b/>
        </w:rPr>
        <w:t>Dósea</w:t>
      </w:r>
      <w:proofErr w:type="spellEnd"/>
      <w:ins w:id="189" w:author="Emeson Santos" w:date="2019-08-16T09:56:00Z">
        <w:r w:rsidR="007C1D69">
          <w:rPr>
            <w:rFonts w:ascii="Times New Roman" w:eastAsia="Times New Roman" w:hAnsi="Times New Roman" w:cs="Times New Roman"/>
            <w:b/>
          </w:rPr>
          <w:t>.</w:t>
        </w:r>
      </w:ins>
      <w:del w:id="190" w:author="Emeson Santos" w:date="2019-08-16T09:56:00Z">
        <w:r w:rsidRPr="00FE6672" w:rsidDel="007C1D69">
          <w:rPr>
            <w:rFonts w:ascii="Times New Roman" w:eastAsia="Times New Roman" w:hAnsi="Times New Roman" w:cs="Times New Roman"/>
            <w:b/>
          </w:rPr>
          <w:delText xml:space="preserve">, </w:delText>
        </w:r>
        <w:r w:rsidR="00BF1375" w:rsidRPr="00FE6672" w:rsidDel="007C1D69">
          <w:rPr>
            <w:rFonts w:ascii="Times New Roman" w:eastAsia="Times New Roman" w:hAnsi="Times New Roman" w:cs="Times New Roman"/>
            <w:b/>
          </w:rPr>
          <w:delText>Doutor</w:delText>
        </w:r>
      </w:del>
    </w:p>
    <w:p w14:paraId="33D5A23D" w14:textId="77777777" w:rsidR="004A0712" w:rsidRPr="00FE6672" w:rsidRDefault="004240D8">
      <w:pPr>
        <w:ind w:left="2840" w:firstLine="700"/>
        <w:jc w:val="center"/>
        <w:rPr>
          <w:rFonts w:ascii="Times New Roman" w:eastAsia="Times New Roman" w:hAnsi="Times New Roman" w:cs="Times New Roman"/>
          <w:b/>
        </w:rPr>
      </w:pPr>
      <w:r w:rsidRPr="00FE6672">
        <w:rPr>
          <w:rFonts w:ascii="Times New Roman" w:eastAsia="Times New Roman" w:hAnsi="Times New Roman" w:cs="Times New Roman"/>
          <w:b/>
        </w:rPr>
        <w:t>Orientador</w:t>
      </w:r>
    </w:p>
    <w:p w14:paraId="25BDD993" w14:textId="77777777" w:rsidR="004A0712" w:rsidRPr="00FE6672" w:rsidRDefault="004240D8">
      <w:pPr>
        <w:ind w:left="2840" w:firstLine="700"/>
        <w:jc w:val="center"/>
        <w:rPr>
          <w:rFonts w:ascii="Times New Roman" w:eastAsia="Times New Roman" w:hAnsi="Times New Roman" w:cs="Times New Roman"/>
          <w:b/>
        </w:rPr>
      </w:pPr>
      <w:r w:rsidRPr="00FE6672">
        <w:rPr>
          <w:rFonts w:ascii="Times New Roman" w:eastAsia="Times New Roman" w:hAnsi="Times New Roman" w:cs="Times New Roman"/>
          <w:b/>
        </w:rPr>
        <w:t>DSIITA/UFS</w:t>
      </w:r>
    </w:p>
    <w:p w14:paraId="7F50A6F4"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 xml:space="preserve"> </w:t>
      </w:r>
    </w:p>
    <w:p w14:paraId="5421D494"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0E50802"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 xml:space="preserve"> </w:t>
      </w:r>
    </w:p>
    <w:p w14:paraId="5D711130"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_______________________________________________</w:t>
      </w:r>
    </w:p>
    <w:p w14:paraId="55AD3DD2" w14:textId="77777777" w:rsidR="004A0712" w:rsidRPr="00FE6672" w:rsidRDefault="004240D8">
      <w:pPr>
        <w:ind w:left="2840" w:firstLine="700"/>
        <w:jc w:val="center"/>
        <w:rPr>
          <w:rFonts w:ascii="Times New Roman" w:eastAsia="Times New Roman" w:hAnsi="Times New Roman" w:cs="Times New Roman"/>
          <w:b/>
        </w:rPr>
      </w:pPr>
      <w:r w:rsidRPr="00FE6672">
        <w:rPr>
          <w:rFonts w:ascii="Times New Roman" w:eastAsia="Times New Roman" w:hAnsi="Times New Roman" w:cs="Times New Roman"/>
          <w:b/>
        </w:rPr>
        <w:t xml:space="preserve">  </w:t>
      </w:r>
      <w:r w:rsidRPr="00FE6672">
        <w:rPr>
          <w:rFonts w:ascii="Times New Roman" w:eastAsia="Times New Roman" w:hAnsi="Times New Roman" w:cs="Times New Roman"/>
          <w:b/>
        </w:rPr>
        <w:tab/>
      </w:r>
      <w:proofErr w:type="spellStart"/>
      <w:r w:rsidRPr="00FE6672">
        <w:rPr>
          <w:rFonts w:ascii="Times New Roman" w:eastAsia="Times New Roman" w:hAnsi="Times New Roman" w:cs="Times New Roman"/>
          <w:b/>
        </w:rPr>
        <w:t>Prof</w:t>
      </w:r>
      <w:proofErr w:type="spellEnd"/>
      <w:r w:rsidRPr="00FE6672">
        <w:rPr>
          <w:rFonts w:ascii="Times New Roman" w:eastAsia="Times New Roman" w:hAnsi="Times New Roman" w:cs="Times New Roman"/>
          <w:b/>
        </w:rPr>
        <w:t>(a) Nome Completo Professor Avaliador, Titulação</w:t>
      </w:r>
    </w:p>
    <w:p w14:paraId="722983E4" w14:textId="77777777" w:rsidR="004A0712" w:rsidRPr="00FE6672" w:rsidRDefault="004240D8">
      <w:pPr>
        <w:ind w:left="2840" w:firstLine="700"/>
        <w:jc w:val="center"/>
        <w:rPr>
          <w:rFonts w:ascii="Times New Roman" w:eastAsia="Times New Roman" w:hAnsi="Times New Roman" w:cs="Times New Roman"/>
        </w:rPr>
      </w:pPr>
      <w:r w:rsidRPr="00FE6672">
        <w:rPr>
          <w:rFonts w:ascii="Times New Roman" w:eastAsia="Times New Roman" w:hAnsi="Times New Roman" w:cs="Times New Roman"/>
        </w:rPr>
        <w:t>IES</w:t>
      </w:r>
    </w:p>
    <w:p w14:paraId="3DB5C388" w14:textId="77777777" w:rsidR="004A0712" w:rsidRPr="00FE6672" w:rsidRDefault="004240D8">
      <w:pPr>
        <w:ind w:left="2840" w:firstLine="700"/>
        <w:jc w:val="center"/>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11AFC12"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344F2D8" w14:textId="249A73F8" w:rsidR="004A0712" w:rsidRPr="00FE6672" w:rsidDel="00405D91" w:rsidRDefault="004240D8">
      <w:pPr>
        <w:jc w:val="right"/>
        <w:rPr>
          <w:del w:id="191" w:author="Emeson Santos" w:date="2019-08-16T09:59:00Z"/>
          <w:rFonts w:ascii="Times New Roman" w:eastAsia="Times New Roman" w:hAnsi="Times New Roman" w:cs="Times New Roman"/>
        </w:rPr>
      </w:pPr>
      <w:del w:id="192" w:author="Emeson Santos" w:date="2019-08-16T09:59:00Z">
        <w:r w:rsidRPr="00FE6672" w:rsidDel="00405D91">
          <w:rPr>
            <w:rFonts w:ascii="Times New Roman" w:eastAsia="Times New Roman" w:hAnsi="Times New Roman" w:cs="Times New Roman"/>
          </w:rPr>
          <w:delText xml:space="preserve"> </w:delText>
        </w:r>
      </w:del>
    </w:p>
    <w:p w14:paraId="0724F3B5"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_______________________________________________</w:t>
      </w:r>
    </w:p>
    <w:p w14:paraId="2FA61E50" w14:textId="77777777" w:rsidR="004A0712" w:rsidRPr="00FE6672" w:rsidRDefault="004240D8">
      <w:pPr>
        <w:ind w:left="2840" w:firstLine="700"/>
        <w:jc w:val="center"/>
        <w:rPr>
          <w:rFonts w:ascii="Times New Roman" w:eastAsia="Times New Roman" w:hAnsi="Times New Roman" w:cs="Times New Roman"/>
          <w:b/>
        </w:rPr>
      </w:pPr>
      <w:r w:rsidRPr="00FE6672">
        <w:rPr>
          <w:rFonts w:ascii="Times New Roman" w:eastAsia="Times New Roman" w:hAnsi="Times New Roman" w:cs="Times New Roman"/>
          <w:b/>
        </w:rPr>
        <w:t xml:space="preserve">  </w:t>
      </w:r>
      <w:r w:rsidRPr="00FE6672">
        <w:rPr>
          <w:rFonts w:ascii="Times New Roman" w:eastAsia="Times New Roman" w:hAnsi="Times New Roman" w:cs="Times New Roman"/>
          <w:b/>
        </w:rPr>
        <w:tab/>
      </w:r>
      <w:proofErr w:type="spellStart"/>
      <w:r w:rsidRPr="00FE6672">
        <w:rPr>
          <w:rFonts w:ascii="Times New Roman" w:eastAsia="Times New Roman" w:hAnsi="Times New Roman" w:cs="Times New Roman"/>
          <w:b/>
        </w:rPr>
        <w:t>Prof</w:t>
      </w:r>
      <w:proofErr w:type="spellEnd"/>
      <w:r w:rsidRPr="00FE6672">
        <w:rPr>
          <w:rFonts w:ascii="Times New Roman" w:eastAsia="Times New Roman" w:hAnsi="Times New Roman" w:cs="Times New Roman"/>
          <w:b/>
        </w:rPr>
        <w:t>(a) Nome Completo Professor Avaliador, Titulação</w:t>
      </w:r>
    </w:p>
    <w:p w14:paraId="12E5AD11" w14:textId="77777777" w:rsidR="004A0712" w:rsidRPr="00FE6672" w:rsidRDefault="004240D8">
      <w:pPr>
        <w:ind w:left="2840" w:firstLine="700"/>
        <w:jc w:val="center"/>
        <w:rPr>
          <w:rFonts w:ascii="Times New Roman" w:eastAsia="Times New Roman" w:hAnsi="Times New Roman" w:cs="Times New Roman"/>
        </w:rPr>
      </w:pPr>
      <w:r w:rsidRPr="00FE6672">
        <w:rPr>
          <w:rFonts w:ascii="Times New Roman" w:eastAsia="Times New Roman" w:hAnsi="Times New Roman" w:cs="Times New Roman"/>
        </w:rPr>
        <w:t>IES</w:t>
      </w:r>
    </w:p>
    <w:p w14:paraId="102D22EC" w14:textId="38D7DABB" w:rsidR="004A0712" w:rsidRPr="00FE6672" w:rsidDel="00744304" w:rsidRDefault="004240D8">
      <w:pPr>
        <w:jc w:val="center"/>
        <w:rPr>
          <w:del w:id="193" w:author="Emeson Santos" w:date="2019-08-16T10:00:00Z"/>
          <w:rFonts w:ascii="Times New Roman" w:eastAsia="Times New Roman" w:hAnsi="Times New Roman" w:cs="Times New Roman"/>
        </w:rPr>
      </w:pPr>
      <w:del w:id="194" w:author="Emeson Santos" w:date="2019-08-16T10:00:00Z">
        <w:r w:rsidRPr="00FE6672" w:rsidDel="00744304">
          <w:rPr>
            <w:rFonts w:ascii="Times New Roman" w:eastAsia="Times New Roman" w:hAnsi="Times New Roman" w:cs="Times New Roman"/>
          </w:rPr>
          <w:lastRenderedPageBreak/>
          <w:delText xml:space="preserve"> </w:delText>
        </w:r>
      </w:del>
    </w:p>
    <w:p w14:paraId="2EA15EA0" w14:textId="4BEF1CC9" w:rsidR="004A0712" w:rsidRPr="00FE6672" w:rsidDel="00744304" w:rsidRDefault="004A0712">
      <w:pPr>
        <w:rPr>
          <w:del w:id="195" w:author="Emeson Santos" w:date="2019-08-16T10:00:00Z"/>
          <w:rFonts w:ascii="Times New Roman" w:eastAsia="Times New Roman" w:hAnsi="Times New Roman" w:cs="Times New Roman"/>
          <w:b/>
          <w:sz w:val="32"/>
          <w:szCs w:val="32"/>
        </w:rPr>
      </w:pPr>
    </w:p>
    <w:p w14:paraId="7FB7DE03" w14:textId="67D17D43" w:rsidR="004A0712" w:rsidRPr="00FE6672" w:rsidDel="00744304" w:rsidRDefault="004240D8">
      <w:pPr>
        <w:spacing w:before="240" w:after="40"/>
        <w:rPr>
          <w:del w:id="196" w:author="Emeson Santos" w:date="2019-08-16T10:00:00Z"/>
          <w:rFonts w:ascii="Times New Roman" w:eastAsia="Times New Roman" w:hAnsi="Times New Roman" w:cs="Times New Roman"/>
        </w:rPr>
      </w:pPr>
      <w:del w:id="197" w:author="Emeson Santos" w:date="2019-08-16T10:00:00Z">
        <w:r w:rsidRPr="00FE6672" w:rsidDel="00744304">
          <w:rPr>
            <w:rFonts w:ascii="Times New Roman" w:eastAsia="Times New Roman" w:hAnsi="Times New Roman" w:cs="Times New Roman"/>
          </w:rPr>
          <w:delText xml:space="preserve"> </w:delText>
        </w:r>
      </w:del>
    </w:p>
    <w:p w14:paraId="4BCD1AA4" w14:textId="48C42697" w:rsidR="004A0712" w:rsidRPr="00FE6672" w:rsidDel="00744304" w:rsidRDefault="004240D8">
      <w:pPr>
        <w:spacing w:before="240" w:after="40"/>
        <w:rPr>
          <w:del w:id="198" w:author="Emeson Santos" w:date="2019-08-16T10:00:00Z"/>
          <w:rFonts w:ascii="Times New Roman" w:eastAsia="Times New Roman" w:hAnsi="Times New Roman" w:cs="Times New Roman"/>
        </w:rPr>
      </w:pPr>
      <w:del w:id="199" w:author="Emeson Santos" w:date="2019-08-16T10:00:00Z">
        <w:r w:rsidRPr="00FE6672" w:rsidDel="00744304">
          <w:rPr>
            <w:rFonts w:ascii="Times New Roman" w:eastAsia="Times New Roman" w:hAnsi="Times New Roman" w:cs="Times New Roman"/>
          </w:rPr>
          <w:delText xml:space="preserve"> </w:delText>
        </w:r>
      </w:del>
    </w:p>
    <w:p w14:paraId="1683E1AB" w14:textId="0564FB4A" w:rsidR="004A0712" w:rsidRPr="00FE6672" w:rsidDel="00744304" w:rsidRDefault="004240D8">
      <w:pPr>
        <w:spacing w:before="240" w:after="40"/>
        <w:rPr>
          <w:del w:id="200" w:author="Emeson Santos" w:date="2019-08-16T10:00:00Z"/>
          <w:rFonts w:ascii="Times New Roman" w:eastAsia="Times New Roman" w:hAnsi="Times New Roman" w:cs="Times New Roman"/>
        </w:rPr>
      </w:pPr>
      <w:del w:id="201" w:author="Emeson Santos" w:date="2019-08-16T10:00:00Z">
        <w:r w:rsidRPr="00FE6672" w:rsidDel="00744304">
          <w:rPr>
            <w:rFonts w:ascii="Times New Roman" w:eastAsia="Times New Roman" w:hAnsi="Times New Roman" w:cs="Times New Roman"/>
          </w:rPr>
          <w:delText xml:space="preserve"> </w:delText>
        </w:r>
      </w:del>
    </w:p>
    <w:p w14:paraId="5C7519A9" w14:textId="0B91F63B" w:rsidR="004A0712" w:rsidRPr="00FE6672" w:rsidDel="00744304" w:rsidRDefault="004240D8">
      <w:pPr>
        <w:spacing w:before="240" w:after="40"/>
        <w:rPr>
          <w:del w:id="202" w:author="Emeson Santos" w:date="2019-08-16T10:00:00Z"/>
          <w:rFonts w:ascii="Times New Roman" w:eastAsia="Times New Roman" w:hAnsi="Times New Roman" w:cs="Times New Roman"/>
        </w:rPr>
      </w:pPr>
      <w:del w:id="203" w:author="Emeson Santos" w:date="2019-08-16T10:00:00Z">
        <w:r w:rsidRPr="00FE6672" w:rsidDel="00744304">
          <w:rPr>
            <w:rFonts w:ascii="Times New Roman" w:eastAsia="Times New Roman" w:hAnsi="Times New Roman" w:cs="Times New Roman"/>
          </w:rPr>
          <w:delText xml:space="preserve"> </w:delText>
        </w:r>
      </w:del>
    </w:p>
    <w:p w14:paraId="13665F9C" w14:textId="099CA2F4" w:rsidR="004A0712" w:rsidRPr="00FE6672" w:rsidDel="00744304" w:rsidRDefault="004240D8">
      <w:pPr>
        <w:spacing w:before="240" w:after="40"/>
        <w:rPr>
          <w:del w:id="204" w:author="Emeson Santos" w:date="2019-08-16T10:00:00Z"/>
          <w:rFonts w:ascii="Times New Roman" w:eastAsia="Times New Roman" w:hAnsi="Times New Roman" w:cs="Times New Roman"/>
        </w:rPr>
      </w:pPr>
      <w:del w:id="205" w:author="Emeson Santos" w:date="2019-08-16T10:00:00Z">
        <w:r w:rsidRPr="00FE6672" w:rsidDel="00744304">
          <w:rPr>
            <w:rFonts w:ascii="Times New Roman" w:eastAsia="Times New Roman" w:hAnsi="Times New Roman" w:cs="Times New Roman"/>
          </w:rPr>
          <w:delText xml:space="preserve"> </w:delText>
        </w:r>
      </w:del>
    </w:p>
    <w:p w14:paraId="596E96C6" w14:textId="5B36A477" w:rsidR="004A0712" w:rsidRPr="00FE6672" w:rsidDel="00744304" w:rsidRDefault="004240D8">
      <w:pPr>
        <w:spacing w:before="240" w:after="40"/>
        <w:rPr>
          <w:del w:id="206" w:author="Emeson Santos" w:date="2019-08-16T10:00:00Z"/>
          <w:rFonts w:ascii="Times New Roman" w:eastAsia="Times New Roman" w:hAnsi="Times New Roman" w:cs="Times New Roman"/>
        </w:rPr>
      </w:pPr>
      <w:del w:id="207" w:author="Emeson Santos" w:date="2019-08-16T10:00:00Z">
        <w:r w:rsidRPr="00FE6672" w:rsidDel="00744304">
          <w:rPr>
            <w:rFonts w:ascii="Times New Roman" w:eastAsia="Times New Roman" w:hAnsi="Times New Roman" w:cs="Times New Roman"/>
          </w:rPr>
          <w:delText xml:space="preserve"> </w:delText>
        </w:r>
      </w:del>
    </w:p>
    <w:p w14:paraId="029AFF21" w14:textId="53DF1E93" w:rsidR="004A0712" w:rsidRPr="00FE6672" w:rsidDel="00744304" w:rsidRDefault="004240D8">
      <w:pPr>
        <w:spacing w:before="240" w:after="40"/>
        <w:rPr>
          <w:del w:id="208" w:author="Emeson Santos" w:date="2019-08-16T10:00:00Z"/>
          <w:rFonts w:ascii="Times New Roman" w:eastAsia="Times New Roman" w:hAnsi="Times New Roman" w:cs="Times New Roman"/>
        </w:rPr>
      </w:pPr>
      <w:del w:id="209" w:author="Emeson Santos" w:date="2019-08-16T10:00:00Z">
        <w:r w:rsidRPr="00FE6672" w:rsidDel="00744304">
          <w:rPr>
            <w:rFonts w:ascii="Times New Roman" w:eastAsia="Times New Roman" w:hAnsi="Times New Roman" w:cs="Times New Roman"/>
          </w:rPr>
          <w:delText xml:space="preserve"> </w:delText>
        </w:r>
      </w:del>
    </w:p>
    <w:p w14:paraId="0F3A3642" w14:textId="183A75AF" w:rsidR="004A0712" w:rsidRPr="00FE6672" w:rsidDel="00744304" w:rsidRDefault="004240D8">
      <w:pPr>
        <w:spacing w:before="240" w:after="40"/>
        <w:rPr>
          <w:del w:id="210" w:author="Emeson Santos" w:date="2019-08-16T10:00:00Z"/>
          <w:rFonts w:ascii="Times New Roman" w:eastAsia="Times New Roman" w:hAnsi="Times New Roman" w:cs="Times New Roman"/>
        </w:rPr>
      </w:pPr>
      <w:del w:id="211" w:author="Emeson Santos" w:date="2019-08-16T10:00:00Z">
        <w:r w:rsidRPr="00FE6672" w:rsidDel="00744304">
          <w:rPr>
            <w:rFonts w:ascii="Times New Roman" w:eastAsia="Times New Roman" w:hAnsi="Times New Roman" w:cs="Times New Roman"/>
          </w:rPr>
          <w:delText xml:space="preserve"> </w:delText>
        </w:r>
      </w:del>
    </w:p>
    <w:p w14:paraId="47404E55" w14:textId="38C4791A" w:rsidR="004A0712" w:rsidRPr="00FE6672" w:rsidDel="00744304" w:rsidRDefault="004240D8">
      <w:pPr>
        <w:spacing w:before="240" w:after="40"/>
        <w:rPr>
          <w:del w:id="212" w:author="Emeson Santos" w:date="2019-08-16T10:00:00Z"/>
          <w:rFonts w:ascii="Times New Roman" w:eastAsia="Times New Roman" w:hAnsi="Times New Roman" w:cs="Times New Roman"/>
        </w:rPr>
      </w:pPr>
      <w:del w:id="213" w:author="Emeson Santos" w:date="2019-08-16T10:00:00Z">
        <w:r w:rsidRPr="00FE6672" w:rsidDel="00744304">
          <w:rPr>
            <w:rFonts w:ascii="Times New Roman" w:eastAsia="Times New Roman" w:hAnsi="Times New Roman" w:cs="Times New Roman"/>
          </w:rPr>
          <w:delText xml:space="preserve"> </w:delText>
        </w:r>
      </w:del>
    </w:p>
    <w:p w14:paraId="0909E0E2" w14:textId="52A0ABE2" w:rsidR="004A0712" w:rsidRPr="00FE6672" w:rsidDel="00744304" w:rsidRDefault="004240D8">
      <w:pPr>
        <w:spacing w:before="240" w:after="40"/>
        <w:rPr>
          <w:del w:id="214" w:author="Emeson Santos" w:date="2019-08-16T10:00:00Z"/>
          <w:rFonts w:ascii="Times New Roman" w:eastAsia="Times New Roman" w:hAnsi="Times New Roman" w:cs="Times New Roman"/>
        </w:rPr>
      </w:pPr>
      <w:del w:id="215" w:author="Emeson Santos" w:date="2019-08-16T10:00:00Z">
        <w:r w:rsidRPr="00FE6672" w:rsidDel="00744304">
          <w:rPr>
            <w:rFonts w:ascii="Times New Roman" w:eastAsia="Times New Roman" w:hAnsi="Times New Roman" w:cs="Times New Roman"/>
          </w:rPr>
          <w:delText xml:space="preserve"> </w:delText>
        </w:r>
      </w:del>
    </w:p>
    <w:p w14:paraId="5B04F4F3" w14:textId="7C15001A" w:rsidR="004A0712" w:rsidRPr="00FE6672" w:rsidDel="00744304" w:rsidRDefault="004240D8">
      <w:pPr>
        <w:spacing w:before="240" w:after="40"/>
        <w:rPr>
          <w:del w:id="216" w:author="Emeson Santos" w:date="2019-08-16T10:00:00Z"/>
          <w:rFonts w:ascii="Times New Roman" w:eastAsia="Times New Roman" w:hAnsi="Times New Roman" w:cs="Times New Roman"/>
        </w:rPr>
      </w:pPr>
      <w:del w:id="217" w:author="Emeson Santos" w:date="2019-08-16T10:00:00Z">
        <w:r w:rsidRPr="00FE6672" w:rsidDel="00744304">
          <w:rPr>
            <w:rFonts w:ascii="Times New Roman" w:eastAsia="Times New Roman" w:hAnsi="Times New Roman" w:cs="Times New Roman"/>
          </w:rPr>
          <w:delText xml:space="preserve"> </w:delText>
        </w:r>
      </w:del>
    </w:p>
    <w:p w14:paraId="6835E69E" w14:textId="5DE0F8C7" w:rsidR="004A0712" w:rsidRPr="00FE6672" w:rsidDel="00744304" w:rsidRDefault="004240D8">
      <w:pPr>
        <w:spacing w:before="240" w:after="40"/>
        <w:rPr>
          <w:del w:id="218" w:author="Emeson Santos" w:date="2019-08-16T10:00:00Z"/>
          <w:rFonts w:ascii="Times New Roman" w:eastAsia="Times New Roman" w:hAnsi="Times New Roman" w:cs="Times New Roman"/>
        </w:rPr>
      </w:pPr>
      <w:del w:id="219" w:author="Emeson Santos" w:date="2019-08-16T10:00:00Z">
        <w:r w:rsidRPr="00FE6672" w:rsidDel="00744304">
          <w:rPr>
            <w:rFonts w:ascii="Times New Roman" w:eastAsia="Times New Roman" w:hAnsi="Times New Roman" w:cs="Times New Roman"/>
          </w:rPr>
          <w:delText xml:space="preserve"> </w:delText>
        </w:r>
      </w:del>
    </w:p>
    <w:p w14:paraId="76DD1B27" w14:textId="25142FAC" w:rsidR="004A0712" w:rsidRPr="00FE6672" w:rsidDel="00744304" w:rsidRDefault="004240D8">
      <w:pPr>
        <w:spacing w:before="240" w:after="40"/>
        <w:rPr>
          <w:del w:id="220" w:author="Emeson Santos" w:date="2019-08-16T10:00:00Z"/>
          <w:rFonts w:ascii="Times New Roman" w:eastAsia="Times New Roman" w:hAnsi="Times New Roman" w:cs="Times New Roman"/>
        </w:rPr>
      </w:pPr>
      <w:del w:id="221" w:author="Emeson Santos" w:date="2019-08-16T10:00:00Z">
        <w:r w:rsidRPr="00FE6672" w:rsidDel="00744304">
          <w:rPr>
            <w:rFonts w:ascii="Times New Roman" w:eastAsia="Times New Roman" w:hAnsi="Times New Roman" w:cs="Times New Roman"/>
          </w:rPr>
          <w:delText xml:space="preserve"> </w:delText>
        </w:r>
      </w:del>
    </w:p>
    <w:p w14:paraId="1B67AC9E" w14:textId="430C66C5" w:rsidR="004A0712" w:rsidRPr="00FE6672" w:rsidDel="00744304" w:rsidRDefault="004240D8">
      <w:pPr>
        <w:spacing w:before="240" w:after="40"/>
        <w:rPr>
          <w:del w:id="222" w:author="Emeson Santos" w:date="2019-08-16T10:00:00Z"/>
          <w:rFonts w:ascii="Times New Roman" w:eastAsia="Times New Roman" w:hAnsi="Times New Roman" w:cs="Times New Roman"/>
        </w:rPr>
      </w:pPr>
      <w:del w:id="223" w:author="Emeson Santos" w:date="2019-08-16T10:00:00Z">
        <w:r w:rsidRPr="00FE6672" w:rsidDel="00744304">
          <w:rPr>
            <w:rFonts w:ascii="Times New Roman" w:eastAsia="Times New Roman" w:hAnsi="Times New Roman" w:cs="Times New Roman"/>
          </w:rPr>
          <w:delText xml:space="preserve"> </w:delText>
        </w:r>
      </w:del>
    </w:p>
    <w:p w14:paraId="7355F034" w14:textId="2C318319" w:rsidR="004A0712" w:rsidRPr="00FE6672" w:rsidDel="00744304" w:rsidRDefault="004240D8">
      <w:pPr>
        <w:spacing w:before="240" w:after="40"/>
        <w:rPr>
          <w:del w:id="224" w:author="Emeson Santos" w:date="2019-08-16T10:00:00Z"/>
          <w:rFonts w:ascii="Times New Roman" w:eastAsia="Times New Roman" w:hAnsi="Times New Roman" w:cs="Times New Roman"/>
        </w:rPr>
      </w:pPr>
      <w:del w:id="225" w:author="Emeson Santos" w:date="2019-08-16T10:00:00Z">
        <w:r w:rsidRPr="00FE6672" w:rsidDel="00744304">
          <w:rPr>
            <w:rFonts w:ascii="Times New Roman" w:eastAsia="Times New Roman" w:hAnsi="Times New Roman" w:cs="Times New Roman"/>
          </w:rPr>
          <w:delText xml:space="preserve"> </w:delText>
        </w:r>
      </w:del>
    </w:p>
    <w:p w14:paraId="42ECEDAE" w14:textId="6216BCA8" w:rsidR="004A0712" w:rsidRPr="00FE6672" w:rsidDel="00744304" w:rsidRDefault="004240D8">
      <w:pPr>
        <w:spacing w:before="240" w:after="40"/>
        <w:rPr>
          <w:del w:id="226" w:author="Emeson Santos" w:date="2019-08-16T10:00:00Z"/>
          <w:rFonts w:ascii="Times New Roman" w:eastAsia="Times New Roman" w:hAnsi="Times New Roman" w:cs="Times New Roman"/>
        </w:rPr>
      </w:pPr>
      <w:del w:id="227" w:author="Emeson Santos" w:date="2019-08-16T10:00:00Z">
        <w:r w:rsidRPr="00FE6672" w:rsidDel="00744304">
          <w:rPr>
            <w:rFonts w:ascii="Times New Roman" w:eastAsia="Times New Roman" w:hAnsi="Times New Roman" w:cs="Times New Roman"/>
          </w:rPr>
          <w:delText xml:space="preserve"> </w:delText>
        </w:r>
      </w:del>
    </w:p>
    <w:p w14:paraId="1667108B" w14:textId="321A090D" w:rsidR="004A0712" w:rsidRPr="00FE6672" w:rsidDel="00744304" w:rsidRDefault="004240D8">
      <w:pPr>
        <w:spacing w:before="240" w:after="40"/>
        <w:rPr>
          <w:del w:id="228" w:author="Emeson Santos" w:date="2019-08-16T10:00:00Z"/>
          <w:rFonts w:ascii="Times New Roman" w:eastAsia="Times New Roman" w:hAnsi="Times New Roman" w:cs="Times New Roman"/>
        </w:rPr>
      </w:pPr>
      <w:del w:id="229" w:author="Emeson Santos" w:date="2019-08-16T10:00:00Z">
        <w:r w:rsidRPr="00FE6672" w:rsidDel="00744304">
          <w:rPr>
            <w:rFonts w:ascii="Times New Roman" w:eastAsia="Times New Roman" w:hAnsi="Times New Roman" w:cs="Times New Roman"/>
          </w:rPr>
          <w:delText xml:space="preserve"> </w:delText>
        </w:r>
      </w:del>
    </w:p>
    <w:p w14:paraId="0AF2604B" w14:textId="680E90EA" w:rsidR="004A0712" w:rsidRPr="00FE6672" w:rsidDel="00744304" w:rsidRDefault="004240D8">
      <w:pPr>
        <w:spacing w:before="240" w:after="40"/>
        <w:rPr>
          <w:del w:id="230" w:author="Emeson Santos" w:date="2019-08-16T10:00:00Z"/>
          <w:rFonts w:ascii="Times New Roman" w:eastAsia="Times New Roman" w:hAnsi="Times New Roman" w:cs="Times New Roman"/>
        </w:rPr>
      </w:pPr>
      <w:del w:id="231" w:author="Emeson Santos" w:date="2019-08-16T10:00:00Z">
        <w:r w:rsidRPr="00FE6672" w:rsidDel="00744304">
          <w:rPr>
            <w:rFonts w:ascii="Times New Roman" w:eastAsia="Times New Roman" w:hAnsi="Times New Roman" w:cs="Times New Roman"/>
          </w:rPr>
          <w:delText xml:space="preserve"> </w:delText>
        </w:r>
      </w:del>
    </w:p>
    <w:p w14:paraId="0F64CEC7" w14:textId="7D9D16A7" w:rsidR="004A0712" w:rsidRPr="00FE6672" w:rsidDel="00744304" w:rsidRDefault="004240D8">
      <w:pPr>
        <w:spacing w:before="240" w:after="40"/>
        <w:rPr>
          <w:del w:id="232" w:author="Emeson Santos" w:date="2019-08-16T10:00:00Z"/>
          <w:rFonts w:ascii="Times New Roman" w:eastAsia="Times New Roman" w:hAnsi="Times New Roman" w:cs="Times New Roman"/>
        </w:rPr>
      </w:pPr>
      <w:del w:id="233" w:author="Emeson Santos" w:date="2019-08-16T10:00:00Z">
        <w:r w:rsidRPr="00FE6672" w:rsidDel="00744304">
          <w:rPr>
            <w:rFonts w:ascii="Times New Roman" w:eastAsia="Times New Roman" w:hAnsi="Times New Roman" w:cs="Times New Roman"/>
          </w:rPr>
          <w:delText xml:space="preserve"> </w:delText>
        </w:r>
      </w:del>
    </w:p>
    <w:p w14:paraId="295D5E3E" w14:textId="216825E6" w:rsidR="004A0712" w:rsidRPr="00FE6672" w:rsidDel="00744304" w:rsidRDefault="004240D8">
      <w:pPr>
        <w:spacing w:before="240" w:after="40"/>
        <w:rPr>
          <w:del w:id="234" w:author="Emeson Santos" w:date="2019-08-16T10:00:00Z"/>
          <w:rFonts w:ascii="Times New Roman" w:eastAsia="Times New Roman" w:hAnsi="Times New Roman" w:cs="Times New Roman"/>
        </w:rPr>
      </w:pPr>
      <w:del w:id="235" w:author="Emeson Santos" w:date="2019-08-16T10:00:00Z">
        <w:r w:rsidRPr="00FE6672" w:rsidDel="00744304">
          <w:rPr>
            <w:rFonts w:ascii="Times New Roman" w:eastAsia="Times New Roman" w:hAnsi="Times New Roman" w:cs="Times New Roman"/>
          </w:rPr>
          <w:delText xml:space="preserve"> </w:delText>
        </w:r>
      </w:del>
    </w:p>
    <w:p w14:paraId="7DF541F8" w14:textId="358046E1" w:rsidR="004A0712" w:rsidRPr="00FE6672" w:rsidDel="00744304" w:rsidRDefault="004240D8">
      <w:pPr>
        <w:spacing w:before="240" w:after="40"/>
        <w:rPr>
          <w:del w:id="236" w:author="Emeson Santos" w:date="2019-08-16T10:00:00Z"/>
          <w:rFonts w:ascii="Times New Roman" w:eastAsia="Times New Roman" w:hAnsi="Times New Roman" w:cs="Times New Roman"/>
        </w:rPr>
      </w:pPr>
      <w:del w:id="237" w:author="Emeson Santos" w:date="2019-08-16T10:00:00Z">
        <w:r w:rsidRPr="00FE6672" w:rsidDel="00744304">
          <w:rPr>
            <w:rFonts w:ascii="Times New Roman" w:eastAsia="Times New Roman" w:hAnsi="Times New Roman" w:cs="Times New Roman"/>
          </w:rPr>
          <w:delText xml:space="preserve"> </w:delText>
        </w:r>
      </w:del>
    </w:p>
    <w:p w14:paraId="44F0B1F1" w14:textId="539406F7" w:rsidR="004A0712" w:rsidRPr="00FE6672" w:rsidDel="00744304" w:rsidRDefault="004240D8">
      <w:pPr>
        <w:spacing w:before="240" w:after="40"/>
        <w:rPr>
          <w:del w:id="238" w:author="Emeson Santos" w:date="2019-08-16T10:00:00Z"/>
          <w:rFonts w:ascii="Times New Roman" w:eastAsia="Times New Roman" w:hAnsi="Times New Roman" w:cs="Times New Roman"/>
        </w:rPr>
      </w:pPr>
      <w:del w:id="239" w:author="Emeson Santos" w:date="2019-08-16T10:00:00Z">
        <w:r w:rsidRPr="00FE6672" w:rsidDel="00744304">
          <w:rPr>
            <w:rFonts w:ascii="Times New Roman" w:eastAsia="Times New Roman" w:hAnsi="Times New Roman" w:cs="Times New Roman"/>
          </w:rPr>
          <w:delText xml:space="preserve"> </w:delText>
        </w:r>
      </w:del>
    </w:p>
    <w:p w14:paraId="60E7454A" w14:textId="4341E265" w:rsidR="004A0712" w:rsidRPr="00FE6672" w:rsidDel="00744304" w:rsidRDefault="004240D8">
      <w:pPr>
        <w:spacing w:before="240" w:after="40"/>
        <w:rPr>
          <w:del w:id="240" w:author="Emeson Santos" w:date="2019-08-16T10:00:00Z"/>
          <w:rFonts w:ascii="Times New Roman" w:eastAsia="Times New Roman" w:hAnsi="Times New Roman" w:cs="Times New Roman"/>
        </w:rPr>
      </w:pPr>
      <w:del w:id="241" w:author="Emeson Santos" w:date="2019-08-16T10:00:00Z">
        <w:r w:rsidRPr="00FE6672" w:rsidDel="00744304">
          <w:rPr>
            <w:rFonts w:ascii="Times New Roman" w:eastAsia="Times New Roman" w:hAnsi="Times New Roman" w:cs="Times New Roman"/>
          </w:rPr>
          <w:delText xml:space="preserve"> </w:delText>
        </w:r>
      </w:del>
    </w:p>
    <w:p w14:paraId="235A0073" w14:textId="2B67FB2B" w:rsidR="004A0712" w:rsidRPr="00FE6672" w:rsidDel="00744304" w:rsidRDefault="004240D8">
      <w:pPr>
        <w:spacing w:before="240" w:after="40"/>
        <w:rPr>
          <w:del w:id="242" w:author="Emeson Santos" w:date="2019-08-16T10:00:00Z"/>
          <w:rFonts w:ascii="Times New Roman" w:eastAsia="Times New Roman" w:hAnsi="Times New Roman" w:cs="Times New Roman"/>
        </w:rPr>
      </w:pPr>
      <w:del w:id="243" w:author="Emeson Santos" w:date="2019-08-16T10:00:00Z">
        <w:r w:rsidRPr="00FE6672" w:rsidDel="00744304">
          <w:rPr>
            <w:rFonts w:ascii="Times New Roman" w:eastAsia="Times New Roman" w:hAnsi="Times New Roman" w:cs="Times New Roman"/>
          </w:rPr>
          <w:delText xml:space="preserve"> </w:delText>
        </w:r>
      </w:del>
    </w:p>
    <w:p w14:paraId="4ED00A14" w14:textId="68927C70" w:rsidR="004A0712" w:rsidRPr="00FE6672" w:rsidDel="00744304" w:rsidRDefault="004240D8">
      <w:pPr>
        <w:spacing w:before="240" w:after="40"/>
        <w:rPr>
          <w:del w:id="244" w:author="Emeson Santos" w:date="2019-08-16T10:00:00Z"/>
          <w:rFonts w:ascii="Times New Roman" w:eastAsia="Times New Roman" w:hAnsi="Times New Roman" w:cs="Times New Roman"/>
        </w:rPr>
      </w:pPr>
      <w:del w:id="245" w:author="Emeson Santos" w:date="2019-08-16T10:00:00Z">
        <w:r w:rsidRPr="00FE6672" w:rsidDel="00744304">
          <w:rPr>
            <w:rFonts w:ascii="Times New Roman" w:eastAsia="Times New Roman" w:hAnsi="Times New Roman" w:cs="Times New Roman"/>
          </w:rPr>
          <w:delText xml:space="preserve"> </w:delText>
        </w:r>
      </w:del>
    </w:p>
    <w:p w14:paraId="1E1F73FD" w14:textId="240F4E36" w:rsidR="004A0712" w:rsidRPr="00FE6672" w:rsidDel="00744304" w:rsidRDefault="004240D8">
      <w:pPr>
        <w:spacing w:before="240" w:after="40"/>
        <w:rPr>
          <w:del w:id="246" w:author="Emeson Santos" w:date="2019-08-16T10:00:00Z"/>
          <w:rFonts w:ascii="Times New Roman" w:eastAsia="Times New Roman" w:hAnsi="Times New Roman" w:cs="Times New Roman"/>
        </w:rPr>
      </w:pPr>
      <w:del w:id="247" w:author="Emeson Santos" w:date="2019-08-16T10:00:00Z">
        <w:r w:rsidRPr="00FE6672" w:rsidDel="00744304">
          <w:rPr>
            <w:rFonts w:ascii="Times New Roman" w:eastAsia="Times New Roman" w:hAnsi="Times New Roman" w:cs="Times New Roman"/>
          </w:rPr>
          <w:delText xml:space="preserve"> </w:delText>
        </w:r>
      </w:del>
    </w:p>
    <w:p w14:paraId="37B178C4" w14:textId="58824E8F" w:rsidR="004A0712" w:rsidRPr="00FE6672" w:rsidDel="00744304" w:rsidRDefault="004240D8">
      <w:pPr>
        <w:spacing w:before="240" w:after="40"/>
        <w:rPr>
          <w:del w:id="248" w:author="Emeson Santos" w:date="2019-08-16T10:00:00Z"/>
          <w:rFonts w:ascii="Times New Roman" w:eastAsia="Times New Roman" w:hAnsi="Times New Roman" w:cs="Times New Roman"/>
        </w:rPr>
      </w:pPr>
      <w:del w:id="249" w:author="Emeson Santos" w:date="2019-08-16T10:00:00Z">
        <w:r w:rsidRPr="00FE6672" w:rsidDel="00744304">
          <w:rPr>
            <w:rFonts w:ascii="Times New Roman" w:eastAsia="Times New Roman" w:hAnsi="Times New Roman" w:cs="Times New Roman"/>
          </w:rPr>
          <w:delText xml:space="preserve"> </w:delText>
        </w:r>
      </w:del>
    </w:p>
    <w:p w14:paraId="2E72D876" w14:textId="732A87BD" w:rsidR="004A0712" w:rsidRPr="00FE6672" w:rsidDel="00744304" w:rsidRDefault="004240D8">
      <w:pPr>
        <w:spacing w:before="240" w:after="40"/>
        <w:rPr>
          <w:del w:id="250" w:author="Emeson Santos" w:date="2019-08-16T10:00:00Z"/>
          <w:rFonts w:ascii="Times New Roman" w:eastAsia="Times New Roman" w:hAnsi="Times New Roman" w:cs="Times New Roman"/>
        </w:rPr>
      </w:pPr>
      <w:del w:id="251" w:author="Emeson Santos" w:date="2019-08-16T10:00:00Z">
        <w:r w:rsidRPr="00FE6672" w:rsidDel="00744304">
          <w:rPr>
            <w:rFonts w:ascii="Times New Roman" w:eastAsia="Times New Roman" w:hAnsi="Times New Roman" w:cs="Times New Roman"/>
          </w:rPr>
          <w:delText xml:space="preserve"> </w:delText>
        </w:r>
      </w:del>
    </w:p>
    <w:p w14:paraId="06E6F7DE" w14:textId="253B06BE" w:rsidR="004A0712" w:rsidRPr="00FE6672" w:rsidDel="00744304" w:rsidRDefault="004240D8">
      <w:pPr>
        <w:spacing w:before="240" w:after="40"/>
        <w:rPr>
          <w:del w:id="252" w:author="Emeson Santos" w:date="2019-08-16T10:00:00Z"/>
          <w:rFonts w:ascii="Times New Roman" w:eastAsia="Times New Roman" w:hAnsi="Times New Roman" w:cs="Times New Roman"/>
        </w:rPr>
      </w:pPr>
      <w:del w:id="253" w:author="Emeson Santos" w:date="2019-08-16T10:00:00Z">
        <w:r w:rsidRPr="00FE6672" w:rsidDel="00744304">
          <w:rPr>
            <w:rFonts w:ascii="Times New Roman" w:eastAsia="Times New Roman" w:hAnsi="Times New Roman" w:cs="Times New Roman"/>
          </w:rPr>
          <w:delText xml:space="preserve"> </w:delText>
        </w:r>
      </w:del>
    </w:p>
    <w:p w14:paraId="65BFC0AF" w14:textId="6195ED50" w:rsidR="004A0712" w:rsidRPr="00FE6672" w:rsidDel="00744304" w:rsidRDefault="004240D8">
      <w:pPr>
        <w:spacing w:before="240" w:after="40"/>
        <w:rPr>
          <w:del w:id="254" w:author="Emeson Santos" w:date="2019-08-16T10:00:00Z"/>
          <w:rFonts w:ascii="Times New Roman" w:eastAsia="Times New Roman" w:hAnsi="Times New Roman" w:cs="Times New Roman"/>
        </w:rPr>
      </w:pPr>
      <w:del w:id="255" w:author="Emeson Santos" w:date="2019-08-16T10:00:00Z">
        <w:r w:rsidRPr="00FE6672" w:rsidDel="00744304">
          <w:rPr>
            <w:rFonts w:ascii="Times New Roman" w:eastAsia="Times New Roman" w:hAnsi="Times New Roman" w:cs="Times New Roman"/>
          </w:rPr>
          <w:delText xml:space="preserve"> </w:delText>
        </w:r>
      </w:del>
    </w:p>
    <w:p w14:paraId="084FECE5" w14:textId="46CE49E3" w:rsidR="004A0712" w:rsidRPr="00FE6672" w:rsidDel="00744304" w:rsidRDefault="004240D8">
      <w:pPr>
        <w:spacing w:before="240" w:after="40"/>
        <w:rPr>
          <w:del w:id="256" w:author="Emeson Santos" w:date="2019-08-16T10:00:00Z"/>
          <w:rFonts w:ascii="Times New Roman" w:eastAsia="Times New Roman" w:hAnsi="Times New Roman" w:cs="Times New Roman"/>
        </w:rPr>
      </w:pPr>
      <w:del w:id="257" w:author="Emeson Santos" w:date="2019-08-16T10:00:00Z">
        <w:r w:rsidRPr="00FE6672" w:rsidDel="00744304">
          <w:rPr>
            <w:rFonts w:ascii="Times New Roman" w:eastAsia="Times New Roman" w:hAnsi="Times New Roman" w:cs="Times New Roman"/>
          </w:rPr>
          <w:delText xml:space="preserve"> </w:delText>
        </w:r>
      </w:del>
    </w:p>
    <w:p w14:paraId="7D3FAF35" w14:textId="4DA439D7" w:rsidR="004A0712" w:rsidRPr="00FE6672" w:rsidDel="00744304" w:rsidRDefault="004240D8">
      <w:pPr>
        <w:spacing w:before="240" w:after="40"/>
        <w:rPr>
          <w:del w:id="258" w:author="Emeson Santos" w:date="2019-08-16T10:00:00Z"/>
          <w:rFonts w:ascii="Times New Roman" w:eastAsia="Times New Roman" w:hAnsi="Times New Roman" w:cs="Times New Roman"/>
        </w:rPr>
      </w:pPr>
      <w:del w:id="259" w:author="Emeson Santos" w:date="2019-08-16T10:00:00Z">
        <w:r w:rsidRPr="00FE6672" w:rsidDel="00744304">
          <w:rPr>
            <w:rFonts w:ascii="Times New Roman" w:eastAsia="Times New Roman" w:hAnsi="Times New Roman" w:cs="Times New Roman"/>
          </w:rPr>
          <w:delText xml:space="preserve"> </w:delText>
        </w:r>
      </w:del>
    </w:p>
    <w:p w14:paraId="0F316FEE" w14:textId="66B17CDC" w:rsidR="004A0712" w:rsidRPr="00FE6672" w:rsidDel="00744304" w:rsidRDefault="004240D8">
      <w:pPr>
        <w:spacing w:before="240" w:after="40"/>
        <w:rPr>
          <w:del w:id="260" w:author="Emeson Santos" w:date="2019-08-16T10:00:00Z"/>
          <w:rFonts w:ascii="Times New Roman" w:eastAsia="Times New Roman" w:hAnsi="Times New Roman" w:cs="Times New Roman"/>
        </w:rPr>
      </w:pPr>
      <w:del w:id="261" w:author="Emeson Santos" w:date="2019-08-16T10:00:00Z">
        <w:r w:rsidRPr="00FE6672" w:rsidDel="00744304">
          <w:rPr>
            <w:rFonts w:ascii="Times New Roman" w:eastAsia="Times New Roman" w:hAnsi="Times New Roman" w:cs="Times New Roman"/>
          </w:rPr>
          <w:delText xml:space="preserve"> </w:delText>
        </w:r>
      </w:del>
    </w:p>
    <w:p w14:paraId="769FB1AF" w14:textId="780B78DE" w:rsidR="004A0712" w:rsidRPr="00FE6672" w:rsidDel="00744304" w:rsidRDefault="004240D8">
      <w:pPr>
        <w:spacing w:before="240" w:after="40"/>
        <w:rPr>
          <w:del w:id="262" w:author="Emeson Santos" w:date="2019-08-16T10:00:00Z"/>
          <w:rFonts w:ascii="Times New Roman" w:eastAsia="Times New Roman" w:hAnsi="Times New Roman" w:cs="Times New Roman"/>
        </w:rPr>
      </w:pPr>
      <w:del w:id="263" w:author="Emeson Santos" w:date="2019-08-16T10:00:00Z">
        <w:r w:rsidRPr="00FE6672" w:rsidDel="00744304">
          <w:rPr>
            <w:rFonts w:ascii="Times New Roman" w:eastAsia="Times New Roman" w:hAnsi="Times New Roman" w:cs="Times New Roman"/>
          </w:rPr>
          <w:delText xml:space="preserve"> </w:delText>
        </w:r>
      </w:del>
    </w:p>
    <w:p w14:paraId="67707790"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Dedico</w:t>
      </w:r>
    </w:p>
    <w:p w14:paraId="60A7CC37"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0525251"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A [NOME(S)] (Opcional).</w:t>
      </w:r>
    </w:p>
    <w:p w14:paraId="112CBC54"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 xml:space="preserve"> </w:t>
      </w:r>
    </w:p>
    <w:p w14:paraId="10D809DC" w14:textId="77777777" w:rsidR="00D4053E" w:rsidRDefault="00D4053E">
      <w:pPr>
        <w:spacing w:before="240" w:after="40"/>
        <w:rPr>
          <w:ins w:id="264" w:author="Emeson Santos" w:date="2019-08-16T10:02:00Z"/>
          <w:rFonts w:ascii="Times New Roman" w:eastAsia="Times New Roman" w:hAnsi="Times New Roman" w:cs="Times New Roman"/>
        </w:rPr>
      </w:pPr>
    </w:p>
    <w:p w14:paraId="332815E8" w14:textId="77777777" w:rsidR="00D4053E" w:rsidRDefault="00D4053E">
      <w:pPr>
        <w:spacing w:before="240" w:after="40"/>
        <w:rPr>
          <w:ins w:id="265" w:author="Emeson Santos" w:date="2019-08-16T10:02:00Z"/>
          <w:rFonts w:ascii="Times New Roman" w:eastAsia="Times New Roman" w:hAnsi="Times New Roman" w:cs="Times New Roman"/>
        </w:rPr>
      </w:pPr>
    </w:p>
    <w:p w14:paraId="78080E3C" w14:textId="77777777" w:rsidR="00D4053E" w:rsidRDefault="00D4053E">
      <w:pPr>
        <w:spacing w:before="240" w:after="40"/>
        <w:rPr>
          <w:ins w:id="266" w:author="Emeson Santos" w:date="2019-08-16T10:02:00Z"/>
          <w:rFonts w:ascii="Times New Roman" w:eastAsia="Times New Roman" w:hAnsi="Times New Roman" w:cs="Times New Roman"/>
        </w:rPr>
      </w:pPr>
    </w:p>
    <w:p w14:paraId="578F7F5F" w14:textId="77777777" w:rsidR="00D4053E" w:rsidRDefault="00D4053E">
      <w:pPr>
        <w:spacing w:before="240" w:after="40"/>
        <w:rPr>
          <w:ins w:id="267" w:author="Emeson Santos" w:date="2019-08-16T10:02:00Z"/>
          <w:rFonts w:ascii="Times New Roman" w:eastAsia="Times New Roman" w:hAnsi="Times New Roman" w:cs="Times New Roman"/>
        </w:rPr>
      </w:pPr>
    </w:p>
    <w:p w14:paraId="6AE52064" w14:textId="77777777" w:rsidR="00D4053E" w:rsidRDefault="00D4053E">
      <w:pPr>
        <w:spacing w:before="240" w:after="40"/>
        <w:rPr>
          <w:ins w:id="268" w:author="Emeson Santos" w:date="2019-08-16T10:02:00Z"/>
          <w:rFonts w:ascii="Times New Roman" w:eastAsia="Times New Roman" w:hAnsi="Times New Roman" w:cs="Times New Roman"/>
        </w:rPr>
      </w:pPr>
    </w:p>
    <w:p w14:paraId="0F73DF06" w14:textId="77777777" w:rsidR="00D4053E" w:rsidRDefault="00D4053E">
      <w:pPr>
        <w:spacing w:before="240" w:after="40"/>
        <w:rPr>
          <w:ins w:id="269" w:author="Emeson Santos" w:date="2019-08-16T10:02:00Z"/>
          <w:rFonts w:ascii="Times New Roman" w:eastAsia="Times New Roman" w:hAnsi="Times New Roman" w:cs="Times New Roman"/>
        </w:rPr>
      </w:pPr>
    </w:p>
    <w:p w14:paraId="056C080C" w14:textId="77777777" w:rsidR="00D4053E" w:rsidRDefault="00D4053E">
      <w:pPr>
        <w:spacing w:before="240" w:after="40"/>
        <w:rPr>
          <w:ins w:id="270" w:author="Emeson Santos" w:date="2019-08-16T10:02:00Z"/>
          <w:rFonts w:ascii="Times New Roman" w:eastAsia="Times New Roman" w:hAnsi="Times New Roman" w:cs="Times New Roman"/>
        </w:rPr>
      </w:pPr>
    </w:p>
    <w:p w14:paraId="133040F8" w14:textId="77777777" w:rsidR="00D4053E" w:rsidRDefault="00D4053E">
      <w:pPr>
        <w:spacing w:before="240" w:after="40"/>
        <w:rPr>
          <w:ins w:id="271" w:author="Emeson Santos" w:date="2019-08-16T10:02:00Z"/>
          <w:rFonts w:ascii="Times New Roman" w:eastAsia="Times New Roman" w:hAnsi="Times New Roman" w:cs="Times New Roman"/>
        </w:rPr>
      </w:pPr>
    </w:p>
    <w:p w14:paraId="522207DE" w14:textId="77777777" w:rsidR="00D4053E" w:rsidRDefault="00D4053E">
      <w:pPr>
        <w:spacing w:before="240" w:after="40"/>
        <w:rPr>
          <w:ins w:id="272" w:author="Emeson Santos" w:date="2019-08-16T10:02:00Z"/>
          <w:rFonts w:ascii="Times New Roman" w:eastAsia="Times New Roman" w:hAnsi="Times New Roman" w:cs="Times New Roman"/>
        </w:rPr>
      </w:pPr>
    </w:p>
    <w:p w14:paraId="28B56C65" w14:textId="77777777" w:rsidR="00D4053E" w:rsidRDefault="00D4053E">
      <w:pPr>
        <w:spacing w:before="240" w:after="40"/>
        <w:rPr>
          <w:ins w:id="273" w:author="Emeson Santos" w:date="2019-08-16T10:02:00Z"/>
          <w:rFonts w:ascii="Times New Roman" w:eastAsia="Times New Roman" w:hAnsi="Times New Roman" w:cs="Times New Roman"/>
        </w:rPr>
      </w:pPr>
    </w:p>
    <w:p w14:paraId="12A8BBB5" w14:textId="77777777" w:rsidR="00D4053E" w:rsidRDefault="00D4053E">
      <w:pPr>
        <w:spacing w:before="240" w:after="40"/>
        <w:rPr>
          <w:ins w:id="274" w:author="Emeson Santos" w:date="2019-08-16T10:02:00Z"/>
          <w:rFonts w:ascii="Times New Roman" w:eastAsia="Times New Roman" w:hAnsi="Times New Roman" w:cs="Times New Roman"/>
        </w:rPr>
      </w:pPr>
    </w:p>
    <w:p w14:paraId="2196CA05" w14:textId="77777777" w:rsidR="00D4053E" w:rsidRDefault="00D4053E">
      <w:pPr>
        <w:spacing w:before="240" w:after="40"/>
        <w:rPr>
          <w:ins w:id="275" w:author="Emeson Santos" w:date="2019-08-16T10:02:00Z"/>
          <w:rFonts w:ascii="Times New Roman" w:eastAsia="Times New Roman" w:hAnsi="Times New Roman" w:cs="Times New Roman"/>
        </w:rPr>
      </w:pPr>
    </w:p>
    <w:p w14:paraId="576DE617" w14:textId="77777777" w:rsidR="00D4053E" w:rsidRDefault="00D4053E">
      <w:pPr>
        <w:spacing w:before="240" w:after="40"/>
        <w:rPr>
          <w:ins w:id="276" w:author="Emeson Santos" w:date="2019-08-16T10:02:00Z"/>
          <w:rFonts w:ascii="Times New Roman" w:eastAsia="Times New Roman" w:hAnsi="Times New Roman" w:cs="Times New Roman"/>
        </w:rPr>
      </w:pPr>
    </w:p>
    <w:p w14:paraId="3C5CCD7A" w14:textId="77777777" w:rsidR="00D4053E" w:rsidRDefault="00D4053E">
      <w:pPr>
        <w:spacing w:before="240" w:after="40"/>
        <w:rPr>
          <w:ins w:id="277" w:author="Emeson Santos" w:date="2019-08-16T10:02:00Z"/>
          <w:rFonts w:ascii="Times New Roman" w:eastAsia="Times New Roman" w:hAnsi="Times New Roman" w:cs="Times New Roman"/>
        </w:rPr>
      </w:pPr>
    </w:p>
    <w:p w14:paraId="6DAA5C53" w14:textId="77777777" w:rsidR="00D4053E" w:rsidRDefault="00D4053E">
      <w:pPr>
        <w:spacing w:before="240" w:after="40"/>
        <w:rPr>
          <w:ins w:id="278" w:author="Emeson Santos" w:date="2019-08-16T10:02:00Z"/>
          <w:rFonts w:ascii="Times New Roman" w:eastAsia="Times New Roman" w:hAnsi="Times New Roman" w:cs="Times New Roman"/>
        </w:rPr>
      </w:pPr>
    </w:p>
    <w:p w14:paraId="3E0B27CA" w14:textId="77777777" w:rsidR="00D4053E" w:rsidRDefault="00D4053E">
      <w:pPr>
        <w:spacing w:before="240" w:after="40"/>
        <w:rPr>
          <w:ins w:id="279" w:author="Emeson Santos" w:date="2019-08-16T10:02:00Z"/>
          <w:rFonts w:ascii="Times New Roman" w:eastAsia="Times New Roman" w:hAnsi="Times New Roman" w:cs="Times New Roman"/>
        </w:rPr>
      </w:pPr>
    </w:p>
    <w:p w14:paraId="6BBB2051" w14:textId="77777777" w:rsidR="00D4053E" w:rsidRDefault="00D4053E">
      <w:pPr>
        <w:spacing w:before="240" w:after="40"/>
        <w:rPr>
          <w:ins w:id="280" w:author="Emeson Santos" w:date="2019-08-16T10:02:00Z"/>
          <w:rFonts w:ascii="Times New Roman" w:eastAsia="Times New Roman" w:hAnsi="Times New Roman" w:cs="Times New Roman"/>
        </w:rPr>
      </w:pPr>
    </w:p>
    <w:p w14:paraId="48B783D2" w14:textId="77777777" w:rsidR="00D4053E" w:rsidRDefault="00D4053E">
      <w:pPr>
        <w:spacing w:before="240" w:after="40"/>
        <w:rPr>
          <w:ins w:id="281" w:author="Emeson Santos" w:date="2019-08-16T10:02:00Z"/>
          <w:rFonts w:ascii="Times New Roman" w:eastAsia="Times New Roman" w:hAnsi="Times New Roman" w:cs="Times New Roman"/>
        </w:rPr>
      </w:pPr>
    </w:p>
    <w:p w14:paraId="61496FF5" w14:textId="77777777" w:rsidR="00D4053E" w:rsidRDefault="00D4053E">
      <w:pPr>
        <w:spacing w:before="240" w:after="40"/>
        <w:rPr>
          <w:ins w:id="282" w:author="Emeson Santos" w:date="2019-08-16T10:02:00Z"/>
          <w:rFonts w:ascii="Times New Roman" w:eastAsia="Times New Roman" w:hAnsi="Times New Roman" w:cs="Times New Roman"/>
        </w:rPr>
      </w:pPr>
    </w:p>
    <w:p w14:paraId="44DE67F9" w14:textId="77777777" w:rsidR="00D4053E" w:rsidRDefault="00D4053E">
      <w:pPr>
        <w:spacing w:before="240" w:after="40"/>
        <w:rPr>
          <w:ins w:id="283" w:author="Emeson Santos" w:date="2019-08-16T10:02:00Z"/>
          <w:rFonts w:ascii="Times New Roman" w:eastAsia="Times New Roman" w:hAnsi="Times New Roman" w:cs="Times New Roman"/>
        </w:rPr>
      </w:pPr>
    </w:p>
    <w:p w14:paraId="0CC9EFB0" w14:textId="77777777" w:rsidR="00D4053E" w:rsidRDefault="00D4053E">
      <w:pPr>
        <w:spacing w:before="240" w:after="40"/>
        <w:rPr>
          <w:ins w:id="284" w:author="Emeson Santos" w:date="2019-08-16T10:02:00Z"/>
          <w:rFonts w:ascii="Times New Roman" w:eastAsia="Times New Roman" w:hAnsi="Times New Roman" w:cs="Times New Roman"/>
        </w:rPr>
      </w:pPr>
    </w:p>
    <w:p w14:paraId="390E806D" w14:textId="77777777" w:rsidR="00D4053E" w:rsidRDefault="00D4053E">
      <w:pPr>
        <w:spacing w:before="240" w:after="40"/>
        <w:rPr>
          <w:ins w:id="285" w:author="Emeson Santos" w:date="2019-08-16T10:02:00Z"/>
          <w:rFonts w:ascii="Times New Roman" w:eastAsia="Times New Roman" w:hAnsi="Times New Roman" w:cs="Times New Roman"/>
        </w:rPr>
      </w:pPr>
    </w:p>
    <w:p w14:paraId="4A4C5098" w14:textId="77777777" w:rsidR="00D4053E" w:rsidRDefault="00D4053E">
      <w:pPr>
        <w:spacing w:before="240" w:after="40"/>
        <w:rPr>
          <w:ins w:id="286" w:author="Emeson Santos" w:date="2019-08-16T10:02:00Z"/>
          <w:rFonts w:ascii="Times New Roman" w:eastAsia="Times New Roman" w:hAnsi="Times New Roman" w:cs="Times New Roman"/>
        </w:rPr>
      </w:pPr>
    </w:p>
    <w:p w14:paraId="1C043397" w14:textId="77777777" w:rsidR="00D4053E" w:rsidRDefault="00D4053E">
      <w:pPr>
        <w:spacing w:before="240" w:after="40"/>
        <w:rPr>
          <w:ins w:id="287" w:author="Emeson Santos" w:date="2019-08-16T10:02:00Z"/>
          <w:rFonts w:ascii="Times New Roman" w:eastAsia="Times New Roman" w:hAnsi="Times New Roman" w:cs="Times New Roman"/>
        </w:rPr>
      </w:pPr>
    </w:p>
    <w:p w14:paraId="7C41A041" w14:textId="6CBCA49E"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lastRenderedPageBreak/>
        <w:t>AGRADECIMENTOS (Opcional)</w:t>
      </w:r>
    </w:p>
    <w:p w14:paraId="7CADD139"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3408267"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4CD76549"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Ao ...</w:t>
      </w:r>
    </w:p>
    <w:p w14:paraId="7E558060"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12AE16E"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A ...</w:t>
      </w:r>
    </w:p>
    <w:p w14:paraId="55170ADB"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00861DA"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C9ED06D"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43AE8C30"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1A44D5D2" w14:textId="77777777" w:rsidR="004A0712" w:rsidRPr="00FE6672" w:rsidRDefault="004A0712">
      <w:pPr>
        <w:spacing w:line="360" w:lineRule="auto"/>
        <w:rPr>
          <w:rFonts w:ascii="Times New Roman" w:eastAsia="Times New Roman" w:hAnsi="Times New Roman" w:cs="Times New Roman"/>
          <w:b/>
          <w:sz w:val="32"/>
          <w:szCs w:val="32"/>
        </w:rPr>
      </w:pPr>
    </w:p>
    <w:p w14:paraId="5DCB9E99"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7902E18"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14538BF"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79EABAF"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1D2D5089"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E776A43"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6348C04"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58EC6312"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FA19FD9"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67E40C3"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4877FA2"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D38615D"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6FBFBC3"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BF62C8C"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E17E65B"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5ECEF52"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4DA61AD1"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85FB1B1"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lastRenderedPageBreak/>
        <w:t xml:space="preserve"> </w:t>
      </w:r>
    </w:p>
    <w:p w14:paraId="0A30D77A"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EC726AF"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923C65E"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C7DBFDE"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F367892"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7BC5979" w14:textId="77777777" w:rsidR="004A0712" w:rsidRPr="00FE6672" w:rsidRDefault="004240D8">
      <w:pPr>
        <w:spacing w:before="240" w:after="40"/>
        <w:rPr>
          <w:rFonts w:ascii="Times New Roman" w:eastAsia="Times New Roman" w:hAnsi="Times New Roman" w:cs="Times New Roman"/>
          <w:color w:val="FF0000"/>
        </w:rPr>
      </w:pPr>
      <w:commentRangeStart w:id="288"/>
      <w:r w:rsidRPr="00FE6672">
        <w:rPr>
          <w:rFonts w:ascii="Times New Roman" w:eastAsia="Times New Roman" w:hAnsi="Times New Roman" w:cs="Times New Roman"/>
          <w:color w:val="FF0000"/>
        </w:rPr>
        <w:t>Epígrafe</w:t>
      </w:r>
    </w:p>
    <w:p w14:paraId="7FC14807" w14:textId="77777777" w:rsidR="004A0712" w:rsidRPr="00FE6672" w:rsidRDefault="004240D8">
      <w:pPr>
        <w:jc w:val="right"/>
        <w:rPr>
          <w:rFonts w:ascii="Times New Roman" w:eastAsia="Times New Roman" w:hAnsi="Times New Roman" w:cs="Times New Roman"/>
          <w:i/>
          <w:color w:val="FF0000"/>
        </w:rPr>
      </w:pPr>
      <w:r w:rsidRPr="00FE6672">
        <w:rPr>
          <w:rFonts w:ascii="Times New Roman" w:eastAsia="Times New Roman" w:hAnsi="Times New Roman" w:cs="Times New Roman"/>
          <w:i/>
          <w:color w:val="FF0000"/>
        </w:rPr>
        <w:t>“[Frase, verso, dito ou menção]”</w:t>
      </w:r>
    </w:p>
    <w:p w14:paraId="34F522EA" w14:textId="77777777" w:rsidR="004A0712" w:rsidRPr="00FE6672" w:rsidRDefault="004240D8">
      <w:pPr>
        <w:jc w:val="right"/>
        <w:rPr>
          <w:rFonts w:ascii="Times New Roman" w:eastAsia="Times New Roman" w:hAnsi="Times New Roman" w:cs="Times New Roman"/>
          <w:i/>
          <w:color w:val="FF0000"/>
        </w:rPr>
      </w:pPr>
      <w:r w:rsidRPr="00FE6672">
        <w:rPr>
          <w:rFonts w:ascii="Times New Roman" w:eastAsia="Times New Roman" w:hAnsi="Times New Roman" w:cs="Times New Roman"/>
          <w:i/>
          <w:color w:val="FF0000"/>
        </w:rPr>
        <w:t>([AUTOR])</w:t>
      </w:r>
    </w:p>
    <w:p w14:paraId="3B4933EA" w14:textId="77777777" w:rsidR="004A0712" w:rsidRPr="00FE6672" w:rsidRDefault="004240D8">
      <w:pPr>
        <w:jc w:val="right"/>
        <w:rPr>
          <w:rFonts w:ascii="Times New Roman" w:eastAsia="Times New Roman" w:hAnsi="Times New Roman" w:cs="Times New Roman"/>
          <w:i/>
          <w:color w:val="FF0000"/>
        </w:rPr>
      </w:pPr>
      <w:r w:rsidRPr="00FE6672">
        <w:rPr>
          <w:rFonts w:ascii="Times New Roman" w:eastAsia="Times New Roman" w:hAnsi="Times New Roman" w:cs="Times New Roman"/>
          <w:i/>
          <w:color w:val="FF0000"/>
        </w:rPr>
        <w:t>(</w:t>
      </w:r>
      <w:r w:rsidRPr="00FE6672">
        <w:rPr>
          <w:rFonts w:ascii="Times New Roman" w:eastAsia="Times New Roman" w:hAnsi="Times New Roman" w:cs="Times New Roman"/>
          <w:color w:val="FF0000"/>
        </w:rPr>
        <w:t>Opcional</w:t>
      </w:r>
      <w:r w:rsidRPr="00FE6672">
        <w:rPr>
          <w:rFonts w:ascii="Times New Roman" w:eastAsia="Times New Roman" w:hAnsi="Times New Roman" w:cs="Times New Roman"/>
          <w:i/>
          <w:color w:val="FF0000"/>
        </w:rPr>
        <w:t>)</w:t>
      </w:r>
    </w:p>
    <w:p w14:paraId="025967BC" w14:textId="77777777" w:rsidR="004A0712" w:rsidRPr="00FE6672" w:rsidRDefault="004240D8">
      <w:pPr>
        <w:ind w:right="400"/>
        <w:rPr>
          <w:rFonts w:ascii="Times New Roman" w:eastAsia="Times New Roman" w:hAnsi="Times New Roman" w:cs="Times New Roman"/>
          <w:color w:val="FF0000"/>
          <w:sz w:val="18"/>
          <w:szCs w:val="18"/>
        </w:rPr>
      </w:pPr>
      <w:r w:rsidRPr="00FE6672">
        <w:rPr>
          <w:rFonts w:ascii="Times New Roman" w:eastAsia="Times New Roman" w:hAnsi="Times New Roman" w:cs="Times New Roman"/>
          <w:color w:val="FF0000"/>
          <w:sz w:val="18"/>
          <w:szCs w:val="18"/>
        </w:rPr>
        <w:t xml:space="preserve"> </w:t>
      </w:r>
    </w:p>
    <w:p w14:paraId="3AED54F7" w14:textId="77777777" w:rsidR="004A0712" w:rsidRPr="00FE6672" w:rsidRDefault="004240D8">
      <w:pPr>
        <w:spacing w:line="360" w:lineRule="auto"/>
        <w:ind w:right="400"/>
        <w:jc w:val="both"/>
        <w:rPr>
          <w:rFonts w:ascii="Times New Roman" w:eastAsia="Times New Roman" w:hAnsi="Times New Roman" w:cs="Times New Roman"/>
          <w:color w:val="FF0000"/>
        </w:rPr>
      </w:pPr>
      <w:r w:rsidRPr="00FE6672">
        <w:rPr>
          <w:rFonts w:ascii="Times New Roman" w:eastAsia="Times New Roman" w:hAnsi="Times New Roman" w:cs="Times New Roman"/>
          <w:color w:val="FF0000"/>
        </w:rPr>
        <w:t xml:space="preserve">SOBRENOME, Nome. </w:t>
      </w:r>
      <w:r w:rsidRPr="00FE6672">
        <w:rPr>
          <w:rFonts w:ascii="Times New Roman" w:eastAsia="Times New Roman" w:hAnsi="Times New Roman" w:cs="Times New Roman"/>
          <w:b/>
          <w:color w:val="FF0000"/>
        </w:rPr>
        <w:t>Título do trabalho em negrito</w:t>
      </w:r>
      <w:r w:rsidRPr="00FE6672">
        <w:rPr>
          <w:rFonts w:ascii="Times New Roman" w:eastAsia="Times New Roman" w:hAnsi="Times New Roman" w:cs="Times New Roman"/>
          <w:color w:val="FF0000"/>
        </w:rPr>
        <w:t>: subtítulo (se houver, depois de dois pontos). Ano. Trabalho de Conclusão de Curso – Curso de [NOME DO CURSO], Departamento de Sistemas de Informação, Universidade Federal de Sergipe, Itabaiana, Ano.</w:t>
      </w:r>
      <w:commentRangeEnd w:id="288"/>
      <w:r w:rsidR="00535D8C" w:rsidRPr="00FE6672">
        <w:rPr>
          <w:rStyle w:val="Refdecomentrio"/>
          <w:rFonts w:ascii="Times New Roman" w:hAnsi="Times New Roman" w:cs="Times New Roman"/>
        </w:rPr>
        <w:commentReference w:id="288"/>
      </w:r>
    </w:p>
    <w:p w14:paraId="3DE14E04" w14:textId="77777777" w:rsidR="004A0712" w:rsidRPr="00FE6672" w:rsidRDefault="004240D8">
      <w:pPr>
        <w:spacing w:line="360" w:lineRule="auto"/>
        <w:jc w:val="both"/>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77AC879"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C697558" w14:textId="77777777" w:rsidR="004A0712" w:rsidRPr="00FE6672" w:rsidRDefault="004240D8">
      <w:pPr>
        <w:spacing w:before="28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44C76AF7" w14:textId="77777777" w:rsidR="004A0712" w:rsidRPr="00FE6672" w:rsidRDefault="004240D8">
      <w:pPr>
        <w:spacing w:before="28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15F4FD6" w14:textId="77777777" w:rsidR="004A0712" w:rsidRPr="00FE6672" w:rsidRDefault="004240D8">
      <w:pPr>
        <w:spacing w:before="28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08690DF" w14:textId="77777777" w:rsidR="004A0712" w:rsidRPr="00FE6672" w:rsidRDefault="004240D8">
      <w:pPr>
        <w:spacing w:before="280"/>
        <w:rPr>
          <w:rFonts w:ascii="Times New Roman" w:eastAsia="Times New Roman" w:hAnsi="Times New Roman" w:cs="Times New Roman"/>
        </w:rPr>
      </w:pPr>
      <w:r w:rsidRPr="00FE6672">
        <w:rPr>
          <w:rFonts w:ascii="Times New Roman" w:eastAsia="Times New Roman" w:hAnsi="Times New Roman" w:cs="Times New Roman"/>
        </w:rPr>
        <w:t>RESUMO</w:t>
      </w:r>
    </w:p>
    <w:p w14:paraId="35708378"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8705EDF" w14:textId="77777777" w:rsidR="004A0712" w:rsidRPr="00FE6672" w:rsidRDefault="004240D8">
      <w:pPr>
        <w:spacing w:line="360" w:lineRule="auto"/>
        <w:jc w:val="center"/>
        <w:rPr>
          <w:rFonts w:ascii="Times New Roman" w:eastAsia="Times New Roman" w:hAnsi="Times New Roman" w:cs="Times New Roman"/>
        </w:rPr>
      </w:pPr>
      <w:r w:rsidRPr="00FE6672">
        <w:rPr>
          <w:rFonts w:ascii="Times New Roman" w:eastAsia="Times New Roman" w:hAnsi="Times New Roman" w:cs="Times New Roman"/>
        </w:rPr>
        <w:t xml:space="preserve"> </w:t>
      </w:r>
    </w:p>
    <w:p w14:paraId="49F46767" w14:textId="77777777" w:rsidR="004A0712" w:rsidRPr="00FE6672" w:rsidRDefault="004240D8">
      <w:pPr>
        <w:spacing w:line="360" w:lineRule="auto"/>
        <w:ind w:right="400"/>
        <w:jc w:val="both"/>
        <w:rPr>
          <w:rFonts w:ascii="Times New Roman" w:eastAsia="Times New Roman" w:hAnsi="Times New Roman" w:cs="Times New Roman"/>
          <w:i/>
        </w:rPr>
      </w:pPr>
      <w:r w:rsidRPr="00FE6672">
        <w:rPr>
          <w:rFonts w:ascii="Times New Roman" w:eastAsia="Times New Roman" w:hAnsi="Times New Roman" w:cs="Times New Roman"/>
          <w:i/>
        </w:rPr>
        <w:t>O texto do resumo deve conter, no máximo, 500 palavras. Deve ser apresentado em um único parágrafo (americano), com espaçamento simples entre as linhas, alinhamento justificado e em itálico. A primeira frase deve ser significativa, explicando o tema principal do documento. Deve-se usar o verbo na voz ativa e na terceira pessoal do singular. Deve ser informativo, e não apenas indicativo, ou seja, deve apresentar as principais informações que serão veiculadas pelo texto. Deve ser um novo texto, e não apenas uma colagem de fragmentos do texto que será apresentado em seguida. O resumo não pode conter informação que não esteja também contida no corpo do texto. Deve ser acompanhado da indicação de palavras-chaves (no máximo 5), pelas quais o texto será indexado.</w:t>
      </w:r>
    </w:p>
    <w:p w14:paraId="402FC4D1"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39E5D12" w14:textId="77777777" w:rsidR="004A0712" w:rsidRPr="00FE6672" w:rsidRDefault="004240D8">
      <w:pPr>
        <w:spacing w:after="8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D653887" w14:textId="77777777" w:rsidR="004A0712" w:rsidRPr="00FE6672" w:rsidRDefault="004240D8">
      <w:pPr>
        <w:spacing w:after="80"/>
        <w:rPr>
          <w:rFonts w:ascii="Times New Roman" w:eastAsia="Times New Roman" w:hAnsi="Times New Roman" w:cs="Times New Roman"/>
        </w:rPr>
      </w:pPr>
      <w:r w:rsidRPr="00FE6672">
        <w:rPr>
          <w:rFonts w:ascii="Times New Roman" w:eastAsia="Times New Roman" w:hAnsi="Times New Roman" w:cs="Times New Roman"/>
          <w:b/>
        </w:rPr>
        <w:lastRenderedPageBreak/>
        <w:t xml:space="preserve">Palavras-chave: </w:t>
      </w:r>
      <w:r w:rsidRPr="00FE6672">
        <w:rPr>
          <w:rFonts w:ascii="Times New Roman" w:eastAsia="Times New Roman" w:hAnsi="Times New Roman" w:cs="Times New Roman"/>
        </w:rPr>
        <w:t>Palavra A. Palavra B. Palavra C.</w:t>
      </w:r>
    </w:p>
    <w:p w14:paraId="5F368DB3"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4AE6F334"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190CF04E"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06B8EB8" w14:textId="77777777" w:rsidR="004A0712" w:rsidRPr="00FE6672" w:rsidRDefault="004A0712">
      <w:pPr>
        <w:spacing w:line="360" w:lineRule="auto"/>
        <w:rPr>
          <w:rFonts w:ascii="Times New Roman" w:eastAsia="Times New Roman" w:hAnsi="Times New Roman" w:cs="Times New Roman"/>
          <w:sz w:val="24"/>
          <w:szCs w:val="24"/>
        </w:rPr>
      </w:pPr>
    </w:p>
    <w:p w14:paraId="594EED07"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43E80A9F"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7EC50E0"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FE7766A"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DB6C6ED"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17FA6D35"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D3C4E83"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D9CE3A4"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56D5BB5B"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0817569" w14:textId="77777777" w:rsidR="004A0712" w:rsidRPr="00FE6672" w:rsidRDefault="004240D8">
      <w:pPr>
        <w:spacing w:before="280"/>
        <w:rPr>
          <w:rFonts w:ascii="Times New Roman" w:eastAsia="Times New Roman" w:hAnsi="Times New Roman" w:cs="Times New Roman"/>
        </w:rPr>
      </w:pPr>
      <w:r w:rsidRPr="00FE6672">
        <w:rPr>
          <w:rFonts w:ascii="Times New Roman" w:eastAsia="Times New Roman" w:hAnsi="Times New Roman" w:cs="Times New Roman"/>
        </w:rPr>
        <w:t>ABSTRACT</w:t>
      </w:r>
    </w:p>
    <w:p w14:paraId="618237CD" w14:textId="77777777" w:rsidR="004A0712" w:rsidRPr="00FE6672" w:rsidRDefault="004240D8">
      <w:pPr>
        <w:spacing w:line="360" w:lineRule="auto"/>
        <w:jc w:val="center"/>
        <w:rPr>
          <w:rFonts w:ascii="Times New Roman" w:eastAsia="Times New Roman" w:hAnsi="Times New Roman" w:cs="Times New Roman"/>
        </w:rPr>
      </w:pPr>
      <w:r w:rsidRPr="00FE6672">
        <w:rPr>
          <w:rFonts w:ascii="Times New Roman" w:eastAsia="Times New Roman" w:hAnsi="Times New Roman" w:cs="Times New Roman"/>
        </w:rPr>
        <w:t xml:space="preserve"> </w:t>
      </w:r>
    </w:p>
    <w:p w14:paraId="5BA39A93" w14:textId="77777777" w:rsidR="004A0712" w:rsidRPr="00FE6672" w:rsidRDefault="004240D8">
      <w:pPr>
        <w:spacing w:line="360" w:lineRule="auto"/>
        <w:jc w:val="center"/>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E6DD0D8" w14:textId="77777777" w:rsidR="004A0712" w:rsidRPr="00FE6672" w:rsidRDefault="004240D8">
      <w:pPr>
        <w:spacing w:line="360" w:lineRule="auto"/>
        <w:ind w:right="400"/>
        <w:jc w:val="both"/>
        <w:rPr>
          <w:rFonts w:ascii="Times New Roman" w:eastAsia="Times New Roman" w:hAnsi="Times New Roman" w:cs="Times New Roman"/>
          <w:i/>
        </w:rPr>
      </w:pPr>
      <w:r w:rsidRPr="00FE6672">
        <w:rPr>
          <w:rFonts w:ascii="Times New Roman" w:eastAsia="Times New Roman" w:hAnsi="Times New Roman" w:cs="Times New Roman"/>
          <w:i/>
        </w:rPr>
        <w:t>Trata-se da tradução do resumo para a língua inglesa. Deve ser o mais próximo possível da versão em língua portuguesa, ou seja, não deve conter informação que não tenha sido também incluída no resumo em português, e não deve deixar de incluir informações ali expressas. Também deve vir em itálico e não pode ultrapassar 500 palavras. Deve ser acompanhado da tradução das palavras-chave para o inglês.</w:t>
      </w:r>
    </w:p>
    <w:p w14:paraId="45F1C755"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778F20D" w14:textId="77777777" w:rsidR="004A0712" w:rsidRPr="00FE6672" w:rsidRDefault="004240D8">
      <w:pPr>
        <w:spacing w:line="360" w:lineRule="auto"/>
        <w:rPr>
          <w:rFonts w:ascii="Times New Roman" w:eastAsia="Times New Roman" w:hAnsi="Times New Roman" w:cs="Times New Roman"/>
          <w:i/>
          <w:lang w:val="en-US"/>
        </w:rPr>
      </w:pPr>
      <w:r w:rsidRPr="00FE6672">
        <w:rPr>
          <w:rFonts w:ascii="Times New Roman" w:eastAsia="Times New Roman" w:hAnsi="Times New Roman" w:cs="Times New Roman"/>
          <w:b/>
          <w:i/>
          <w:lang w:val="en-US"/>
        </w:rPr>
        <w:t>Key-words:</w:t>
      </w:r>
      <w:r w:rsidRPr="00FE6672">
        <w:rPr>
          <w:rFonts w:ascii="Times New Roman" w:eastAsia="Times New Roman" w:hAnsi="Times New Roman" w:cs="Times New Roman"/>
          <w:i/>
          <w:lang w:val="en-US"/>
        </w:rPr>
        <w:t xml:space="preserve"> Word A. Word B. Word C.</w:t>
      </w:r>
    </w:p>
    <w:p w14:paraId="25EAC553" w14:textId="77777777" w:rsidR="004A0712" w:rsidRPr="00FE6672" w:rsidRDefault="004A0712">
      <w:pPr>
        <w:spacing w:line="360" w:lineRule="auto"/>
        <w:rPr>
          <w:rFonts w:ascii="Times New Roman" w:eastAsia="Times New Roman" w:hAnsi="Times New Roman" w:cs="Times New Roman"/>
          <w:sz w:val="24"/>
          <w:szCs w:val="24"/>
          <w:lang w:val="en-US"/>
        </w:rPr>
      </w:pPr>
    </w:p>
    <w:p w14:paraId="555F222B" w14:textId="77777777" w:rsidR="00BC5077" w:rsidRDefault="00BC5077">
      <w:pPr>
        <w:spacing w:line="360" w:lineRule="auto"/>
        <w:jc w:val="center"/>
        <w:rPr>
          <w:ins w:id="289" w:author="Emeson Santos" w:date="2019-08-16T10:03:00Z"/>
          <w:rFonts w:ascii="Times New Roman" w:eastAsia="Times New Roman" w:hAnsi="Times New Roman" w:cs="Times New Roman"/>
          <w:b/>
          <w:sz w:val="28"/>
          <w:szCs w:val="28"/>
        </w:rPr>
      </w:pPr>
    </w:p>
    <w:p w14:paraId="6F003DB1" w14:textId="77777777" w:rsidR="00BC5077" w:rsidRDefault="00BC5077">
      <w:pPr>
        <w:spacing w:line="360" w:lineRule="auto"/>
        <w:jc w:val="center"/>
        <w:rPr>
          <w:ins w:id="290" w:author="Emeson Santos" w:date="2019-08-16T10:03:00Z"/>
          <w:rFonts w:ascii="Times New Roman" w:eastAsia="Times New Roman" w:hAnsi="Times New Roman" w:cs="Times New Roman"/>
          <w:b/>
          <w:sz w:val="28"/>
          <w:szCs w:val="28"/>
        </w:rPr>
      </w:pPr>
    </w:p>
    <w:p w14:paraId="2E1733EC" w14:textId="77777777" w:rsidR="00BC5077" w:rsidRDefault="00BC5077">
      <w:pPr>
        <w:spacing w:line="360" w:lineRule="auto"/>
        <w:jc w:val="center"/>
        <w:rPr>
          <w:ins w:id="291" w:author="Emeson Santos" w:date="2019-08-16T10:03:00Z"/>
          <w:rFonts w:ascii="Times New Roman" w:eastAsia="Times New Roman" w:hAnsi="Times New Roman" w:cs="Times New Roman"/>
          <w:b/>
          <w:sz w:val="28"/>
          <w:szCs w:val="28"/>
        </w:rPr>
      </w:pPr>
    </w:p>
    <w:p w14:paraId="7E7E83CD" w14:textId="77777777" w:rsidR="00BC5077" w:rsidRDefault="00BC5077">
      <w:pPr>
        <w:spacing w:line="360" w:lineRule="auto"/>
        <w:jc w:val="center"/>
        <w:rPr>
          <w:ins w:id="292" w:author="Emeson Santos" w:date="2019-08-16T10:03:00Z"/>
          <w:rFonts w:ascii="Times New Roman" w:eastAsia="Times New Roman" w:hAnsi="Times New Roman" w:cs="Times New Roman"/>
          <w:b/>
          <w:sz w:val="28"/>
          <w:szCs w:val="28"/>
        </w:rPr>
      </w:pPr>
    </w:p>
    <w:p w14:paraId="697ED2F5" w14:textId="77777777" w:rsidR="00BC5077" w:rsidRDefault="00BC5077">
      <w:pPr>
        <w:spacing w:line="360" w:lineRule="auto"/>
        <w:jc w:val="center"/>
        <w:rPr>
          <w:ins w:id="293" w:author="Emeson Santos" w:date="2019-08-16T10:03:00Z"/>
          <w:rFonts w:ascii="Times New Roman" w:eastAsia="Times New Roman" w:hAnsi="Times New Roman" w:cs="Times New Roman"/>
          <w:b/>
          <w:sz w:val="28"/>
          <w:szCs w:val="28"/>
        </w:rPr>
      </w:pPr>
    </w:p>
    <w:p w14:paraId="0041878F" w14:textId="77777777" w:rsidR="00BC5077" w:rsidRDefault="00BC5077">
      <w:pPr>
        <w:spacing w:line="360" w:lineRule="auto"/>
        <w:jc w:val="center"/>
        <w:rPr>
          <w:ins w:id="294" w:author="Emeson Santos" w:date="2019-08-16T10:03:00Z"/>
          <w:rFonts w:ascii="Times New Roman" w:eastAsia="Times New Roman" w:hAnsi="Times New Roman" w:cs="Times New Roman"/>
          <w:b/>
          <w:sz w:val="28"/>
          <w:szCs w:val="28"/>
        </w:rPr>
      </w:pPr>
    </w:p>
    <w:p w14:paraId="56672DAC" w14:textId="77777777" w:rsidR="00BC5077" w:rsidRDefault="00BC5077">
      <w:pPr>
        <w:spacing w:line="360" w:lineRule="auto"/>
        <w:jc w:val="center"/>
        <w:rPr>
          <w:ins w:id="295" w:author="Emeson Santos" w:date="2019-08-16T10:03:00Z"/>
          <w:rFonts w:ascii="Times New Roman" w:eastAsia="Times New Roman" w:hAnsi="Times New Roman" w:cs="Times New Roman"/>
          <w:b/>
          <w:sz w:val="28"/>
          <w:szCs w:val="28"/>
        </w:rPr>
      </w:pPr>
    </w:p>
    <w:p w14:paraId="4C8F5AA1" w14:textId="77777777" w:rsidR="00BC5077" w:rsidRDefault="00BC5077">
      <w:pPr>
        <w:spacing w:line="360" w:lineRule="auto"/>
        <w:jc w:val="center"/>
        <w:rPr>
          <w:ins w:id="296" w:author="Emeson Santos" w:date="2019-08-16T10:03:00Z"/>
          <w:rFonts w:ascii="Times New Roman" w:eastAsia="Times New Roman" w:hAnsi="Times New Roman" w:cs="Times New Roman"/>
          <w:b/>
          <w:sz w:val="28"/>
          <w:szCs w:val="28"/>
        </w:rPr>
      </w:pPr>
    </w:p>
    <w:p w14:paraId="3AA0CA82" w14:textId="4F5009A8" w:rsidR="004A0712" w:rsidRPr="00FE6672" w:rsidRDefault="004240D8">
      <w:pPr>
        <w:spacing w:line="360" w:lineRule="auto"/>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lastRenderedPageBreak/>
        <w:t>LISTA DE FIGURAS</w:t>
      </w:r>
    </w:p>
    <w:p w14:paraId="4585B066"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34CD045C"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382D05F4"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b/>
        </w:rPr>
        <w:t>Figura 1 –</w:t>
      </w:r>
      <w:r w:rsidRPr="00FE6672">
        <w:rPr>
          <w:rFonts w:ascii="Times New Roman" w:eastAsia="Times New Roman" w:hAnsi="Times New Roman" w:cs="Times New Roman"/>
        </w:rPr>
        <w:t xml:space="preserve"> Identificação da figura........................................................................................... 99</w:t>
      </w:r>
    </w:p>
    <w:p w14:paraId="324A34E3"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b/>
        </w:rPr>
        <w:t>Figura 2 –</w:t>
      </w:r>
      <w:r w:rsidRPr="00FE6672">
        <w:rPr>
          <w:rFonts w:ascii="Times New Roman" w:eastAsia="Times New Roman" w:hAnsi="Times New Roman" w:cs="Times New Roman"/>
        </w:rPr>
        <w:t xml:space="preserve"> Identificação da figura........................................................................................... 99</w:t>
      </w:r>
    </w:p>
    <w:p w14:paraId="63DBBABC"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F97A911"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83DEB28" w14:textId="77777777" w:rsidR="004A0712" w:rsidRPr="00FE6672" w:rsidRDefault="004240D8">
      <w:pPr>
        <w:jc w:val="cente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7A7352A4" w14:textId="77777777" w:rsidR="004A0712" w:rsidRPr="00FE6672" w:rsidRDefault="004A0712">
      <w:pPr>
        <w:spacing w:line="360" w:lineRule="auto"/>
        <w:rPr>
          <w:rFonts w:ascii="Times New Roman" w:eastAsia="Times New Roman" w:hAnsi="Times New Roman" w:cs="Times New Roman"/>
          <w:b/>
          <w:sz w:val="24"/>
          <w:szCs w:val="24"/>
        </w:rPr>
      </w:pPr>
    </w:p>
    <w:p w14:paraId="35365A2F" w14:textId="77777777" w:rsidR="004A0712" w:rsidRPr="00FE6672" w:rsidRDefault="004240D8">
      <w:pPr>
        <w:spacing w:line="360" w:lineRule="auto"/>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LISTA DE FOTOGRAFIAS</w:t>
      </w:r>
    </w:p>
    <w:p w14:paraId="012E999D"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73C7DC05" w14:textId="77777777" w:rsidR="004A0712" w:rsidRPr="00FE6672" w:rsidRDefault="004240D8">
      <w:pPr>
        <w:spacing w:line="360" w:lineRule="auto"/>
        <w:jc w:val="both"/>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5550B0AA"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b/>
        </w:rPr>
        <w:t>Foto 1 –</w:t>
      </w:r>
      <w:r w:rsidRPr="00FE6672">
        <w:rPr>
          <w:rFonts w:ascii="Times New Roman" w:eastAsia="Times New Roman" w:hAnsi="Times New Roman" w:cs="Times New Roman"/>
        </w:rPr>
        <w:t xml:space="preserve"> Identificação da foto................................................................................................. 99</w:t>
      </w:r>
    </w:p>
    <w:p w14:paraId="13965116"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b/>
        </w:rPr>
        <w:t>Foto 2</w:t>
      </w:r>
      <w:r w:rsidRPr="00FE6672">
        <w:rPr>
          <w:rFonts w:ascii="Times New Roman" w:eastAsia="Times New Roman" w:hAnsi="Times New Roman" w:cs="Times New Roman"/>
        </w:rPr>
        <w:t xml:space="preserve"> – Identificação da foto................................................................................................. 99</w:t>
      </w:r>
    </w:p>
    <w:p w14:paraId="08B17EFB" w14:textId="77777777" w:rsidR="004A0712" w:rsidRPr="00FE6672" w:rsidRDefault="004A0712">
      <w:pPr>
        <w:spacing w:line="360" w:lineRule="auto"/>
        <w:rPr>
          <w:rFonts w:ascii="Times New Roman" w:eastAsia="Times New Roman" w:hAnsi="Times New Roman" w:cs="Times New Roman"/>
          <w:b/>
          <w:sz w:val="24"/>
          <w:szCs w:val="24"/>
        </w:rPr>
      </w:pPr>
    </w:p>
    <w:p w14:paraId="1C610953" w14:textId="77777777" w:rsidR="004A0712" w:rsidRPr="00FE6672" w:rsidRDefault="004240D8">
      <w:pPr>
        <w:spacing w:line="360" w:lineRule="auto"/>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LISTA DE GRÁFICOS</w:t>
      </w:r>
    </w:p>
    <w:p w14:paraId="51AF7A16"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53EB7C07"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0C01F0D0"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b/>
        </w:rPr>
        <w:t>Gráfico 1 –</w:t>
      </w:r>
      <w:r w:rsidRPr="00FE6672">
        <w:rPr>
          <w:rFonts w:ascii="Times New Roman" w:eastAsia="Times New Roman" w:hAnsi="Times New Roman" w:cs="Times New Roman"/>
        </w:rPr>
        <w:t xml:space="preserve"> Identificação do gráfico....................................................................................... 99</w:t>
      </w:r>
    </w:p>
    <w:p w14:paraId="41800DFD"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b/>
        </w:rPr>
        <w:t xml:space="preserve">Gráfico 2 – </w:t>
      </w:r>
      <w:r w:rsidRPr="00FE6672">
        <w:rPr>
          <w:rFonts w:ascii="Times New Roman" w:eastAsia="Times New Roman" w:hAnsi="Times New Roman" w:cs="Times New Roman"/>
        </w:rPr>
        <w:t>Identificação do gráfico....................................................................................... 99</w:t>
      </w:r>
    </w:p>
    <w:p w14:paraId="68A5861D" w14:textId="77777777" w:rsidR="004A0712" w:rsidRPr="00FE6672" w:rsidRDefault="004A0712">
      <w:pPr>
        <w:spacing w:line="360" w:lineRule="auto"/>
        <w:rPr>
          <w:rFonts w:ascii="Times New Roman" w:eastAsia="Times New Roman" w:hAnsi="Times New Roman" w:cs="Times New Roman"/>
          <w:b/>
          <w:sz w:val="24"/>
          <w:szCs w:val="24"/>
        </w:rPr>
      </w:pPr>
    </w:p>
    <w:p w14:paraId="3116F342" w14:textId="77777777" w:rsidR="004A0712" w:rsidRPr="00FE6672" w:rsidRDefault="004240D8">
      <w:pPr>
        <w:spacing w:line="360" w:lineRule="auto"/>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LISTA DE QUADROS</w:t>
      </w:r>
    </w:p>
    <w:p w14:paraId="587EF3F5"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1961D4B3" w14:textId="77777777" w:rsidR="004A0712" w:rsidRPr="00FE6672" w:rsidRDefault="004240D8">
      <w:pPr>
        <w:spacing w:line="360" w:lineRule="auto"/>
        <w:jc w:val="both"/>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59299092"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b/>
        </w:rPr>
        <w:t>Quadro 1 –</w:t>
      </w:r>
      <w:r w:rsidRPr="00FE6672">
        <w:rPr>
          <w:rFonts w:ascii="Times New Roman" w:eastAsia="Times New Roman" w:hAnsi="Times New Roman" w:cs="Times New Roman"/>
        </w:rPr>
        <w:t xml:space="preserve"> Identificação do quadro....................................................................................... 99</w:t>
      </w:r>
    </w:p>
    <w:p w14:paraId="2A9C1E10"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b/>
        </w:rPr>
        <w:t>Quadro 2</w:t>
      </w:r>
      <w:r w:rsidRPr="00FE6672">
        <w:rPr>
          <w:rFonts w:ascii="Times New Roman" w:eastAsia="Times New Roman" w:hAnsi="Times New Roman" w:cs="Times New Roman"/>
        </w:rPr>
        <w:t xml:space="preserve"> – Identificação do quadro....................................................................................... 99</w:t>
      </w:r>
    </w:p>
    <w:p w14:paraId="423A0A4E" w14:textId="77777777" w:rsidR="004A0712" w:rsidRPr="00FE6672" w:rsidRDefault="004A0712">
      <w:pPr>
        <w:spacing w:line="360" w:lineRule="auto"/>
        <w:rPr>
          <w:rFonts w:ascii="Times New Roman" w:eastAsia="Times New Roman" w:hAnsi="Times New Roman" w:cs="Times New Roman"/>
          <w:b/>
          <w:sz w:val="24"/>
          <w:szCs w:val="24"/>
        </w:rPr>
      </w:pPr>
    </w:p>
    <w:p w14:paraId="47AA188B" w14:textId="77777777" w:rsidR="004A0712" w:rsidRPr="00FE6672" w:rsidRDefault="004240D8">
      <w:pPr>
        <w:spacing w:line="360" w:lineRule="auto"/>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LISTA DE TABELAS</w:t>
      </w:r>
    </w:p>
    <w:p w14:paraId="637C6DE7"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379115DA" w14:textId="77777777" w:rsidR="004A0712" w:rsidRPr="00FE6672" w:rsidRDefault="004240D8">
      <w:pPr>
        <w:spacing w:line="360" w:lineRule="auto"/>
        <w:jc w:val="both"/>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54002B5A"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b/>
        </w:rPr>
        <w:t>Tabela 1 –</w:t>
      </w:r>
      <w:r w:rsidRPr="00FE6672">
        <w:rPr>
          <w:rFonts w:ascii="Times New Roman" w:eastAsia="Times New Roman" w:hAnsi="Times New Roman" w:cs="Times New Roman"/>
        </w:rPr>
        <w:t xml:space="preserve"> Título da tabela...................................................................................................... 99</w:t>
      </w:r>
    </w:p>
    <w:p w14:paraId="258C0FC3"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b/>
        </w:rPr>
        <w:t>Tabela 2 –</w:t>
      </w:r>
      <w:r w:rsidRPr="00FE6672">
        <w:rPr>
          <w:rFonts w:ascii="Times New Roman" w:eastAsia="Times New Roman" w:hAnsi="Times New Roman" w:cs="Times New Roman"/>
        </w:rPr>
        <w:t xml:space="preserve"> Título da tabela...................................................................................................... 99</w:t>
      </w:r>
    </w:p>
    <w:p w14:paraId="09456D2E" w14:textId="77777777" w:rsidR="004A0712" w:rsidRPr="00FE6672" w:rsidRDefault="004240D8">
      <w:pPr>
        <w:jc w:val="cente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477A402C" w14:textId="77777777" w:rsidR="004A0712" w:rsidRPr="00FE6672" w:rsidRDefault="004240D8">
      <w:pPr>
        <w:jc w:val="cente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37FCB63F" w14:textId="77777777" w:rsidR="004A0712" w:rsidRPr="00FE6672" w:rsidRDefault="004240D8">
      <w:pPr>
        <w:jc w:val="both"/>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74E855B1" w14:textId="77777777" w:rsidR="004A0712" w:rsidRPr="00FE6672" w:rsidRDefault="004A0712">
      <w:pPr>
        <w:spacing w:line="360" w:lineRule="auto"/>
        <w:rPr>
          <w:rFonts w:ascii="Times New Roman" w:eastAsia="Times New Roman" w:hAnsi="Times New Roman" w:cs="Times New Roman"/>
          <w:b/>
          <w:sz w:val="24"/>
          <w:szCs w:val="24"/>
        </w:rPr>
      </w:pPr>
    </w:p>
    <w:p w14:paraId="102C5A18" w14:textId="77777777" w:rsidR="004A0712" w:rsidRPr="00FE6672" w:rsidRDefault="004240D8">
      <w:pPr>
        <w:spacing w:line="360" w:lineRule="auto"/>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lastRenderedPageBreak/>
        <w:t>LISTA DE ABREVIATURAS E SIGLAS</w:t>
      </w:r>
    </w:p>
    <w:p w14:paraId="741F03BA" w14:textId="42D23B17" w:rsidR="004A0712" w:rsidRPr="00FE6672" w:rsidRDefault="004240D8" w:rsidP="006841ED">
      <w:pPr>
        <w:spacing w:line="360" w:lineRule="auto"/>
        <w:rPr>
          <w:rFonts w:ascii="Times New Roman" w:eastAsia="Times New Roman" w:hAnsi="Times New Roman" w:cs="Times New Roman"/>
        </w:rPr>
      </w:pPr>
      <w:r w:rsidRPr="00FE6672">
        <w:rPr>
          <w:rFonts w:ascii="Times New Roman" w:eastAsia="Times New Roman" w:hAnsi="Times New Roman" w:cs="Times New Roman"/>
          <w:b/>
          <w:sz w:val="28"/>
          <w:szCs w:val="28"/>
        </w:rPr>
        <w:t xml:space="preserve"> </w:t>
      </w:r>
    </w:p>
    <w:p w14:paraId="64DEF4D3" w14:textId="77777777" w:rsidR="004A0712" w:rsidRPr="00FE6672" w:rsidRDefault="004240D8" w:rsidP="006841ED">
      <w:pPr>
        <w:ind w:left="1440" w:right="400" w:hanging="1440"/>
        <w:rPr>
          <w:rFonts w:ascii="Times New Roman" w:eastAsia="Times New Roman" w:hAnsi="Times New Roman" w:cs="Times New Roman"/>
        </w:rPr>
      </w:pPr>
      <w:r w:rsidRPr="00FE6672">
        <w:rPr>
          <w:rFonts w:ascii="Times New Roman" w:eastAsia="Times New Roman" w:hAnsi="Times New Roman" w:cs="Times New Roman"/>
        </w:rPr>
        <w:t xml:space="preserve">CFE             </w:t>
      </w:r>
      <w:r w:rsidRPr="00FE6672">
        <w:rPr>
          <w:rFonts w:ascii="Times New Roman" w:eastAsia="Times New Roman" w:hAnsi="Times New Roman" w:cs="Times New Roman"/>
        </w:rPr>
        <w:tab/>
        <w:t>Conselho Federal de Educação</w:t>
      </w:r>
    </w:p>
    <w:p w14:paraId="58631F0A" w14:textId="77777777" w:rsidR="004A0712" w:rsidRPr="00FE6672" w:rsidRDefault="004240D8" w:rsidP="006841ED">
      <w:pPr>
        <w:ind w:left="1440" w:right="400" w:hanging="1440"/>
        <w:rPr>
          <w:rFonts w:ascii="Times New Roman" w:eastAsia="Times New Roman" w:hAnsi="Times New Roman" w:cs="Times New Roman"/>
        </w:rPr>
      </w:pPr>
      <w:r w:rsidRPr="00FE6672">
        <w:rPr>
          <w:rFonts w:ascii="Times New Roman" w:eastAsia="Times New Roman" w:hAnsi="Times New Roman" w:cs="Times New Roman"/>
        </w:rPr>
        <w:t xml:space="preserve">CNPq          </w:t>
      </w:r>
      <w:r w:rsidRPr="00FE6672">
        <w:rPr>
          <w:rFonts w:ascii="Times New Roman" w:eastAsia="Times New Roman" w:hAnsi="Times New Roman" w:cs="Times New Roman"/>
        </w:rPr>
        <w:tab/>
        <w:t>Conselho Nacional de Desenvolvimento Científico e Tecnológico</w:t>
      </w:r>
    </w:p>
    <w:p w14:paraId="6DAA9B0C" w14:textId="77777777" w:rsidR="004A0712" w:rsidRPr="00FE6672" w:rsidRDefault="004240D8" w:rsidP="006841ED">
      <w:pPr>
        <w:ind w:left="1440" w:right="400" w:hanging="1440"/>
        <w:rPr>
          <w:rFonts w:ascii="Times New Roman" w:eastAsia="Times New Roman" w:hAnsi="Times New Roman" w:cs="Times New Roman"/>
        </w:rPr>
      </w:pPr>
      <w:r w:rsidRPr="00FE6672">
        <w:rPr>
          <w:rFonts w:ascii="Times New Roman" w:eastAsia="Times New Roman" w:hAnsi="Times New Roman" w:cs="Times New Roman"/>
        </w:rPr>
        <w:t xml:space="preserve">IBGE           </w:t>
      </w:r>
      <w:r w:rsidRPr="00FE6672">
        <w:rPr>
          <w:rFonts w:ascii="Times New Roman" w:eastAsia="Times New Roman" w:hAnsi="Times New Roman" w:cs="Times New Roman"/>
        </w:rPr>
        <w:tab/>
        <w:t>Instituto Brasileiro de Geografia e Estatística</w:t>
      </w:r>
    </w:p>
    <w:p w14:paraId="450B0216" w14:textId="77777777" w:rsidR="004A0712" w:rsidRPr="00FE6672" w:rsidRDefault="004240D8" w:rsidP="006841ED">
      <w:pPr>
        <w:ind w:left="1440" w:right="400" w:hanging="1440"/>
        <w:rPr>
          <w:rFonts w:ascii="Times New Roman" w:eastAsia="Times New Roman" w:hAnsi="Times New Roman" w:cs="Times New Roman"/>
        </w:rPr>
      </w:pPr>
      <w:r w:rsidRPr="00FE6672">
        <w:rPr>
          <w:rFonts w:ascii="Times New Roman" w:eastAsia="Times New Roman" w:hAnsi="Times New Roman" w:cs="Times New Roman"/>
        </w:rPr>
        <w:t xml:space="preserve">MEC           </w:t>
      </w:r>
      <w:r w:rsidRPr="00FE6672">
        <w:rPr>
          <w:rFonts w:ascii="Times New Roman" w:eastAsia="Times New Roman" w:hAnsi="Times New Roman" w:cs="Times New Roman"/>
        </w:rPr>
        <w:tab/>
        <w:t>Ministério de Educação e Cultura</w:t>
      </w:r>
    </w:p>
    <w:p w14:paraId="525BE107" w14:textId="77777777" w:rsidR="004A0712" w:rsidRPr="00FE6672" w:rsidRDefault="004240D8" w:rsidP="006841ED">
      <w:pPr>
        <w:ind w:left="1440" w:right="400" w:hanging="1440"/>
        <w:rPr>
          <w:rFonts w:ascii="Times New Roman" w:eastAsia="Times New Roman" w:hAnsi="Times New Roman" w:cs="Times New Roman"/>
          <w:i/>
        </w:rPr>
      </w:pPr>
      <w:r w:rsidRPr="00FE6672">
        <w:rPr>
          <w:rFonts w:ascii="Times New Roman" w:eastAsia="Times New Roman" w:hAnsi="Times New Roman" w:cs="Times New Roman"/>
        </w:rPr>
        <w:t xml:space="preserve">NATIS        </w:t>
      </w:r>
      <w:r w:rsidRPr="00FE6672">
        <w:rPr>
          <w:rFonts w:ascii="Times New Roman" w:eastAsia="Times New Roman" w:hAnsi="Times New Roman" w:cs="Times New Roman"/>
        </w:rPr>
        <w:tab/>
      </w:r>
      <w:proofErr w:type="spellStart"/>
      <w:r w:rsidRPr="00FE6672">
        <w:rPr>
          <w:rFonts w:ascii="Times New Roman" w:eastAsia="Times New Roman" w:hAnsi="Times New Roman" w:cs="Times New Roman"/>
          <w:i/>
        </w:rPr>
        <w:t>National</w:t>
      </w:r>
      <w:proofErr w:type="spellEnd"/>
      <w:r w:rsidRPr="00FE6672">
        <w:rPr>
          <w:rFonts w:ascii="Times New Roman" w:eastAsia="Times New Roman" w:hAnsi="Times New Roman" w:cs="Times New Roman"/>
          <w:i/>
        </w:rPr>
        <w:t xml:space="preserve"> </w:t>
      </w:r>
      <w:proofErr w:type="spellStart"/>
      <w:r w:rsidRPr="00FE6672">
        <w:rPr>
          <w:rFonts w:ascii="Times New Roman" w:eastAsia="Times New Roman" w:hAnsi="Times New Roman" w:cs="Times New Roman"/>
          <w:i/>
        </w:rPr>
        <w:t>Information</w:t>
      </w:r>
      <w:proofErr w:type="spellEnd"/>
      <w:r w:rsidRPr="00FE6672">
        <w:rPr>
          <w:rFonts w:ascii="Times New Roman" w:eastAsia="Times New Roman" w:hAnsi="Times New Roman" w:cs="Times New Roman"/>
          <w:i/>
        </w:rPr>
        <w:t xml:space="preserve"> Systems</w:t>
      </w:r>
    </w:p>
    <w:p w14:paraId="29D4BDFC" w14:textId="77777777" w:rsidR="004A0712" w:rsidRPr="00FE6672" w:rsidRDefault="004240D8" w:rsidP="006841ED">
      <w:pPr>
        <w:ind w:left="1440" w:right="400" w:hanging="1440"/>
        <w:rPr>
          <w:rFonts w:ascii="Times New Roman" w:eastAsia="Times New Roman" w:hAnsi="Times New Roman" w:cs="Times New Roman"/>
        </w:rPr>
      </w:pPr>
      <w:r w:rsidRPr="00FE6672">
        <w:rPr>
          <w:rFonts w:ascii="Times New Roman" w:eastAsia="Times New Roman" w:hAnsi="Times New Roman" w:cs="Times New Roman"/>
        </w:rPr>
        <w:t xml:space="preserve">OEA            </w:t>
      </w:r>
      <w:r w:rsidRPr="00FE6672">
        <w:rPr>
          <w:rFonts w:ascii="Times New Roman" w:eastAsia="Times New Roman" w:hAnsi="Times New Roman" w:cs="Times New Roman"/>
        </w:rPr>
        <w:tab/>
        <w:t>Organização dos Estados Americanos</w:t>
      </w:r>
    </w:p>
    <w:p w14:paraId="61892A5C" w14:textId="77777777" w:rsidR="004A0712" w:rsidRPr="00FE6672" w:rsidRDefault="004240D8" w:rsidP="006841ED">
      <w:pPr>
        <w:ind w:left="1440" w:right="400" w:hanging="1440"/>
        <w:rPr>
          <w:rFonts w:ascii="Times New Roman" w:eastAsia="Times New Roman" w:hAnsi="Times New Roman" w:cs="Times New Roman"/>
        </w:rPr>
      </w:pPr>
      <w:r w:rsidRPr="00FE6672">
        <w:rPr>
          <w:rFonts w:ascii="Times New Roman" w:eastAsia="Times New Roman" w:hAnsi="Times New Roman" w:cs="Times New Roman"/>
        </w:rPr>
        <w:t xml:space="preserve">SUDENE    </w:t>
      </w:r>
      <w:r w:rsidRPr="00FE6672">
        <w:rPr>
          <w:rFonts w:ascii="Times New Roman" w:eastAsia="Times New Roman" w:hAnsi="Times New Roman" w:cs="Times New Roman"/>
        </w:rPr>
        <w:tab/>
        <w:t>Superintendência de Desenvolvimento do Nordeste</w:t>
      </w:r>
    </w:p>
    <w:p w14:paraId="662B0601" w14:textId="77777777" w:rsidR="004A0712" w:rsidRPr="00FE6672" w:rsidRDefault="004240D8" w:rsidP="006841ED">
      <w:pPr>
        <w:ind w:left="1440" w:right="400" w:hanging="1440"/>
        <w:rPr>
          <w:rFonts w:ascii="Times New Roman" w:eastAsia="Times New Roman" w:hAnsi="Times New Roman" w:cs="Times New Roman"/>
          <w:lang w:val="en-US"/>
        </w:rPr>
      </w:pPr>
      <w:r w:rsidRPr="00FE6672">
        <w:rPr>
          <w:rFonts w:ascii="Times New Roman" w:eastAsia="Times New Roman" w:hAnsi="Times New Roman" w:cs="Times New Roman"/>
          <w:lang w:val="en-US"/>
        </w:rPr>
        <w:t xml:space="preserve">UFS             </w:t>
      </w:r>
      <w:r w:rsidRPr="00FE6672">
        <w:rPr>
          <w:rFonts w:ascii="Times New Roman" w:eastAsia="Times New Roman" w:hAnsi="Times New Roman" w:cs="Times New Roman"/>
          <w:lang w:val="en-US"/>
        </w:rPr>
        <w:tab/>
      </w:r>
      <w:proofErr w:type="spellStart"/>
      <w:r w:rsidRPr="00FE6672">
        <w:rPr>
          <w:rFonts w:ascii="Times New Roman" w:eastAsia="Times New Roman" w:hAnsi="Times New Roman" w:cs="Times New Roman"/>
          <w:lang w:val="en-US"/>
        </w:rPr>
        <w:t>Universidade</w:t>
      </w:r>
      <w:proofErr w:type="spellEnd"/>
      <w:r w:rsidRPr="00FE6672">
        <w:rPr>
          <w:rFonts w:ascii="Times New Roman" w:eastAsia="Times New Roman" w:hAnsi="Times New Roman" w:cs="Times New Roman"/>
          <w:lang w:val="en-US"/>
        </w:rPr>
        <w:t xml:space="preserve"> Federal de Sergipe</w:t>
      </w:r>
    </w:p>
    <w:p w14:paraId="1B923480" w14:textId="77777777" w:rsidR="004A0712" w:rsidRPr="00FE6672" w:rsidRDefault="004240D8" w:rsidP="006841ED">
      <w:pPr>
        <w:ind w:left="1440" w:right="400" w:hanging="1440"/>
        <w:rPr>
          <w:rFonts w:ascii="Times New Roman" w:eastAsia="Times New Roman" w:hAnsi="Times New Roman" w:cs="Times New Roman"/>
          <w:i/>
          <w:lang w:val="en-US"/>
        </w:rPr>
      </w:pPr>
      <w:r w:rsidRPr="00FE6672">
        <w:rPr>
          <w:rFonts w:ascii="Times New Roman" w:eastAsia="Times New Roman" w:hAnsi="Times New Roman" w:cs="Times New Roman"/>
          <w:lang w:val="en-US"/>
        </w:rPr>
        <w:t xml:space="preserve">UNESCO    </w:t>
      </w:r>
      <w:r w:rsidRPr="00FE6672">
        <w:rPr>
          <w:rFonts w:ascii="Times New Roman" w:eastAsia="Times New Roman" w:hAnsi="Times New Roman" w:cs="Times New Roman"/>
          <w:lang w:val="en-US"/>
        </w:rPr>
        <w:tab/>
      </w:r>
      <w:r w:rsidRPr="00FE6672">
        <w:rPr>
          <w:rFonts w:ascii="Times New Roman" w:eastAsia="Times New Roman" w:hAnsi="Times New Roman" w:cs="Times New Roman"/>
          <w:i/>
          <w:lang w:val="en-US"/>
        </w:rPr>
        <w:t>United Nation Educational, Scientific and Cultural Organization</w:t>
      </w:r>
    </w:p>
    <w:p w14:paraId="52F4C7B3" w14:textId="77777777" w:rsidR="004A0712" w:rsidRPr="00FE6672" w:rsidRDefault="004240D8">
      <w:pPr>
        <w:ind w:left="2880" w:right="400" w:hanging="1440"/>
        <w:rPr>
          <w:rFonts w:ascii="Times New Roman" w:eastAsia="Times New Roman" w:hAnsi="Times New Roman" w:cs="Times New Roman"/>
          <w:lang w:val="en-US"/>
        </w:rPr>
      </w:pPr>
      <w:r w:rsidRPr="00FE6672">
        <w:rPr>
          <w:rFonts w:ascii="Times New Roman" w:eastAsia="Times New Roman" w:hAnsi="Times New Roman" w:cs="Times New Roman"/>
          <w:lang w:val="en-US"/>
        </w:rPr>
        <w:t xml:space="preserve"> </w:t>
      </w:r>
    </w:p>
    <w:p w14:paraId="139DF685" w14:textId="77777777" w:rsidR="004A0712" w:rsidRPr="00FE6672" w:rsidRDefault="004A0712">
      <w:pPr>
        <w:spacing w:line="360" w:lineRule="auto"/>
        <w:rPr>
          <w:rFonts w:ascii="Times New Roman" w:eastAsia="Times New Roman" w:hAnsi="Times New Roman" w:cs="Times New Roman"/>
          <w:sz w:val="24"/>
          <w:szCs w:val="24"/>
          <w:lang w:val="en-US"/>
        </w:rPr>
      </w:pPr>
    </w:p>
    <w:p w14:paraId="2E0713A6" w14:textId="77777777" w:rsidR="004A0712" w:rsidRPr="00FE6672" w:rsidRDefault="004240D8">
      <w:pPr>
        <w:spacing w:line="360" w:lineRule="auto"/>
        <w:ind w:right="80"/>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LISTA DE NOTAÇÕES E SÍMBOLOS </w:t>
      </w:r>
    </w:p>
    <w:p w14:paraId="60899E25" w14:textId="77777777" w:rsidR="004A0712" w:rsidRPr="00FE6672" w:rsidRDefault="004240D8">
      <w:pPr>
        <w:spacing w:line="360" w:lineRule="auto"/>
        <w:ind w:right="80"/>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1A84DF4A" w14:textId="77777777" w:rsidR="004A0712" w:rsidRPr="00FE6672" w:rsidRDefault="004240D8">
      <w:pPr>
        <w:ind w:right="80"/>
        <w:jc w:val="both"/>
        <w:rPr>
          <w:rFonts w:ascii="Times New Roman" w:eastAsia="Times New Roman" w:hAnsi="Times New Roman" w:cs="Times New Roman"/>
        </w:rPr>
      </w:pPr>
      <w:r w:rsidRPr="00FE6672">
        <w:rPr>
          <w:rFonts w:ascii="Times New Roman" w:eastAsia="Times New Roman" w:hAnsi="Times New Roman" w:cs="Times New Roman"/>
          <w:b/>
        </w:rPr>
        <w:t>™</w:t>
      </w:r>
      <w:r w:rsidRPr="00FE6672">
        <w:rPr>
          <w:rFonts w:ascii="Times New Roman" w:eastAsia="Times New Roman" w:hAnsi="Times New Roman" w:cs="Times New Roman"/>
        </w:rPr>
        <w:t xml:space="preserve">    </w:t>
      </w:r>
      <w:r w:rsidRPr="00FE6672">
        <w:rPr>
          <w:rFonts w:ascii="Times New Roman" w:eastAsia="Times New Roman" w:hAnsi="Times New Roman" w:cs="Times New Roman"/>
        </w:rPr>
        <w:tab/>
        <w:t>Marca comercial</w:t>
      </w:r>
    </w:p>
    <w:p w14:paraId="7676D84C" w14:textId="77777777" w:rsidR="004A0712" w:rsidRPr="00FE6672" w:rsidRDefault="004240D8">
      <w:pPr>
        <w:ind w:right="80"/>
        <w:jc w:val="both"/>
        <w:rPr>
          <w:rFonts w:ascii="Times New Roman" w:eastAsia="Times New Roman" w:hAnsi="Times New Roman" w:cs="Times New Roman"/>
        </w:rPr>
      </w:pPr>
      <w:r w:rsidRPr="00FE6672">
        <w:rPr>
          <w:rFonts w:ascii="Times New Roman" w:eastAsia="Times New Roman" w:hAnsi="Times New Roman" w:cs="Times New Roman"/>
          <w:b/>
        </w:rPr>
        <w:t xml:space="preserve">®     </w:t>
      </w:r>
      <w:r w:rsidRPr="00FE6672">
        <w:rPr>
          <w:rFonts w:ascii="Times New Roman" w:eastAsia="Times New Roman" w:hAnsi="Times New Roman" w:cs="Times New Roman"/>
          <w:b/>
        </w:rPr>
        <w:tab/>
      </w:r>
      <w:r w:rsidRPr="00FE6672">
        <w:rPr>
          <w:rFonts w:ascii="Times New Roman" w:eastAsia="Times New Roman" w:hAnsi="Times New Roman" w:cs="Times New Roman"/>
        </w:rPr>
        <w:t>Marca registrada</w:t>
      </w:r>
    </w:p>
    <w:p w14:paraId="4854C136" w14:textId="77777777" w:rsidR="004A0712" w:rsidRPr="00FE6672" w:rsidRDefault="004240D8">
      <w:pPr>
        <w:ind w:right="80"/>
        <w:jc w:val="both"/>
        <w:rPr>
          <w:rFonts w:ascii="Times New Roman" w:eastAsia="Times New Roman" w:hAnsi="Times New Roman" w:cs="Times New Roman"/>
        </w:rPr>
      </w:pPr>
      <w:r w:rsidRPr="00FE6672">
        <w:rPr>
          <w:rFonts w:ascii="Times New Roman" w:eastAsia="Gungsuh" w:hAnsi="Times New Roman" w:cs="Times New Roman"/>
          <w:b/>
        </w:rPr>
        <w:t xml:space="preserve">∑     </w:t>
      </w:r>
      <w:r w:rsidRPr="00FE6672">
        <w:rPr>
          <w:rFonts w:ascii="Times New Roman" w:eastAsia="Gungsuh" w:hAnsi="Times New Roman" w:cs="Times New Roman"/>
          <w:b/>
        </w:rPr>
        <w:tab/>
      </w:r>
      <w:r w:rsidRPr="00FE6672">
        <w:rPr>
          <w:rFonts w:ascii="Times New Roman" w:eastAsia="Times New Roman" w:hAnsi="Times New Roman" w:cs="Times New Roman"/>
        </w:rPr>
        <w:t>Somatório</w:t>
      </w:r>
    </w:p>
    <w:p w14:paraId="76851A24" w14:textId="77777777" w:rsidR="004A0712" w:rsidRPr="00FE6672" w:rsidRDefault="004A0712">
      <w:pPr>
        <w:ind w:right="80"/>
        <w:jc w:val="both"/>
        <w:rPr>
          <w:rFonts w:ascii="Times New Roman" w:eastAsia="Times New Roman" w:hAnsi="Times New Roman" w:cs="Times New Roman"/>
        </w:rPr>
      </w:pPr>
    </w:p>
    <w:p w14:paraId="6B48DC00" w14:textId="77777777" w:rsidR="004A0712" w:rsidRPr="00FE6672" w:rsidRDefault="004A0712">
      <w:pPr>
        <w:spacing w:line="360" w:lineRule="auto"/>
        <w:ind w:right="80"/>
        <w:jc w:val="center"/>
        <w:rPr>
          <w:rFonts w:ascii="Times New Roman" w:eastAsia="Times New Roman" w:hAnsi="Times New Roman" w:cs="Times New Roman"/>
          <w:b/>
          <w:sz w:val="28"/>
          <w:szCs w:val="28"/>
        </w:rPr>
      </w:pPr>
    </w:p>
    <w:p w14:paraId="0FEB3E6D" w14:textId="77777777" w:rsidR="00BC5077" w:rsidRDefault="00BC5077">
      <w:pPr>
        <w:spacing w:line="360" w:lineRule="auto"/>
        <w:ind w:right="80"/>
        <w:jc w:val="center"/>
        <w:rPr>
          <w:ins w:id="297" w:author="Emeson Santos" w:date="2019-08-16T10:04:00Z"/>
          <w:rFonts w:ascii="Times New Roman" w:eastAsia="Times New Roman" w:hAnsi="Times New Roman" w:cs="Times New Roman"/>
          <w:b/>
          <w:sz w:val="28"/>
          <w:szCs w:val="28"/>
        </w:rPr>
      </w:pPr>
    </w:p>
    <w:p w14:paraId="35FDB473" w14:textId="77777777" w:rsidR="00BC5077" w:rsidRDefault="00BC5077">
      <w:pPr>
        <w:spacing w:line="360" w:lineRule="auto"/>
        <w:ind w:right="80"/>
        <w:jc w:val="center"/>
        <w:rPr>
          <w:ins w:id="298" w:author="Emeson Santos" w:date="2019-08-16T10:04:00Z"/>
          <w:rFonts w:ascii="Times New Roman" w:eastAsia="Times New Roman" w:hAnsi="Times New Roman" w:cs="Times New Roman"/>
          <w:b/>
          <w:sz w:val="28"/>
          <w:szCs w:val="28"/>
        </w:rPr>
      </w:pPr>
    </w:p>
    <w:p w14:paraId="69497F73" w14:textId="77777777" w:rsidR="00BC5077" w:rsidRDefault="00BC5077">
      <w:pPr>
        <w:spacing w:line="360" w:lineRule="auto"/>
        <w:ind w:right="80"/>
        <w:jc w:val="center"/>
        <w:rPr>
          <w:ins w:id="299" w:author="Emeson Santos" w:date="2019-08-16T10:04:00Z"/>
          <w:rFonts w:ascii="Times New Roman" w:eastAsia="Times New Roman" w:hAnsi="Times New Roman" w:cs="Times New Roman"/>
          <w:b/>
          <w:sz w:val="28"/>
          <w:szCs w:val="28"/>
        </w:rPr>
      </w:pPr>
    </w:p>
    <w:p w14:paraId="1D3179D8" w14:textId="77777777" w:rsidR="00BC5077" w:rsidRDefault="00BC5077">
      <w:pPr>
        <w:spacing w:line="360" w:lineRule="auto"/>
        <w:ind w:right="80"/>
        <w:jc w:val="center"/>
        <w:rPr>
          <w:ins w:id="300" w:author="Emeson Santos" w:date="2019-08-16T10:04:00Z"/>
          <w:rFonts w:ascii="Times New Roman" w:eastAsia="Times New Roman" w:hAnsi="Times New Roman" w:cs="Times New Roman"/>
          <w:b/>
          <w:sz w:val="28"/>
          <w:szCs w:val="28"/>
        </w:rPr>
      </w:pPr>
    </w:p>
    <w:p w14:paraId="68599482" w14:textId="77777777" w:rsidR="00BC5077" w:rsidRDefault="00BC5077">
      <w:pPr>
        <w:spacing w:line="360" w:lineRule="auto"/>
        <w:ind w:right="80"/>
        <w:jc w:val="center"/>
        <w:rPr>
          <w:ins w:id="301" w:author="Emeson Santos" w:date="2019-08-16T10:04:00Z"/>
          <w:rFonts w:ascii="Times New Roman" w:eastAsia="Times New Roman" w:hAnsi="Times New Roman" w:cs="Times New Roman"/>
          <w:b/>
          <w:sz w:val="28"/>
          <w:szCs w:val="28"/>
        </w:rPr>
      </w:pPr>
    </w:p>
    <w:p w14:paraId="441E7822" w14:textId="77777777" w:rsidR="00BC5077" w:rsidRDefault="00BC5077">
      <w:pPr>
        <w:spacing w:line="360" w:lineRule="auto"/>
        <w:ind w:right="80"/>
        <w:jc w:val="center"/>
        <w:rPr>
          <w:ins w:id="302" w:author="Emeson Santos" w:date="2019-08-16T10:04:00Z"/>
          <w:rFonts w:ascii="Times New Roman" w:eastAsia="Times New Roman" w:hAnsi="Times New Roman" w:cs="Times New Roman"/>
          <w:b/>
          <w:sz w:val="28"/>
          <w:szCs w:val="28"/>
        </w:rPr>
      </w:pPr>
    </w:p>
    <w:p w14:paraId="1E4B3CFE" w14:textId="77777777" w:rsidR="00BC5077" w:rsidRDefault="00BC5077">
      <w:pPr>
        <w:spacing w:line="360" w:lineRule="auto"/>
        <w:ind w:right="80"/>
        <w:jc w:val="center"/>
        <w:rPr>
          <w:ins w:id="303" w:author="Emeson Santos" w:date="2019-08-16T10:04:00Z"/>
          <w:rFonts w:ascii="Times New Roman" w:eastAsia="Times New Roman" w:hAnsi="Times New Roman" w:cs="Times New Roman"/>
          <w:b/>
          <w:sz w:val="28"/>
          <w:szCs w:val="28"/>
        </w:rPr>
      </w:pPr>
    </w:p>
    <w:p w14:paraId="1DAB4D45" w14:textId="77777777" w:rsidR="00BC5077" w:rsidRDefault="00BC5077">
      <w:pPr>
        <w:spacing w:line="360" w:lineRule="auto"/>
        <w:ind w:right="80"/>
        <w:jc w:val="center"/>
        <w:rPr>
          <w:ins w:id="304" w:author="Emeson Santos" w:date="2019-08-16T10:04:00Z"/>
          <w:rFonts w:ascii="Times New Roman" w:eastAsia="Times New Roman" w:hAnsi="Times New Roman" w:cs="Times New Roman"/>
          <w:b/>
          <w:sz w:val="28"/>
          <w:szCs w:val="28"/>
        </w:rPr>
      </w:pPr>
    </w:p>
    <w:p w14:paraId="165A25E4" w14:textId="77777777" w:rsidR="00BC5077" w:rsidRDefault="00BC5077">
      <w:pPr>
        <w:spacing w:line="360" w:lineRule="auto"/>
        <w:ind w:right="80"/>
        <w:jc w:val="center"/>
        <w:rPr>
          <w:ins w:id="305" w:author="Emeson Santos" w:date="2019-08-16T10:04:00Z"/>
          <w:rFonts w:ascii="Times New Roman" w:eastAsia="Times New Roman" w:hAnsi="Times New Roman" w:cs="Times New Roman"/>
          <w:b/>
          <w:sz w:val="28"/>
          <w:szCs w:val="28"/>
        </w:rPr>
      </w:pPr>
    </w:p>
    <w:p w14:paraId="28EB49D1" w14:textId="77777777" w:rsidR="00BC5077" w:rsidRDefault="00BC5077">
      <w:pPr>
        <w:spacing w:line="360" w:lineRule="auto"/>
        <w:ind w:right="80"/>
        <w:jc w:val="center"/>
        <w:rPr>
          <w:ins w:id="306" w:author="Emeson Santos" w:date="2019-08-16T10:04:00Z"/>
          <w:rFonts w:ascii="Times New Roman" w:eastAsia="Times New Roman" w:hAnsi="Times New Roman" w:cs="Times New Roman"/>
          <w:b/>
          <w:sz w:val="28"/>
          <w:szCs w:val="28"/>
        </w:rPr>
      </w:pPr>
    </w:p>
    <w:p w14:paraId="501A5BD9" w14:textId="77777777" w:rsidR="00BC5077" w:rsidRDefault="00BC5077">
      <w:pPr>
        <w:spacing w:line="360" w:lineRule="auto"/>
        <w:ind w:right="80"/>
        <w:jc w:val="center"/>
        <w:rPr>
          <w:ins w:id="307" w:author="Emeson Santos" w:date="2019-08-16T10:04:00Z"/>
          <w:rFonts w:ascii="Times New Roman" w:eastAsia="Times New Roman" w:hAnsi="Times New Roman" w:cs="Times New Roman"/>
          <w:b/>
          <w:sz w:val="28"/>
          <w:szCs w:val="28"/>
        </w:rPr>
      </w:pPr>
    </w:p>
    <w:p w14:paraId="754DF2F7" w14:textId="77777777" w:rsidR="00BC5077" w:rsidRDefault="00BC5077">
      <w:pPr>
        <w:spacing w:line="360" w:lineRule="auto"/>
        <w:ind w:right="80"/>
        <w:jc w:val="center"/>
        <w:rPr>
          <w:ins w:id="308" w:author="Emeson Santos" w:date="2019-08-16T10:04:00Z"/>
          <w:rFonts w:ascii="Times New Roman" w:eastAsia="Times New Roman" w:hAnsi="Times New Roman" w:cs="Times New Roman"/>
          <w:b/>
          <w:sz w:val="28"/>
          <w:szCs w:val="28"/>
        </w:rPr>
      </w:pPr>
    </w:p>
    <w:p w14:paraId="19BF5D33" w14:textId="77777777" w:rsidR="00BC5077" w:rsidRDefault="00BC5077">
      <w:pPr>
        <w:spacing w:line="360" w:lineRule="auto"/>
        <w:ind w:right="80"/>
        <w:jc w:val="center"/>
        <w:rPr>
          <w:ins w:id="309" w:author="Emeson Santos" w:date="2019-08-16T10:04:00Z"/>
          <w:rFonts w:ascii="Times New Roman" w:eastAsia="Times New Roman" w:hAnsi="Times New Roman" w:cs="Times New Roman"/>
          <w:b/>
          <w:sz w:val="28"/>
          <w:szCs w:val="28"/>
        </w:rPr>
      </w:pPr>
    </w:p>
    <w:p w14:paraId="58FC8E70" w14:textId="77777777" w:rsidR="00BC5077" w:rsidRDefault="00BC5077">
      <w:pPr>
        <w:spacing w:line="360" w:lineRule="auto"/>
        <w:ind w:right="80"/>
        <w:jc w:val="center"/>
        <w:rPr>
          <w:ins w:id="310" w:author="Emeson Santos" w:date="2019-08-16T10:04:00Z"/>
          <w:rFonts w:ascii="Times New Roman" w:eastAsia="Times New Roman" w:hAnsi="Times New Roman" w:cs="Times New Roman"/>
          <w:b/>
          <w:sz w:val="28"/>
          <w:szCs w:val="28"/>
        </w:rPr>
      </w:pPr>
    </w:p>
    <w:p w14:paraId="2300A2F6" w14:textId="77777777" w:rsidR="00BC5077" w:rsidRDefault="00BC5077">
      <w:pPr>
        <w:spacing w:line="360" w:lineRule="auto"/>
        <w:ind w:right="80"/>
        <w:jc w:val="center"/>
        <w:rPr>
          <w:ins w:id="311" w:author="Emeson Santos" w:date="2019-08-16T10:04:00Z"/>
          <w:rFonts w:ascii="Times New Roman" w:eastAsia="Times New Roman" w:hAnsi="Times New Roman" w:cs="Times New Roman"/>
          <w:b/>
          <w:sz w:val="28"/>
          <w:szCs w:val="28"/>
        </w:rPr>
      </w:pPr>
    </w:p>
    <w:p w14:paraId="652CCED4" w14:textId="6BF14C15" w:rsidR="004A0712" w:rsidRPr="00FE6672" w:rsidRDefault="004240D8">
      <w:pPr>
        <w:spacing w:line="360" w:lineRule="auto"/>
        <w:ind w:right="80"/>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lastRenderedPageBreak/>
        <w:t>SUMÁRIO</w:t>
      </w:r>
    </w:p>
    <w:p w14:paraId="03078B56" w14:textId="77777777" w:rsidR="004A0712" w:rsidRPr="00FE6672" w:rsidRDefault="004A0712">
      <w:pPr>
        <w:spacing w:line="360" w:lineRule="auto"/>
        <w:ind w:right="80"/>
        <w:jc w:val="center"/>
        <w:rPr>
          <w:rFonts w:ascii="Times New Roman" w:eastAsia="Times New Roman" w:hAnsi="Times New Roman" w:cs="Times New Roman"/>
          <w:b/>
          <w:sz w:val="28"/>
          <w:szCs w:val="28"/>
        </w:rPr>
      </w:pPr>
    </w:p>
    <w:sdt>
      <w:sdtPr>
        <w:rPr>
          <w:rFonts w:ascii="Times New Roman" w:hAnsi="Times New Roman" w:cs="Times New Roman"/>
        </w:rPr>
        <w:id w:val="-1767068912"/>
        <w:docPartObj>
          <w:docPartGallery w:val="Table of Contents"/>
          <w:docPartUnique/>
        </w:docPartObj>
      </w:sdtPr>
      <w:sdtEndPr/>
      <w:sdtContent>
        <w:p w14:paraId="5379206F" w14:textId="77777777" w:rsidR="004A0712" w:rsidRPr="00FE6672" w:rsidRDefault="004240D8">
          <w:pPr>
            <w:tabs>
              <w:tab w:val="right" w:pos="9030"/>
            </w:tabs>
            <w:spacing w:before="80" w:line="240" w:lineRule="auto"/>
            <w:rPr>
              <w:rFonts w:ascii="Times New Roman" w:eastAsia="Times New Roman" w:hAnsi="Times New Roman" w:cs="Times New Roman"/>
              <w:b/>
              <w:color w:val="000000"/>
            </w:rPr>
          </w:pPr>
          <w:r w:rsidRPr="00FE6672">
            <w:rPr>
              <w:rFonts w:ascii="Times New Roman" w:hAnsi="Times New Roman" w:cs="Times New Roman"/>
            </w:rPr>
            <w:fldChar w:fldCharType="begin"/>
          </w:r>
          <w:r w:rsidRPr="00FE6672">
            <w:rPr>
              <w:rFonts w:ascii="Times New Roman" w:hAnsi="Times New Roman" w:cs="Times New Roman"/>
            </w:rPr>
            <w:instrText xml:space="preserve"> TOC \h \u \z </w:instrText>
          </w:r>
          <w:r w:rsidRPr="00FE6672">
            <w:rPr>
              <w:rFonts w:ascii="Times New Roman" w:hAnsi="Times New Roman" w:cs="Times New Roman"/>
            </w:rPr>
            <w:fldChar w:fldCharType="separate"/>
          </w:r>
          <w:hyperlink w:anchor="_rk3dwhue3ns2">
            <w:r w:rsidRPr="00FE6672">
              <w:rPr>
                <w:rFonts w:ascii="Times New Roman" w:eastAsia="Times New Roman" w:hAnsi="Times New Roman" w:cs="Times New Roman"/>
                <w:b/>
                <w:color w:val="000000"/>
              </w:rPr>
              <w:t>1 INTRODUÇÃO</w:t>
            </w:r>
          </w:hyperlink>
          <w:r w:rsidRPr="00FE6672">
            <w:rPr>
              <w:rFonts w:ascii="Times New Roman" w:eastAsia="Times New Roman" w:hAnsi="Times New Roman" w:cs="Times New Roman"/>
              <w:b/>
              <w:color w:val="000000"/>
            </w:rPr>
            <w:tab/>
          </w:r>
          <w:r w:rsidRPr="00FE6672">
            <w:rPr>
              <w:rFonts w:ascii="Times New Roman" w:hAnsi="Times New Roman" w:cs="Times New Roman"/>
            </w:rPr>
            <w:fldChar w:fldCharType="begin"/>
          </w:r>
          <w:r w:rsidRPr="00FE6672">
            <w:rPr>
              <w:rFonts w:ascii="Times New Roman" w:hAnsi="Times New Roman" w:cs="Times New Roman"/>
            </w:rPr>
            <w:instrText xml:space="preserve"> PAGEREF _rk3dwhue3ns2 \h </w:instrText>
          </w:r>
          <w:r w:rsidRPr="00FE6672">
            <w:rPr>
              <w:rFonts w:ascii="Times New Roman" w:hAnsi="Times New Roman" w:cs="Times New Roman"/>
            </w:rPr>
          </w:r>
          <w:r w:rsidRPr="00FE6672">
            <w:rPr>
              <w:rFonts w:ascii="Times New Roman" w:hAnsi="Times New Roman" w:cs="Times New Roman"/>
            </w:rPr>
            <w:fldChar w:fldCharType="separate"/>
          </w:r>
          <w:r w:rsidRPr="00FE6672">
            <w:rPr>
              <w:rFonts w:ascii="Times New Roman" w:eastAsia="Times New Roman" w:hAnsi="Times New Roman" w:cs="Times New Roman"/>
              <w:b/>
              <w:color w:val="000000"/>
            </w:rPr>
            <w:t>13</w:t>
          </w:r>
          <w:r w:rsidRPr="00FE6672">
            <w:rPr>
              <w:rFonts w:ascii="Times New Roman" w:hAnsi="Times New Roman" w:cs="Times New Roman"/>
            </w:rPr>
            <w:fldChar w:fldCharType="end"/>
          </w:r>
        </w:p>
        <w:p w14:paraId="68DE1306" w14:textId="77777777" w:rsidR="004A0712" w:rsidRPr="00FE6672" w:rsidRDefault="002B51F5">
          <w:pPr>
            <w:tabs>
              <w:tab w:val="right" w:pos="9030"/>
            </w:tabs>
            <w:spacing w:before="60" w:line="240" w:lineRule="auto"/>
            <w:ind w:left="360"/>
            <w:rPr>
              <w:rFonts w:ascii="Times New Roman" w:eastAsia="Times New Roman" w:hAnsi="Times New Roman" w:cs="Times New Roman"/>
              <w:color w:val="000000"/>
            </w:rPr>
          </w:pPr>
          <w:hyperlink w:anchor="_yulcf05rxsch">
            <w:r w:rsidR="004240D8" w:rsidRPr="00FE6672">
              <w:rPr>
                <w:rFonts w:ascii="Times New Roman" w:eastAsia="Times New Roman" w:hAnsi="Times New Roman" w:cs="Times New Roman"/>
                <w:color w:val="000000"/>
              </w:rPr>
              <w:t>1.1 Objetivos</w:t>
            </w:r>
          </w:hyperlink>
          <w:r w:rsidR="004240D8" w:rsidRPr="00FE6672">
            <w:rPr>
              <w:rFonts w:ascii="Times New Roman" w:eastAsia="Times New Roman" w:hAnsi="Times New Roman" w:cs="Times New Roman"/>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_yulcf05rxsch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color w:val="000000"/>
            </w:rPr>
            <w:t>13</w:t>
          </w:r>
          <w:r w:rsidR="004240D8" w:rsidRPr="00FE6672">
            <w:rPr>
              <w:rFonts w:ascii="Times New Roman" w:hAnsi="Times New Roman" w:cs="Times New Roman"/>
            </w:rPr>
            <w:fldChar w:fldCharType="end"/>
          </w:r>
        </w:p>
        <w:p w14:paraId="2A8CAFB6" w14:textId="77777777" w:rsidR="004A0712" w:rsidRPr="00FE6672" w:rsidRDefault="002B51F5">
          <w:pPr>
            <w:tabs>
              <w:tab w:val="right" w:pos="9030"/>
            </w:tabs>
            <w:spacing w:before="60" w:line="240" w:lineRule="auto"/>
            <w:ind w:left="720"/>
            <w:rPr>
              <w:rFonts w:ascii="Times New Roman" w:eastAsia="Times New Roman" w:hAnsi="Times New Roman" w:cs="Times New Roman"/>
              <w:color w:val="000000"/>
            </w:rPr>
          </w:pPr>
          <w:hyperlink w:anchor="_hfonm6a6078g">
            <w:r w:rsidR="004240D8" w:rsidRPr="00FE6672">
              <w:rPr>
                <w:rFonts w:ascii="Times New Roman" w:eastAsia="Times New Roman" w:hAnsi="Times New Roman" w:cs="Times New Roman"/>
                <w:color w:val="000000"/>
              </w:rPr>
              <w:t>1.1.1 Objetivos gerais</w:t>
            </w:r>
          </w:hyperlink>
          <w:r w:rsidR="004240D8" w:rsidRPr="00FE6672">
            <w:rPr>
              <w:rFonts w:ascii="Times New Roman" w:eastAsia="Times New Roman" w:hAnsi="Times New Roman" w:cs="Times New Roman"/>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_hfonm6a6078g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color w:val="000000"/>
            </w:rPr>
            <w:t>13</w:t>
          </w:r>
          <w:r w:rsidR="004240D8" w:rsidRPr="00FE6672">
            <w:rPr>
              <w:rFonts w:ascii="Times New Roman" w:hAnsi="Times New Roman" w:cs="Times New Roman"/>
            </w:rPr>
            <w:fldChar w:fldCharType="end"/>
          </w:r>
        </w:p>
        <w:p w14:paraId="723DAD7C" w14:textId="77777777" w:rsidR="004A0712" w:rsidRPr="00FE6672" w:rsidRDefault="002B51F5">
          <w:pPr>
            <w:tabs>
              <w:tab w:val="right" w:pos="9030"/>
            </w:tabs>
            <w:spacing w:before="60" w:line="240" w:lineRule="auto"/>
            <w:ind w:left="720"/>
            <w:rPr>
              <w:rFonts w:ascii="Times New Roman" w:eastAsia="Times New Roman" w:hAnsi="Times New Roman" w:cs="Times New Roman"/>
              <w:color w:val="000000"/>
            </w:rPr>
          </w:pPr>
          <w:hyperlink w:anchor="_pid2rdciw1f6">
            <w:r w:rsidR="004240D8" w:rsidRPr="00FE6672">
              <w:rPr>
                <w:rFonts w:ascii="Times New Roman" w:eastAsia="Times New Roman" w:hAnsi="Times New Roman" w:cs="Times New Roman"/>
                <w:color w:val="000000"/>
              </w:rPr>
              <w:t>1.1.2 Objetivos específicos</w:t>
            </w:r>
          </w:hyperlink>
          <w:r w:rsidR="004240D8" w:rsidRPr="00FE6672">
            <w:rPr>
              <w:rFonts w:ascii="Times New Roman" w:eastAsia="Times New Roman" w:hAnsi="Times New Roman" w:cs="Times New Roman"/>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_pid2rdciw1f6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color w:val="000000"/>
            </w:rPr>
            <w:t>13</w:t>
          </w:r>
          <w:r w:rsidR="004240D8" w:rsidRPr="00FE6672">
            <w:rPr>
              <w:rFonts w:ascii="Times New Roman" w:hAnsi="Times New Roman" w:cs="Times New Roman"/>
            </w:rPr>
            <w:fldChar w:fldCharType="end"/>
          </w:r>
        </w:p>
        <w:p w14:paraId="43355C1E" w14:textId="77777777" w:rsidR="004A0712" w:rsidRPr="00FE6672" w:rsidRDefault="002B51F5">
          <w:pPr>
            <w:tabs>
              <w:tab w:val="right" w:pos="9030"/>
            </w:tabs>
            <w:spacing w:before="60" w:line="240" w:lineRule="auto"/>
            <w:ind w:left="360"/>
            <w:rPr>
              <w:rFonts w:ascii="Times New Roman" w:eastAsia="Times New Roman" w:hAnsi="Times New Roman" w:cs="Times New Roman"/>
              <w:color w:val="000000"/>
            </w:rPr>
          </w:pPr>
          <w:hyperlink w:anchor="_yaoaijlsh6tj">
            <w:r w:rsidR="004240D8" w:rsidRPr="00FE6672">
              <w:rPr>
                <w:rFonts w:ascii="Times New Roman" w:eastAsia="Times New Roman" w:hAnsi="Times New Roman" w:cs="Times New Roman"/>
                <w:color w:val="000000"/>
              </w:rPr>
              <w:t>1.2 Metodologia</w:t>
            </w:r>
          </w:hyperlink>
          <w:r w:rsidR="004240D8" w:rsidRPr="00FE6672">
            <w:rPr>
              <w:rFonts w:ascii="Times New Roman" w:eastAsia="Times New Roman" w:hAnsi="Times New Roman" w:cs="Times New Roman"/>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_yaoaijlsh6tj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color w:val="000000"/>
            </w:rPr>
            <w:t>13</w:t>
          </w:r>
          <w:r w:rsidR="004240D8" w:rsidRPr="00FE6672">
            <w:rPr>
              <w:rFonts w:ascii="Times New Roman" w:hAnsi="Times New Roman" w:cs="Times New Roman"/>
            </w:rPr>
            <w:fldChar w:fldCharType="end"/>
          </w:r>
        </w:p>
        <w:p w14:paraId="711BBE4A" w14:textId="77777777" w:rsidR="004A0712" w:rsidRPr="00FE6672" w:rsidRDefault="002B51F5">
          <w:pPr>
            <w:tabs>
              <w:tab w:val="right" w:pos="9030"/>
            </w:tabs>
            <w:spacing w:before="200" w:line="240" w:lineRule="auto"/>
            <w:rPr>
              <w:rFonts w:ascii="Times New Roman" w:eastAsia="Times New Roman" w:hAnsi="Times New Roman" w:cs="Times New Roman"/>
              <w:b/>
              <w:color w:val="000000"/>
            </w:rPr>
          </w:pPr>
          <w:hyperlink w:anchor="_nd7wnkimmy2s">
            <w:r w:rsidR="004240D8" w:rsidRPr="00FE6672">
              <w:rPr>
                <w:rFonts w:ascii="Times New Roman" w:eastAsia="Times New Roman" w:hAnsi="Times New Roman" w:cs="Times New Roman"/>
                <w:b/>
                <w:color w:val="000000"/>
              </w:rPr>
              <w:t>2 REVISÃO BIBLIOGRÁFICA</w:t>
            </w:r>
          </w:hyperlink>
          <w:r w:rsidR="004240D8" w:rsidRPr="00FE6672">
            <w:rPr>
              <w:rFonts w:ascii="Times New Roman" w:eastAsia="Times New Roman" w:hAnsi="Times New Roman" w:cs="Times New Roman"/>
              <w:b/>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_nd7wnkimmy2s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b/>
              <w:color w:val="000000"/>
            </w:rPr>
            <w:t>14</w:t>
          </w:r>
          <w:r w:rsidR="004240D8" w:rsidRPr="00FE6672">
            <w:rPr>
              <w:rFonts w:ascii="Times New Roman" w:hAnsi="Times New Roman" w:cs="Times New Roman"/>
            </w:rPr>
            <w:fldChar w:fldCharType="end"/>
          </w:r>
        </w:p>
        <w:p w14:paraId="50602374" w14:textId="77777777" w:rsidR="004A0712" w:rsidRPr="00FE6672" w:rsidRDefault="002B51F5">
          <w:pPr>
            <w:tabs>
              <w:tab w:val="right" w:pos="9030"/>
            </w:tabs>
            <w:spacing w:before="60" w:line="240" w:lineRule="auto"/>
            <w:ind w:left="360"/>
            <w:rPr>
              <w:rFonts w:ascii="Times New Roman" w:eastAsia="Times New Roman" w:hAnsi="Times New Roman" w:cs="Times New Roman"/>
              <w:color w:val="000000"/>
            </w:rPr>
          </w:pPr>
          <w:hyperlink w:anchor="_vniw9yv10oba">
            <w:r w:rsidR="004240D8" w:rsidRPr="00FE6672">
              <w:rPr>
                <w:rFonts w:ascii="Times New Roman" w:eastAsia="Times New Roman" w:hAnsi="Times New Roman" w:cs="Times New Roman"/>
                <w:color w:val="000000"/>
              </w:rPr>
              <w:t>2.1 os problemas de processos nas organizações</w:t>
            </w:r>
          </w:hyperlink>
          <w:r w:rsidR="004240D8" w:rsidRPr="00FE6672">
            <w:rPr>
              <w:rFonts w:ascii="Times New Roman" w:eastAsia="Times New Roman" w:hAnsi="Times New Roman" w:cs="Times New Roman"/>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_vniw9yv10oba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color w:val="000000"/>
            </w:rPr>
            <w:t>15</w:t>
          </w:r>
          <w:r w:rsidR="004240D8" w:rsidRPr="00FE6672">
            <w:rPr>
              <w:rFonts w:ascii="Times New Roman" w:hAnsi="Times New Roman" w:cs="Times New Roman"/>
            </w:rPr>
            <w:fldChar w:fldCharType="end"/>
          </w:r>
        </w:p>
        <w:p w14:paraId="133CFBAD" w14:textId="77777777" w:rsidR="004A0712" w:rsidRPr="00FE6672" w:rsidRDefault="002B51F5">
          <w:pPr>
            <w:tabs>
              <w:tab w:val="right" w:pos="9030"/>
            </w:tabs>
            <w:spacing w:before="60" w:line="240" w:lineRule="auto"/>
            <w:ind w:left="360"/>
            <w:rPr>
              <w:rFonts w:ascii="Times New Roman" w:eastAsia="Times New Roman" w:hAnsi="Times New Roman" w:cs="Times New Roman"/>
              <w:color w:val="000000"/>
            </w:rPr>
          </w:pPr>
          <w:hyperlink w:anchor="_rksnzf96fe3q">
            <w:r w:rsidR="004240D8" w:rsidRPr="00FE6672">
              <w:rPr>
                <w:rFonts w:ascii="Times New Roman" w:eastAsia="Times New Roman" w:hAnsi="Times New Roman" w:cs="Times New Roman"/>
                <w:color w:val="000000"/>
              </w:rPr>
              <w:t>2.2 O processo de negócio</w:t>
            </w:r>
          </w:hyperlink>
          <w:r w:rsidR="004240D8" w:rsidRPr="00FE6672">
            <w:rPr>
              <w:rFonts w:ascii="Times New Roman" w:eastAsia="Times New Roman" w:hAnsi="Times New Roman" w:cs="Times New Roman"/>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_rksnzf96fe3q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color w:val="000000"/>
            </w:rPr>
            <w:t>17</w:t>
          </w:r>
          <w:r w:rsidR="004240D8" w:rsidRPr="00FE6672">
            <w:rPr>
              <w:rFonts w:ascii="Times New Roman" w:hAnsi="Times New Roman" w:cs="Times New Roman"/>
            </w:rPr>
            <w:fldChar w:fldCharType="end"/>
          </w:r>
        </w:p>
        <w:p w14:paraId="258FC9DB" w14:textId="77777777" w:rsidR="004A0712" w:rsidRPr="00FE6672" w:rsidRDefault="002B51F5">
          <w:pPr>
            <w:tabs>
              <w:tab w:val="right" w:pos="9030"/>
            </w:tabs>
            <w:spacing w:before="60" w:line="240" w:lineRule="auto"/>
            <w:ind w:left="360"/>
            <w:rPr>
              <w:rFonts w:ascii="Times New Roman" w:eastAsia="Times New Roman" w:hAnsi="Times New Roman" w:cs="Times New Roman"/>
              <w:color w:val="000000"/>
            </w:rPr>
          </w:pPr>
          <w:hyperlink w:anchor="_acpjmrrkuhby">
            <w:r w:rsidR="004240D8" w:rsidRPr="00FE6672">
              <w:rPr>
                <w:rFonts w:ascii="Times New Roman" w:eastAsia="Times New Roman" w:hAnsi="Times New Roman" w:cs="Times New Roman"/>
                <w:color w:val="000000"/>
              </w:rPr>
              <w:t>2.3 Modelagem de gerenciamento de processo (bpm)</w:t>
            </w:r>
          </w:hyperlink>
          <w:r w:rsidR="004240D8" w:rsidRPr="00FE6672">
            <w:rPr>
              <w:rFonts w:ascii="Times New Roman" w:eastAsia="Times New Roman" w:hAnsi="Times New Roman" w:cs="Times New Roman"/>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_acpjmrrkuhby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color w:val="000000"/>
            </w:rPr>
            <w:t>18</w:t>
          </w:r>
          <w:r w:rsidR="004240D8" w:rsidRPr="00FE6672">
            <w:rPr>
              <w:rFonts w:ascii="Times New Roman" w:hAnsi="Times New Roman" w:cs="Times New Roman"/>
            </w:rPr>
            <w:fldChar w:fldCharType="end"/>
          </w:r>
        </w:p>
        <w:p w14:paraId="183F9E45" w14:textId="77777777" w:rsidR="004A0712" w:rsidRPr="00FE6672" w:rsidRDefault="002B51F5">
          <w:pPr>
            <w:tabs>
              <w:tab w:val="right" w:pos="9030"/>
            </w:tabs>
            <w:spacing w:before="60" w:line="240" w:lineRule="auto"/>
            <w:ind w:left="360"/>
            <w:rPr>
              <w:rFonts w:ascii="Times New Roman" w:eastAsia="Times New Roman" w:hAnsi="Times New Roman" w:cs="Times New Roman"/>
              <w:color w:val="000000"/>
            </w:rPr>
          </w:pPr>
          <w:hyperlink w:anchor="_xbwpt4t3iq45">
            <w:r w:rsidR="004240D8" w:rsidRPr="00FE6672">
              <w:rPr>
                <w:rFonts w:ascii="Times New Roman" w:eastAsia="Times New Roman" w:hAnsi="Times New Roman" w:cs="Times New Roman"/>
                <w:color w:val="000000"/>
              </w:rPr>
              <w:t>2.4 (Notação) MODELAGEM DE PROCESSO DE NEGÓCIO (BPMN)</w:t>
            </w:r>
          </w:hyperlink>
          <w:r w:rsidR="004240D8" w:rsidRPr="00FE6672">
            <w:rPr>
              <w:rFonts w:ascii="Times New Roman" w:eastAsia="Times New Roman" w:hAnsi="Times New Roman" w:cs="Times New Roman"/>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_xbwpt4t3iq45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color w:val="000000"/>
            </w:rPr>
            <w:t>19</w:t>
          </w:r>
          <w:r w:rsidR="004240D8" w:rsidRPr="00FE6672">
            <w:rPr>
              <w:rFonts w:ascii="Times New Roman" w:hAnsi="Times New Roman" w:cs="Times New Roman"/>
            </w:rPr>
            <w:fldChar w:fldCharType="end"/>
          </w:r>
        </w:p>
        <w:p w14:paraId="5BA76A06" w14:textId="77777777" w:rsidR="004A0712" w:rsidRPr="00FE6672" w:rsidRDefault="002B51F5">
          <w:pPr>
            <w:tabs>
              <w:tab w:val="right" w:pos="9030"/>
            </w:tabs>
            <w:spacing w:before="60" w:line="240" w:lineRule="auto"/>
            <w:ind w:left="360"/>
            <w:rPr>
              <w:rFonts w:ascii="Times New Roman" w:eastAsia="Times New Roman" w:hAnsi="Times New Roman" w:cs="Times New Roman"/>
              <w:color w:val="000000"/>
            </w:rPr>
          </w:pPr>
          <w:hyperlink w:anchor="_axgikh2dgkz">
            <w:r w:rsidR="004240D8" w:rsidRPr="00FE6672">
              <w:rPr>
                <w:rFonts w:ascii="Times New Roman" w:eastAsia="Times New Roman" w:hAnsi="Times New Roman" w:cs="Times New Roman"/>
                <w:color w:val="000000"/>
              </w:rPr>
              <w:t>2.5 Ferramenta (bpmn)</w:t>
            </w:r>
          </w:hyperlink>
          <w:r w:rsidR="004240D8" w:rsidRPr="00FE6672">
            <w:rPr>
              <w:rFonts w:ascii="Times New Roman" w:eastAsia="Times New Roman" w:hAnsi="Times New Roman" w:cs="Times New Roman"/>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_axgikh2dgkz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color w:val="000000"/>
            </w:rPr>
            <w:t>19</w:t>
          </w:r>
          <w:r w:rsidR="004240D8" w:rsidRPr="00FE6672">
            <w:rPr>
              <w:rFonts w:ascii="Times New Roman" w:hAnsi="Times New Roman" w:cs="Times New Roman"/>
            </w:rPr>
            <w:fldChar w:fldCharType="end"/>
          </w:r>
        </w:p>
        <w:p w14:paraId="409B416B" w14:textId="77777777" w:rsidR="004A0712" w:rsidRPr="00FE6672" w:rsidRDefault="002B51F5">
          <w:pPr>
            <w:tabs>
              <w:tab w:val="right" w:pos="9030"/>
            </w:tabs>
            <w:spacing w:before="60" w:line="240" w:lineRule="auto"/>
            <w:ind w:left="360"/>
            <w:rPr>
              <w:rFonts w:ascii="Times New Roman" w:eastAsia="Times New Roman" w:hAnsi="Times New Roman" w:cs="Times New Roman"/>
              <w:color w:val="000000"/>
            </w:rPr>
          </w:pPr>
          <w:hyperlink w:anchor="_i3m4rf497acf">
            <w:r w:rsidR="004240D8" w:rsidRPr="00FE6672">
              <w:rPr>
                <w:rFonts w:ascii="Times New Roman" w:eastAsia="Times New Roman" w:hAnsi="Times New Roman" w:cs="Times New Roman"/>
                <w:color w:val="000000"/>
              </w:rPr>
              <w:t>2.6 Modelagem e melhoria de processo como solução</w:t>
            </w:r>
          </w:hyperlink>
          <w:r w:rsidR="004240D8" w:rsidRPr="00FE6672">
            <w:rPr>
              <w:rFonts w:ascii="Times New Roman" w:eastAsia="Times New Roman" w:hAnsi="Times New Roman" w:cs="Times New Roman"/>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_i3m4rf497acf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color w:val="000000"/>
            </w:rPr>
            <w:t>19</w:t>
          </w:r>
          <w:r w:rsidR="004240D8" w:rsidRPr="00FE6672">
            <w:rPr>
              <w:rFonts w:ascii="Times New Roman" w:hAnsi="Times New Roman" w:cs="Times New Roman"/>
            </w:rPr>
            <w:fldChar w:fldCharType="end"/>
          </w:r>
        </w:p>
        <w:p w14:paraId="1F298C86" w14:textId="77777777" w:rsidR="004A0712" w:rsidRPr="00FE6672" w:rsidRDefault="002B51F5">
          <w:pPr>
            <w:tabs>
              <w:tab w:val="right" w:pos="9030"/>
            </w:tabs>
            <w:spacing w:before="200" w:line="240" w:lineRule="auto"/>
            <w:rPr>
              <w:rFonts w:ascii="Times New Roman" w:eastAsia="Times New Roman" w:hAnsi="Times New Roman" w:cs="Times New Roman"/>
              <w:b/>
              <w:color w:val="000000"/>
            </w:rPr>
          </w:pPr>
          <w:hyperlink w:anchor="_j7d4ltk8d6g2">
            <w:r w:rsidR="004240D8" w:rsidRPr="00FE6672">
              <w:rPr>
                <w:rFonts w:ascii="Times New Roman" w:eastAsia="Times New Roman" w:hAnsi="Times New Roman" w:cs="Times New Roman"/>
                <w:b/>
                <w:color w:val="000000"/>
              </w:rPr>
              <w:t>3 TRABALHOS RELACIONADOS</w:t>
            </w:r>
          </w:hyperlink>
          <w:r w:rsidR="004240D8" w:rsidRPr="00FE6672">
            <w:rPr>
              <w:rFonts w:ascii="Times New Roman" w:eastAsia="Times New Roman" w:hAnsi="Times New Roman" w:cs="Times New Roman"/>
              <w:b/>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_j7d4ltk8d6g2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b/>
              <w:color w:val="000000"/>
            </w:rPr>
            <w:t>20</w:t>
          </w:r>
          <w:r w:rsidR="004240D8" w:rsidRPr="00FE6672">
            <w:rPr>
              <w:rFonts w:ascii="Times New Roman" w:hAnsi="Times New Roman" w:cs="Times New Roman"/>
            </w:rPr>
            <w:fldChar w:fldCharType="end"/>
          </w:r>
        </w:p>
        <w:p w14:paraId="1800C4AD" w14:textId="77777777" w:rsidR="004A0712" w:rsidRPr="00FE6672" w:rsidRDefault="002B51F5">
          <w:pPr>
            <w:tabs>
              <w:tab w:val="right" w:pos="9030"/>
            </w:tabs>
            <w:spacing w:before="200" w:line="240" w:lineRule="auto"/>
            <w:rPr>
              <w:rFonts w:ascii="Times New Roman" w:eastAsia="Times New Roman" w:hAnsi="Times New Roman" w:cs="Times New Roman"/>
              <w:b/>
              <w:color w:val="000000"/>
            </w:rPr>
          </w:pPr>
          <w:hyperlink w:anchor="_nygnvz5prrg3">
            <w:r w:rsidR="004240D8" w:rsidRPr="00FE6672">
              <w:rPr>
                <w:rFonts w:ascii="Times New Roman" w:eastAsia="Times New Roman" w:hAnsi="Times New Roman" w:cs="Times New Roman"/>
                <w:b/>
                <w:color w:val="000000"/>
              </w:rPr>
              <w:t>4 MODELAGEM DOS PROCESSOS</w:t>
            </w:r>
          </w:hyperlink>
          <w:r w:rsidR="004240D8" w:rsidRPr="00FE6672">
            <w:rPr>
              <w:rFonts w:ascii="Times New Roman" w:eastAsia="Times New Roman" w:hAnsi="Times New Roman" w:cs="Times New Roman"/>
              <w:b/>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_nygnvz5prrg3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b/>
              <w:color w:val="000000"/>
            </w:rPr>
            <w:t>20</w:t>
          </w:r>
          <w:r w:rsidR="004240D8" w:rsidRPr="00FE6672">
            <w:rPr>
              <w:rFonts w:ascii="Times New Roman" w:hAnsi="Times New Roman" w:cs="Times New Roman"/>
            </w:rPr>
            <w:fldChar w:fldCharType="end"/>
          </w:r>
        </w:p>
        <w:p w14:paraId="7085EC13" w14:textId="77777777" w:rsidR="004A0712" w:rsidRPr="00FE6672" w:rsidRDefault="002B51F5">
          <w:pPr>
            <w:tabs>
              <w:tab w:val="right" w:pos="9030"/>
            </w:tabs>
            <w:spacing w:before="60" w:line="240" w:lineRule="auto"/>
            <w:ind w:left="360"/>
            <w:rPr>
              <w:rFonts w:ascii="Times New Roman" w:eastAsia="Times New Roman" w:hAnsi="Times New Roman" w:cs="Times New Roman"/>
            </w:rPr>
          </w:pPr>
          <w:hyperlink w:anchor="_3a9mi7i3nt36">
            <w:r w:rsidR="004240D8" w:rsidRPr="00FE6672">
              <w:rPr>
                <w:rFonts w:ascii="Times New Roman" w:eastAsia="Times New Roman" w:hAnsi="Times New Roman" w:cs="Times New Roman"/>
              </w:rPr>
              <w:t>4.1 MODELAGEM (AS - IS)</w:t>
            </w:r>
          </w:hyperlink>
          <w:r w:rsidR="004240D8" w:rsidRPr="00FE6672">
            <w:rPr>
              <w:rFonts w:ascii="Times New Roman" w:eastAsia="Times New Roman" w:hAnsi="Times New Roman" w:cs="Times New Roman"/>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_3a9mi7i3nt36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rPr>
            <w:t>20</w:t>
          </w:r>
          <w:r w:rsidR="004240D8" w:rsidRPr="00FE6672">
            <w:rPr>
              <w:rFonts w:ascii="Times New Roman" w:hAnsi="Times New Roman" w:cs="Times New Roman"/>
            </w:rPr>
            <w:fldChar w:fldCharType="end"/>
          </w:r>
        </w:p>
        <w:p w14:paraId="5CBE7CD4" w14:textId="77777777" w:rsidR="004A0712" w:rsidRPr="00FE6672" w:rsidRDefault="002B51F5">
          <w:pPr>
            <w:tabs>
              <w:tab w:val="right" w:pos="9030"/>
            </w:tabs>
            <w:spacing w:before="60" w:line="240" w:lineRule="auto"/>
            <w:ind w:left="360"/>
            <w:rPr>
              <w:rFonts w:ascii="Times New Roman" w:eastAsia="Times New Roman" w:hAnsi="Times New Roman" w:cs="Times New Roman"/>
            </w:rPr>
          </w:pPr>
          <w:hyperlink w:anchor="_q3wlkbiuqgg8">
            <w:r w:rsidR="004240D8" w:rsidRPr="00FE6672">
              <w:rPr>
                <w:rFonts w:ascii="Times New Roman" w:eastAsia="Times New Roman" w:hAnsi="Times New Roman" w:cs="Times New Roman"/>
              </w:rPr>
              <w:t>4.2 ESCOLHA DOS PROCESSOS</w:t>
            </w:r>
          </w:hyperlink>
          <w:r w:rsidR="004240D8" w:rsidRPr="00FE6672">
            <w:rPr>
              <w:rFonts w:ascii="Times New Roman" w:eastAsia="Times New Roman" w:hAnsi="Times New Roman" w:cs="Times New Roman"/>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_q3wlkbiuqgg8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rPr>
            <w:t>20</w:t>
          </w:r>
          <w:r w:rsidR="004240D8" w:rsidRPr="00FE6672">
            <w:rPr>
              <w:rFonts w:ascii="Times New Roman" w:hAnsi="Times New Roman" w:cs="Times New Roman"/>
            </w:rPr>
            <w:fldChar w:fldCharType="end"/>
          </w:r>
        </w:p>
        <w:p w14:paraId="12C7A876" w14:textId="77777777" w:rsidR="004A0712" w:rsidRPr="00FE6672" w:rsidRDefault="002B51F5">
          <w:pPr>
            <w:tabs>
              <w:tab w:val="right" w:pos="9030"/>
            </w:tabs>
            <w:spacing w:before="60" w:line="240" w:lineRule="auto"/>
            <w:ind w:left="360"/>
            <w:rPr>
              <w:rFonts w:ascii="Times New Roman" w:eastAsia="Times New Roman" w:hAnsi="Times New Roman" w:cs="Times New Roman"/>
            </w:rPr>
          </w:pPr>
          <w:hyperlink w:anchor="_wyvni1sh1pzr">
            <w:r w:rsidR="004240D8" w:rsidRPr="00FE6672">
              <w:rPr>
                <w:rFonts w:ascii="Times New Roman" w:eastAsia="Times New Roman" w:hAnsi="Times New Roman" w:cs="Times New Roman"/>
              </w:rPr>
              <w:t>4.3  ESCOLHA DOS DEPARTAMENTOS</w:t>
            </w:r>
          </w:hyperlink>
          <w:r w:rsidR="004240D8" w:rsidRPr="00FE6672">
            <w:rPr>
              <w:rFonts w:ascii="Times New Roman" w:eastAsia="Times New Roman" w:hAnsi="Times New Roman" w:cs="Times New Roman"/>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_wyvni1sh1pzr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rPr>
            <w:t>20</w:t>
          </w:r>
          <w:r w:rsidR="004240D8" w:rsidRPr="00FE6672">
            <w:rPr>
              <w:rFonts w:ascii="Times New Roman" w:hAnsi="Times New Roman" w:cs="Times New Roman"/>
            </w:rPr>
            <w:fldChar w:fldCharType="end"/>
          </w:r>
        </w:p>
        <w:p w14:paraId="1096695F" w14:textId="77777777" w:rsidR="004A0712" w:rsidRPr="00FE6672" w:rsidRDefault="002B51F5">
          <w:pPr>
            <w:tabs>
              <w:tab w:val="right" w:pos="9030"/>
            </w:tabs>
            <w:spacing w:before="60" w:line="240" w:lineRule="auto"/>
            <w:ind w:left="360"/>
            <w:rPr>
              <w:rFonts w:ascii="Times New Roman" w:eastAsia="Times New Roman" w:hAnsi="Times New Roman" w:cs="Times New Roman"/>
            </w:rPr>
          </w:pPr>
          <w:hyperlink w:anchor="_swiiufmqrmrd">
            <w:r w:rsidR="004240D8" w:rsidRPr="00FE6672">
              <w:rPr>
                <w:rFonts w:ascii="Times New Roman" w:eastAsia="Times New Roman" w:hAnsi="Times New Roman" w:cs="Times New Roman"/>
              </w:rPr>
              <w:t>4.4  DOCUMENTAÇÃO DAS ENTREVISTAS</w:t>
            </w:r>
          </w:hyperlink>
          <w:r w:rsidR="004240D8" w:rsidRPr="00FE6672">
            <w:rPr>
              <w:rFonts w:ascii="Times New Roman" w:eastAsia="Times New Roman" w:hAnsi="Times New Roman" w:cs="Times New Roman"/>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_swiiufmqrmrd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rPr>
            <w:t>20</w:t>
          </w:r>
          <w:r w:rsidR="004240D8" w:rsidRPr="00FE6672">
            <w:rPr>
              <w:rFonts w:ascii="Times New Roman" w:hAnsi="Times New Roman" w:cs="Times New Roman"/>
            </w:rPr>
            <w:fldChar w:fldCharType="end"/>
          </w:r>
        </w:p>
        <w:p w14:paraId="75552552" w14:textId="77777777" w:rsidR="004A0712" w:rsidRPr="00FE6672" w:rsidRDefault="002B51F5">
          <w:pPr>
            <w:tabs>
              <w:tab w:val="right" w:pos="9030"/>
            </w:tabs>
            <w:spacing w:before="60" w:line="240" w:lineRule="auto"/>
            <w:ind w:left="360"/>
            <w:rPr>
              <w:rFonts w:ascii="Times New Roman" w:eastAsia="Times New Roman" w:hAnsi="Times New Roman" w:cs="Times New Roman"/>
            </w:rPr>
          </w:pPr>
          <w:hyperlink w:anchor="_4jr15mlkmx3s">
            <w:r w:rsidR="004240D8" w:rsidRPr="00FE6672">
              <w:rPr>
                <w:rFonts w:ascii="Times New Roman" w:eastAsia="Times New Roman" w:hAnsi="Times New Roman" w:cs="Times New Roman"/>
              </w:rPr>
              <w:t>4.5  DOCUMENTAÇÃO DOS PROCESSOS</w:t>
            </w:r>
          </w:hyperlink>
          <w:r w:rsidR="004240D8" w:rsidRPr="00FE6672">
            <w:rPr>
              <w:rFonts w:ascii="Times New Roman" w:eastAsia="Times New Roman" w:hAnsi="Times New Roman" w:cs="Times New Roman"/>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_4jr15mlkmx3s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rPr>
            <w:t>20</w:t>
          </w:r>
          <w:r w:rsidR="004240D8" w:rsidRPr="00FE6672">
            <w:rPr>
              <w:rFonts w:ascii="Times New Roman" w:hAnsi="Times New Roman" w:cs="Times New Roman"/>
            </w:rPr>
            <w:fldChar w:fldCharType="end"/>
          </w:r>
        </w:p>
        <w:p w14:paraId="5E85A363" w14:textId="77777777" w:rsidR="004A0712" w:rsidRPr="00FE6672" w:rsidRDefault="002B51F5">
          <w:pPr>
            <w:tabs>
              <w:tab w:val="right" w:pos="9030"/>
            </w:tabs>
            <w:spacing w:before="200" w:after="80" w:line="240" w:lineRule="auto"/>
            <w:rPr>
              <w:rFonts w:ascii="Times New Roman" w:eastAsia="Times New Roman" w:hAnsi="Times New Roman" w:cs="Times New Roman"/>
              <w:b/>
              <w:color w:val="000000"/>
            </w:rPr>
          </w:pPr>
          <w:hyperlink w:anchor="_qpwsmwhi0ad1">
            <w:r w:rsidR="004240D8" w:rsidRPr="00FE6672">
              <w:rPr>
                <w:rFonts w:ascii="Times New Roman" w:eastAsia="Times New Roman" w:hAnsi="Times New Roman" w:cs="Times New Roman"/>
                <w:b/>
                <w:color w:val="000000"/>
              </w:rPr>
              <w:t>5 CONCLUSÃO</w:t>
            </w:r>
          </w:hyperlink>
          <w:r w:rsidR="004240D8" w:rsidRPr="00FE6672">
            <w:rPr>
              <w:rFonts w:ascii="Times New Roman" w:eastAsia="Times New Roman" w:hAnsi="Times New Roman" w:cs="Times New Roman"/>
              <w:b/>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_qpwsmwhi0ad1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b/>
              <w:color w:val="000000"/>
            </w:rPr>
            <w:t>20</w:t>
          </w:r>
          <w:r w:rsidR="004240D8" w:rsidRPr="00FE6672">
            <w:rPr>
              <w:rFonts w:ascii="Times New Roman" w:hAnsi="Times New Roman" w:cs="Times New Roman"/>
            </w:rPr>
            <w:fldChar w:fldCharType="end"/>
          </w:r>
          <w:r w:rsidR="004240D8" w:rsidRPr="00FE6672">
            <w:rPr>
              <w:rFonts w:ascii="Times New Roman" w:hAnsi="Times New Roman" w:cs="Times New Roman"/>
            </w:rPr>
            <w:fldChar w:fldCharType="end"/>
          </w:r>
        </w:p>
      </w:sdtContent>
    </w:sdt>
    <w:p w14:paraId="47D9FCAF" w14:textId="77777777" w:rsidR="004A0712" w:rsidRPr="00FE6672" w:rsidDel="0052552C" w:rsidRDefault="004240D8">
      <w:pPr>
        <w:pStyle w:val="Ttulo1"/>
        <w:spacing w:before="120" w:after="280" w:line="360" w:lineRule="auto"/>
        <w:jc w:val="both"/>
        <w:rPr>
          <w:del w:id="312" w:author="Emeson Santos" w:date="2019-08-16T01:24:00Z"/>
          <w:rFonts w:ascii="Times New Roman" w:eastAsia="Times New Roman" w:hAnsi="Times New Roman" w:cs="Times New Roman"/>
          <w:b/>
          <w:sz w:val="24"/>
          <w:szCs w:val="24"/>
        </w:rPr>
      </w:pPr>
      <w:bookmarkStart w:id="313" w:name="_sgw84tn18vu2" w:colFirst="0" w:colLast="0"/>
      <w:bookmarkEnd w:id="313"/>
      <w:r w:rsidRPr="00FE6672">
        <w:rPr>
          <w:rFonts w:ascii="Times New Roman" w:hAnsi="Times New Roman" w:cs="Times New Roman"/>
        </w:rPr>
        <w:br w:type="page"/>
      </w:r>
    </w:p>
    <w:p w14:paraId="10BF98BF" w14:textId="77777777" w:rsidR="004A0712" w:rsidRPr="00FE6672" w:rsidDel="0052552C" w:rsidRDefault="004240D8">
      <w:pPr>
        <w:pStyle w:val="Ttulo2"/>
        <w:keepNext w:val="0"/>
        <w:keepLines w:val="0"/>
        <w:spacing w:after="80" w:line="360" w:lineRule="auto"/>
        <w:rPr>
          <w:del w:id="314" w:author="Emeson Santos" w:date="2019-08-16T01:24:00Z"/>
          <w:rFonts w:ascii="Times New Roman" w:eastAsia="Times New Roman" w:hAnsi="Times New Roman" w:cs="Times New Roman"/>
          <w:b/>
          <w:sz w:val="34"/>
          <w:szCs w:val="34"/>
        </w:rPr>
        <w:pPrChange w:id="315" w:author="Emeson Santos" w:date="2019-08-16T01:24:00Z">
          <w:pPr>
            <w:pStyle w:val="Ttulo2"/>
            <w:keepNext w:val="0"/>
            <w:keepLines w:val="0"/>
            <w:spacing w:after="80" w:line="360" w:lineRule="auto"/>
            <w:jc w:val="center"/>
          </w:pPr>
        </w:pPrChange>
      </w:pPr>
      <w:bookmarkStart w:id="316" w:name="_twhg4y3c16xe" w:colFirst="0" w:colLast="0"/>
      <w:bookmarkEnd w:id="316"/>
      <w:del w:id="317" w:author="Emeson Santos" w:date="2019-08-16T01:24:00Z">
        <w:r w:rsidRPr="00FE6672" w:rsidDel="0052552C">
          <w:rPr>
            <w:rFonts w:ascii="Times New Roman" w:eastAsia="Times New Roman" w:hAnsi="Times New Roman" w:cs="Times New Roman"/>
            <w:b/>
            <w:sz w:val="34"/>
            <w:szCs w:val="34"/>
          </w:rPr>
          <w:delText>UNIVERSIDADE FEDERAL DE SERGIPE</w:delText>
        </w:r>
      </w:del>
    </w:p>
    <w:p w14:paraId="2153A2B1" w14:textId="77777777" w:rsidR="004A0712" w:rsidRPr="00FE6672" w:rsidDel="0052552C" w:rsidRDefault="004240D8">
      <w:pPr>
        <w:spacing w:line="360" w:lineRule="auto"/>
        <w:rPr>
          <w:del w:id="318" w:author="Emeson Santos" w:date="2019-08-16T01:24:00Z"/>
          <w:rFonts w:ascii="Times New Roman" w:eastAsia="Times New Roman" w:hAnsi="Times New Roman" w:cs="Times New Roman"/>
          <w:b/>
          <w:sz w:val="28"/>
          <w:szCs w:val="28"/>
        </w:rPr>
        <w:pPrChange w:id="319" w:author="Emeson Santos" w:date="2019-08-16T01:24:00Z">
          <w:pPr>
            <w:spacing w:line="360" w:lineRule="auto"/>
            <w:jc w:val="center"/>
          </w:pPr>
        </w:pPrChange>
      </w:pPr>
      <w:del w:id="320" w:author="Emeson Santos" w:date="2019-08-16T01:24:00Z">
        <w:r w:rsidRPr="00FE6672" w:rsidDel="0052552C">
          <w:rPr>
            <w:rFonts w:ascii="Times New Roman" w:eastAsia="Times New Roman" w:hAnsi="Times New Roman" w:cs="Times New Roman"/>
            <w:b/>
            <w:sz w:val="28"/>
            <w:szCs w:val="28"/>
          </w:rPr>
          <w:delText>CAMPUS ALBERTO CARVALHO</w:delText>
        </w:r>
      </w:del>
    </w:p>
    <w:p w14:paraId="209528D5" w14:textId="77777777" w:rsidR="004A0712" w:rsidRPr="00FE6672" w:rsidDel="0052552C" w:rsidRDefault="004240D8">
      <w:pPr>
        <w:spacing w:line="360" w:lineRule="auto"/>
        <w:rPr>
          <w:del w:id="321" w:author="Emeson Santos" w:date="2019-08-16T01:24:00Z"/>
          <w:rFonts w:ascii="Times New Roman" w:eastAsia="Times New Roman" w:hAnsi="Times New Roman" w:cs="Times New Roman"/>
          <w:b/>
          <w:sz w:val="28"/>
          <w:szCs w:val="28"/>
        </w:rPr>
        <w:pPrChange w:id="322" w:author="Emeson Santos" w:date="2019-08-16T01:24:00Z">
          <w:pPr>
            <w:spacing w:line="360" w:lineRule="auto"/>
            <w:jc w:val="center"/>
          </w:pPr>
        </w:pPrChange>
      </w:pPr>
      <w:del w:id="323" w:author="Emeson Santos" w:date="2019-08-16T01:24:00Z">
        <w:r w:rsidRPr="00FE6672" w:rsidDel="0052552C">
          <w:rPr>
            <w:rFonts w:ascii="Times New Roman" w:eastAsia="Times New Roman" w:hAnsi="Times New Roman" w:cs="Times New Roman"/>
            <w:b/>
            <w:sz w:val="28"/>
            <w:szCs w:val="28"/>
          </w:rPr>
          <w:delText>DEPARTAMENTO DE SISTEMAS DE INFORMAÇÃO</w:delText>
        </w:r>
      </w:del>
    </w:p>
    <w:p w14:paraId="154C46A1" w14:textId="77777777" w:rsidR="004A0712" w:rsidRPr="00FE6672" w:rsidDel="0052552C" w:rsidRDefault="004240D8">
      <w:pPr>
        <w:spacing w:line="360" w:lineRule="auto"/>
        <w:rPr>
          <w:del w:id="324" w:author="Emeson Santos" w:date="2019-08-16T01:24:00Z"/>
          <w:rFonts w:ascii="Times New Roman" w:eastAsia="Times New Roman" w:hAnsi="Times New Roman" w:cs="Times New Roman"/>
          <w:b/>
          <w:sz w:val="28"/>
          <w:szCs w:val="28"/>
        </w:rPr>
      </w:pPr>
      <w:del w:id="325" w:author="Emeson Santos" w:date="2019-08-16T01:24:00Z">
        <w:r w:rsidRPr="00FE6672" w:rsidDel="0052552C">
          <w:rPr>
            <w:rFonts w:ascii="Times New Roman" w:eastAsia="Times New Roman" w:hAnsi="Times New Roman" w:cs="Times New Roman"/>
            <w:b/>
            <w:sz w:val="28"/>
            <w:szCs w:val="28"/>
          </w:rPr>
          <w:delText xml:space="preserve"> </w:delText>
        </w:r>
      </w:del>
    </w:p>
    <w:p w14:paraId="2A3E3A66" w14:textId="77777777" w:rsidR="004A0712" w:rsidRPr="00FE6672" w:rsidDel="0052552C" w:rsidRDefault="004240D8">
      <w:pPr>
        <w:spacing w:line="360" w:lineRule="auto"/>
        <w:rPr>
          <w:del w:id="326" w:author="Emeson Santos" w:date="2019-08-16T01:24:00Z"/>
          <w:rFonts w:ascii="Times New Roman" w:eastAsia="Times New Roman" w:hAnsi="Times New Roman" w:cs="Times New Roman"/>
          <w:b/>
        </w:rPr>
      </w:pPr>
      <w:del w:id="327" w:author="Emeson Santos" w:date="2019-08-16T01:24:00Z">
        <w:r w:rsidRPr="00FE6672" w:rsidDel="0052552C">
          <w:rPr>
            <w:rFonts w:ascii="Times New Roman" w:eastAsia="Times New Roman" w:hAnsi="Times New Roman" w:cs="Times New Roman"/>
            <w:b/>
          </w:rPr>
          <w:delText xml:space="preserve"> </w:delText>
        </w:r>
      </w:del>
    </w:p>
    <w:p w14:paraId="30531F77" w14:textId="77777777" w:rsidR="004A0712" w:rsidRPr="00FE6672" w:rsidDel="0052552C" w:rsidRDefault="004240D8">
      <w:pPr>
        <w:spacing w:line="360" w:lineRule="auto"/>
        <w:rPr>
          <w:del w:id="328" w:author="Emeson Santos" w:date="2019-08-16T01:24:00Z"/>
          <w:rFonts w:ascii="Times New Roman" w:eastAsia="Times New Roman" w:hAnsi="Times New Roman" w:cs="Times New Roman"/>
          <w:b/>
        </w:rPr>
      </w:pPr>
      <w:del w:id="329" w:author="Emeson Santos" w:date="2019-08-16T01:24:00Z">
        <w:r w:rsidRPr="00FE6672" w:rsidDel="0052552C">
          <w:rPr>
            <w:rFonts w:ascii="Times New Roman" w:eastAsia="Times New Roman" w:hAnsi="Times New Roman" w:cs="Times New Roman"/>
            <w:b/>
          </w:rPr>
          <w:delText xml:space="preserve"> </w:delText>
        </w:r>
      </w:del>
    </w:p>
    <w:p w14:paraId="7FEAEBD9" w14:textId="77777777" w:rsidR="004A0712" w:rsidRPr="00FE6672" w:rsidDel="0052552C" w:rsidRDefault="004240D8">
      <w:pPr>
        <w:spacing w:line="360" w:lineRule="auto"/>
        <w:rPr>
          <w:del w:id="330" w:author="Emeson Santos" w:date="2019-08-16T01:24:00Z"/>
          <w:rFonts w:ascii="Times New Roman" w:eastAsia="Times New Roman" w:hAnsi="Times New Roman" w:cs="Times New Roman"/>
          <w:b/>
        </w:rPr>
      </w:pPr>
      <w:del w:id="331" w:author="Emeson Santos" w:date="2019-08-16T01:24:00Z">
        <w:r w:rsidRPr="00FE6672" w:rsidDel="0052552C">
          <w:rPr>
            <w:rFonts w:ascii="Times New Roman" w:eastAsia="Times New Roman" w:hAnsi="Times New Roman" w:cs="Times New Roman"/>
            <w:b/>
          </w:rPr>
          <w:delText xml:space="preserve"> </w:delText>
        </w:r>
      </w:del>
    </w:p>
    <w:p w14:paraId="7266D8F1" w14:textId="77777777" w:rsidR="004A0712" w:rsidRPr="00FE6672" w:rsidDel="0052552C" w:rsidRDefault="004240D8">
      <w:pPr>
        <w:spacing w:line="360" w:lineRule="auto"/>
        <w:rPr>
          <w:del w:id="332" w:author="Emeson Santos" w:date="2019-08-16T01:24:00Z"/>
          <w:rFonts w:ascii="Times New Roman" w:eastAsia="Times New Roman" w:hAnsi="Times New Roman" w:cs="Times New Roman"/>
          <w:b/>
        </w:rPr>
      </w:pPr>
      <w:del w:id="333" w:author="Emeson Santos" w:date="2019-08-16T01:24:00Z">
        <w:r w:rsidRPr="00FE6672" w:rsidDel="0052552C">
          <w:rPr>
            <w:rFonts w:ascii="Times New Roman" w:eastAsia="Times New Roman" w:hAnsi="Times New Roman" w:cs="Times New Roman"/>
            <w:b/>
          </w:rPr>
          <w:delText xml:space="preserve"> </w:delText>
        </w:r>
      </w:del>
    </w:p>
    <w:p w14:paraId="6E9D9227" w14:textId="77777777" w:rsidR="004A0712" w:rsidRPr="00FE6672" w:rsidDel="0052552C" w:rsidRDefault="004240D8">
      <w:pPr>
        <w:spacing w:line="360" w:lineRule="auto"/>
        <w:rPr>
          <w:del w:id="334" w:author="Emeson Santos" w:date="2019-08-16T01:24:00Z"/>
          <w:rFonts w:ascii="Times New Roman" w:eastAsia="Times New Roman" w:hAnsi="Times New Roman" w:cs="Times New Roman"/>
          <w:b/>
        </w:rPr>
      </w:pPr>
      <w:del w:id="335" w:author="Emeson Santos" w:date="2019-08-16T01:24:00Z">
        <w:r w:rsidRPr="00FE6672" w:rsidDel="0052552C">
          <w:rPr>
            <w:rFonts w:ascii="Times New Roman" w:eastAsia="Times New Roman" w:hAnsi="Times New Roman" w:cs="Times New Roman"/>
            <w:b/>
          </w:rPr>
          <w:delText xml:space="preserve"> </w:delText>
        </w:r>
      </w:del>
    </w:p>
    <w:p w14:paraId="2DFCE512" w14:textId="77777777" w:rsidR="004A0712" w:rsidRPr="00FE6672" w:rsidDel="0052552C" w:rsidRDefault="004240D8">
      <w:pPr>
        <w:spacing w:line="360" w:lineRule="auto"/>
        <w:rPr>
          <w:del w:id="336" w:author="Emeson Santos" w:date="2019-08-16T01:24:00Z"/>
          <w:rFonts w:ascii="Times New Roman" w:eastAsia="Times New Roman" w:hAnsi="Times New Roman" w:cs="Times New Roman"/>
          <w:b/>
        </w:rPr>
      </w:pPr>
      <w:del w:id="337" w:author="Emeson Santos" w:date="2019-08-16T01:24:00Z">
        <w:r w:rsidRPr="00FE6672" w:rsidDel="0052552C">
          <w:rPr>
            <w:rFonts w:ascii="Times New Roman" w:eastAsia="Times New Roman" w:hAnsi="Times New Roman" w:cs="Times New Roman"/>
            <w:b/>
          </w:rPr>
          <w:delText xml:space="preserve"> </w:delText>
        </w:r>
      </w:del>
    </w:p>
    <w:p w14:paraId="59ECA39A" w14:textId="77777777" w:rsidR="004A0712" w:rsidRPr="00FE6672" w:rsidDel="0052552C" w:rsidRDefault="004240D8">
      <w:pPr>
        <w:spacing w:line="360" w:lineRule="auto"/>
        <w:rPr>
          <w:del w:id="338" w:author="Emeson Santos" w:date="2019-08-16T01:24:00Z"/>
          <w:rFonts w:ascii="Times New Roman" w:eastAsia="Times New Roman" w:hAnsi="Times New Roman" w:cs="Times New Roman"/>
          <w:b/>
        </w:rPr>
      </w:pPr>
      <w:del w:id="339" w:author="Emeson Santos" w:date="2019-08-16T01:24:00Z">
        <w:r w:rsidRPr="00FE6672" w:rsidDel="0052552C">
          <w:rPr>
            <w:rFonts w:ascii="Times New Roman" w:eastAsia="Times New Roman" w:hAnsi="Times New Roman" w:cs="Times New Roman"/>
            <w:b/>
          </w:rPr>
          <w:delText xml:space="preserve"> </w:delText>
        </w:r>
      </w:del>
    </w:p>
    <w:p w14:paraId="664D3065" w14:textId="77777777" w:rsidR="004A0712" w:rsidRPr="00FE6672" w:rsidDel="0052552C" w:rsidRDefault="004240D8">
      <w:pPr>
        <w:spacing w:line="360" w:lineRule="auto"/>
        <w:rPr>
          <w:del w:id="340" w:author="Emeson Santos" w:date="2019-08-16T01:24:00Z"/>
          <w:rFonts w:ascii="Times New Roman" w:eastAsia="Times New Roman" w:hAnsi="Times New Roman" w:cs="Times New Roman"/>
          <w:b/>
        </w:rPr>
      </w:pPr>
      <w:del w:id="341" w:author="Emeson Santos" w:date="2019-08-16T01:24:00Z">
        <w:r w:rsidRPr="00FE6672" w:rsidDel="0052552C">
          <w:rPr>
            <w:rFonts w:ascii="Times New Roman" w:eastAsia="Times New Roman" w:hAnsi="Times New Roman" w:cs="Times New Roman"/>
            <w:b/>
          </w:rPr>
          <w:delText xml:space="preserve"> </w:delText>
        </w:r>
      </w:del>
    </w:p>
    <w:p w14:paraId="3A4690A6" w14:textId="77777777" w:rsidR="004A0712" w:rsidRPr="00FE6672" w:rsidDel="0052552C" w:rsidRDefault="004240D8">
      <w:pPr>
        <w:spacing w:line="360" w:lineRule="auto"/>
        <w:rPr>
          <w:del w:id="342" w:author="Emeson Santos" w:date="2019-08-16T01:24:00Z"/>
          <w:rFonts w:ascii="Times New Roman" w:eastAsia="Times New Roman" w:hAnsi="Times New Roman" w:cs="Times New Roman"/>
          <w:b/>
        </w:rPr>
      </w:pPr>
      <w:del w:id="343" w:author="Emeson Santos" w:date="2019-08-16T01:24:00Z">
        <w:r w:rsidRPr="00FE6672" w:rsidDel="0052552C">
          <w:rPr>
            <w:rFonts w:ascii="Times New Roman" w:eastAsia="Times New Roman" w:hAnsi="Times New Roman" w:cs="Times New Roman"/>
            <w:b/>
          </w:rPr>
          <w:delText xml:space="preserve"> </w:delText>
        </w:r>
      </w:del>
    </w:p>
    <w:p w14:paraId="4027F0BE" w14:textId="77777777" w:rsidR="004A0712" w:rsidRPr="00FE6672" w:rsidDel="0052552C" w:rsidRDefault="004240D8">
      <w:pPr>
        <w:spacing w:line="360" w:lineRule="auto"/>
        <w:rPr>
          <w:del w:id="344" w:author="Emeson Santos" w:date="2019-08-16T01:24:00Z"/>
          <w:rFonts w:ascii="Times New Roman" w:eastAsia="Times New Roman" w:hAnsi="Times New Roman" w:cs="Times New Roman"/>
          <w:b/>
        </w:rPr>
      </w:pPr>
      <w:del w:id="345" w:author="Emeson Santos" w:date="2019-08-16T01:24:00Z">
        <w:r w:rsidRPr="00FE6672" w:rsidDel="0052552C">
          <w:rPr>
            <w:rFonts w:ascii="Times New Roman" w:eastAsia="Times New Roman" w:hAnsi="Times New Roman" w:cs="Times New Roman"/>
            <w:b/>
          </w:rPr>
          <w:delText xml:space="preserve"> </w:delText>
        </w:r>
      </w:del>
    </w:p>
    <w:p w14:paraId="574B8AF4" w14:textId="77777777" w:rsidR="004A0712" w:rsidRPr="00FE6672" w:rsidDel="0052552C" w:rsidRDefault="004240D8">
      <w:pPr>
        <w:spacing w:line="360" w:lineRule="auto"/>
        <w:rPr>
          <w:del w:id="346" w:author="Emeson Santos" w:date="2019-08-16T01:24:00Z"/>
          <w:rFonts w:ascii="Times New Roman" w:eastAsia="Times New Roman" w:hAnsi="Times New Roman" w:cs="Times New Roman"/>
          <w:b/>
        </w:rPr>
      </w:pPr>
      <w:del w:id="347" w:author="Emeson Santos" w:date="2019-08-16T01:24:00Z">
        <w:r w:rsidRPr="00FE6672" w:rsidDel="0052552C">
          <w:rPr>
            <w:rFonts w:ascii="Times New Roman" w:eastAsia="Times New Roman" w:hAnsi="Times New Roman" w:cs="Times New Roman"/>
            <w:b/>
          </w:rPr>
          <w:delText xml:space="preserve"> </w:delText>
        </w:r>
      </w:del>
    </w:p>
    <w:p w14:paraId="081E9BFE" w14:textId="77777777" w:rsidR="004A0712" w:rsidRPr="00FE6672" w:rsidDel="0052552C" w:rsidRDefault="004240D8">
      <w:pPr>
        <w:spacing w:line="360" w:lineRule="auto"/>
        <w:rPr>
          <w:del w:id="348" w:author="Emeson Santos" w:date="2019-08-16T01:24:00Z"/>
          <w:rFonts w:ascii="Times New Roman" w:eastAsia="Times New Roman" w:hAnsi="Times New Roman" w:cs="Times New Roman"/>
          <w:b/>
        </w:rPr>
      </w:pPr>
      <w:del w:id="349" w:author="Emeson Santos" w:date="2019-08-16T01:24:00Z">
        <w:r w:rsidRPr="00FE6672" w:rsidDel="0052552C">
          <w:rPr>
            <w:rFonts w:ascii="Times New Roman" w:eastAsia="Times New Roman" w:hAnsi="Times New Roman" w:cs="Times New Roman"/>
            <w:b/>
          </w:rPr>
          <w:delText xml:space="preserve"> </w:delText>
        </w:r>
      </w:del>
    </w:p>
    <w:p w14:paraId="19532196" w14:textId="77777777" w:rsidR="004A0712" w:rsidRPr="00FE6672" w:rsidDel="0052552C" w:rsidRDefault="004240D8">
      <w:pPr>
        <w:spacing w:line="360" w:lineRule="auto"/>
        <w:rPr>
          <w:del w:id="350" w:author="Emeson Santos" w:date="2019-08-16T01:24:00Z"/>
          <w:rFonts w:ascii="Times New Roman" w:eastAsia="Times New Roman" w:hAnsi="Times New Roman" w:cs="Times New Roman"/>
          <w:b/>
        </w:rPr>
      </w:pPr>
      <w:del w:id="351" w:author="Emeson Santos" w:date="2019-08-16T01:24:00Z">
        <w:r w:rsidRPr="00FE6672" w:rsidDel="0052552C">
          <w:rPr>
            <w:rFonts w:ascii="Times New Roman" w:eastAsia="Times New Roman" w:hAnsi="Times New Roman" w:cs="Times New Roman"/>
            <w:b/>
          </w:rPr>
          <w:delText xml:space="preserve"> </w:delText>
        </w:r>
      </w:del>
    </w:p>
    <w:p w14:paraId="253C47D1" w14:textId="77777777" w:rsidR="004A0712" w:rsidRPr="00FE6672" w:rsidDel="0052552C" w:rsidRDefault="004240D8">
      <w:pPr>
        <w:spacing w:line="360" w:lineRule="auto"/>
        <w:rPr>
          <w:del w:id="352" w:author="Emeson Santos" w:date="2019-08-16T01:24:00Z"/>
          <w:rFonts w:ascii="Times New Roman" w:eastAsia="Times New Roman" w:hAnsi="Times New Roman" w:cs="Times New Roman"/>
          <w:b/>
        </w:rPr>
      </w:pPr>
      <w:del w:id="353" w:author="Emeson Santos" w:date="2019-08-16T01:24:00Z">
        <w:r w:rsidRPr="00FE6672" w:rsidDel="0052552C">
          <w:rPr>
            <w:rFonts w:ascii="Times New Roman" w:eastAsia="Times New Roman" w:hAnsi="Times New Roman" w:cs="Times New Roman"/>
            <w:b/>
          </w:rPr>
          <w:delText xml:space="preserve"> </w:delText>
        </w:r>
      </w:del>
    </w:p>
    <w:p w14:paraId="149BEBFA" w14:textId="77777777" w:rsidR="004A0712" w:rsidRPr="00FE6672" w:rsidDel="0052552C" w:rsidRDefault="004240D8">
      <w:pPr>
        <w:spacing w:line="360" w:lineRule="auto"/>
        <w:rPr>
          <w:del w:id="354" w:author="Emeson Santos" w:date="2019-08-16T01:24:00Z"/>
          <w:rFonts w:ascii="Times New Roman" w:eastAsia="Times New Roman" w:hAnsi="Times New Roman" w:cs="Times New Roman"/>
          <w:b/>
        </w:rPr>
      </w:pPr>
      <w:del w:id="355" w:author="Emeson Santos" w:date="2019-08-16T01:24:00Z">
        <w:r w:rsidRPr="00FE6672" w:rsidDel="0052552C">
          <w:rPr>
            <w:rFonts w:ascii="Times New Roman" w:eastAsia="Times New Roman" w:hAnsi="Times New Roman" w:cs="Times New Roman"/>
            <w:b/>
          </w:rPr>
          <w:delText xml:space="preserve"> </w:delText>
        </w:r>
      </w:del>
    </w:p>
    <w:p w14:paraId="3CB8A180" w14:textId="77777777" w:rsidR="004A0712" w:rsidRPr="00FE6672" w:rsidDel="0052552C" w:rsidRDefault="004240D8">
      <w:pPr>
        <w:spacing w:line="360" w:lineRule="auto"/>
        <w:rPr>
          <w:del w:id="356" w:author="Emeson Santos" w:date="2019-08-16T01:24:00Z"/>
          <w:rFonts w:ascii="Times New Roman" w:eastAsia="Times New Roman" w:hAnsi="Times New Roman" w:cs="Times New Roman"/>
          <w:b/>
          <w:sz w:val="28"/>
          <w:szCs w:val="28"/>
        </w:rPr>
        <w:pPrChange w:id="357" w:author="Emeson Santos" w:date="2019-08-16T01:24:00Z">
          <w:pPr>
            <w:spacing w:line="360" w:lineRule="auto"/>
            <w:jc w:val="center"/>
          </w:pPr>
        </w:pPrChange>
      </w:pPr>
      <w:del w:id="358" w:author="Emeson Santos" w:date="2019-08-16T01:24:00Z">
        <w:r w:rsidRPr="00FE6672" w:rsidDel="0052552C">
          <w:rPr>
            <w:rFonts w:ascii="Times New Roman" w:eastAsia="Times New Roman" w:hAnsi="Times New Roman" w:cs="Times New Roman"/>
            <w:b/>
            <w:sz w:val="28"/>
            <w:szCs w:val="28"/>
          </w:rPr>
          <w:delText>EMESON SANTOS DE OLIVEIRA</w:delText>
        </w:r>
      </w:del>
    </w:p>
    <w:p w14:paraId="12187083" w14:textId="77777777" w:rsidR="004A0712" w:rsidRPr="00FE6672" w:rsidDel="0052552C" w:rsidRDefault="004240D8">
      <w:pPr>
        <w:spacing w:line="360" w:lineRule="auto"/>
        <w:rPr>
          <w:del w:id="359" w:author="Emeson Santos" w:date="2019-08-16T01:24:00Z"/>
          <w:rFonts w:ascii="Times New Roman" w:eastAsia="Times New Roman" w:hAnsi="Times New Roman" w:cs="Times New Roman"/>
          <w:b/>
          <w:sz w:val="28"/>
          <w:szCs w:val="28"/>
        </w:rPr>
        <w:pPrChange w:id="360" w:author="Emeson Santos" w:date="2019-08-16T01:24:00Z">
          <w:pPr>
            <w:spacing w:line="360" w:lineRule="auto"/>
            <w:jc w:val="center"/>
          </w:pPr>
        </w:pPrChange>
      </w:pPr>
      <w:del w:id="361" w:author="Emeson Santos" w:date="2019-08-16T01:24:00Z">
        <w:r w:rsidRPr="00FE6672" w:rsidDel="0052552C">
          <w:rPr>
            <w:rFonts w:ascii="Times New Roman" w:eastAsia="Times New Roman" w:hAnsi="Times New Roman" w:cs="Times New Roman"/>
            <w:b/>
            <w:sz w:val="28"/>
            <w:szCs w:val="28"/>
          </w:rPr>
          <w:delText>PAULO VITOR DOS SANTOS FELIPE</w:delText>
        </w:r>
      </w:del>
    </w:p>
    <w:p w14:paraId="4EA1103B" w14:textId="77777777" w:rsidR="004A0712" w:rsidRPr="00FE6672" w:rsidDel="0052552C" w:rsidRDefault="004240D8">
      <w:pPr>
        <w:pStyle w:val="Ttulo3"/>
        <w:keepNext w:val="0"/>
        <w:keepLines w:val="0"/>
        <w:spacing w:before="280" w:line="360" w:lineRule="auto"/>
        <w:rPr>
          <w:del w:id="362" w:author="Emeson Santos" w:date="2019-08-16T01:24:00Z"/>
          <w:rFonts w:ascii="Times New Roman" w:eastAsia="Times New Roman" w:hAnsi="Times New Roman" w:cs="Times New Roman"/>
          <w:b/>
          <w:color w:val="000000"/>
          <w:sz w:val="26"/>
          <w:szCs w:val="26"/>
        </w:rPr>
      </w:pPr>
      <w:bookmarkStart w:id="363" w:name="_j83p14c1wl5n" w:colFirst="0" w:colLast="0"/>
      <w:bookmarkEnd w:id="363"/>
      <w:del w:id="364" w:author="Emeson Santos" w:date="2019-08-16T01:24:00Z">
        <w:r w:rsidRPr="00FE6672" w:rsidDel="0052552C">
          <w:rPr>
            <w:rFonts w:ascii="Times New Roman" w:eastAsia="Times New Roman" w:hAnsi="Times New Roman" w:cs="Times New Roman"/>
            <w:b/>
            <w:color w:val="000000"/>
            <w:sz w:val="26"/>
            <w:szCs w:val="26"/>
          </w:rPr>
          <w:delText xml:space="preserve"> </w:delText>
        </w:r>
      </w:del>
    </w:p>
    <w:p w14:paraId="13F87B95" w14:textId="77777777" w:rsidR="004A0712" w:rsidRPr="00FE6672" w:rsidDel="0052552C" w:rsidRDefault="004240D8">
      <w:pPr>
        <w:spacing w:line="360" w:lineRule="auto"/>
        <w:rPr>
          <w:del w:id="365" w:author="Emeson Santos" w:date="2019-08-16T01:24:00Z"/>
          <w:rFonts w:ascii="Times New Roman" w:eastAsia="Times New Roman" w:hAnsi="Times New Roman" w:cs="Times New Roman"/>
          <w:b/>
        </w:rPr>
        <w:pPrChange w:id="366" w:author="Emeson Santos" w:date="2019-08-16T01:24:00Z">
          <w:pPr>
            <w:spacing w:line="360" w:lineRule="auto"/>
            <w:jc w:val="center"/>
          </w:pPr>
        </w:pPrChange>
      </w:pPr>
      <w:del w:id="367" w:author="Emeson Santos" w:date="2019-08-16T01:24:00Z">
        <w:r w:rsidRPr="00FE6672" w:rsidDel="0052552C">
          <w:rPr>
            <w:rFonts w:ascii="Times New Roman" w:eastAsia="Times New Roman" w:hAnsi="Times New Roman" w:cs="Times New Roman"/>
            <w:b/>
          </w:rPr>
          <w:delText xml:space="preserve"> </w:delText>
        </w:r>
      </w:del>
    </w:p>
    <w:p w14:paraId="3EA9B5EE" w14:textId="77777777" w:rsidR="004A0712" w:rsidRPr="00FE6672" w:rsidDel="0052552C" w:rsidRDefault="004240D8">
      <w:pPr>
        <w:spacing w:line="360" w:lineRule="auto"/>
        <w:rPr>
          <w:del w:id="368" w:author="Emeson Santos" w:date="2019-08-16T01:24:00Z"/>
          <w:rFonts w:ascii="Times New Roman" w:eastAsia="Times New Roman" w:hAnsi="Times New Roman" w:cs="Times New Roman"/>
          <w:b/>
          <w:sz w:val="28"/>
          <w:szCs w:val="28"/>
        </w:rPr>
        <w:pPrChange w:id="369" w:author="Emeson Santos" w:date="2019-08-16T01:24:00Z">
          <w:pPr>
            <w:spacing w:line="360" w:lineRule="auto"/>
            <w:jc w:val="center"/>
          </w:pPr>
        </w:pPrChange>
      </w:pPr>
      <w:del w:id="370" w:author="Emeson Santos" w:date="2019-08-16T01:24:00Z">
        <w:r w:rsidRPr="00FE6672" w:rsidDel="0052552C">
          <w:rPr>
            <w:rFonts w:ascii="Times New Roman" w:eastAsia="Times New Roman" w:hAnsi="Times New Roman" w:cs="Times New Roman"/>
            <w:b/>
            <w:sz w:val="28"/>
            <w:szCs w:val="28"/>
          </w:rPr>
          <w:delText xml:space="preserve"> </w:delText>
        </w:r>
      </w:del>
    </w:p>
    <w:p w14:paraId="0FB54B26" w14:textId="77777777" w:rsidR="004A0712" w:rsidRPr="00FE6672" w:rsidDel="0052552C" w:rsidRDefault="004240D8">
      <w:pPr>
        <w:spacing w:line="360" w:lineRule="auto"/>
        <w:rPr>
          <w:del w:id="371" w:author="Emeson Santos" w:date="2019-08-16T01:24:00Z"/>
          <w:rFonts w:ascii="Times New Roman" w:eastAsia="Times New Roman" w:hAnsi="Times New Roman" w:cs="Times New Roman"/>
          <w:b/>
          <w:sz w:val="28"/>
          <w:szCs w:val="28"/>
        </w:rPr>
        <w:pPrChange w:id="372" w:author="Emeson Santos" w:date="2019-08-16T01:24:00Z">
          <w:pPr>
            <w:spacing w:line="360" w:lineRule="auto"/>
            <w:jc w:val="center"/>
          </w:pPr>
        </w:pPrChange>
      </w:pPr>
      <w:del w:id="373" w:author="Emeson Santos" w:date="2019-08-16T01:24:00Z">
        <w:r w:rsidRPr="00FE6672" w:rsidDel="0052552C">
          <w:rPr>
            <w:rFonts w:ascii="Times New Roman" w:eastAsia="Times New Roman" w:hAnsi="Times New Roman" w:cs="Times New Roman"/>
            <w:b/>
            <w:sz w:val="28"/>
            <w:szCs w:val="28"/>
          </w:rPr>
          <w:delText xml:space="preserve"> </w:delText>
        </w:r>
      </w:del>
    </w:p>
    <w:p w14:paraId="3910A28F" w14:textId="77777777" w:rsidR="004A0712" w:rsidRPr="00FE6672" w:rsidDel="0052552C" w:rsidRDefault="004240D8">
      <w:pPr>
        <w:spacing w:line="360" w:lineRule="auto"/>
        <w:rPr>
          <w:del w:id="374" w:author="Emeson Santos" w:date="2019-08-16T01:24:00Z"/>
          <w:rFonts w:ascii="Times New Roman" w:eastAsia="Times New Roman" w:hAnsi="Times New Roman" w:cs="Times New Roman"/>
          <w:b/>
          <w:sz w:val="28"/>
          <w:szCs w:val="28"/>
        </w:rPr>
        <w:pPrChange w:id="375" w:author="Emeson Santos" w:date="2019-08-16T01:24:00Z">
          <w:pPr>
            <w:spacing w:line="360" w:lineRule="auto"/>
            <w:jc w:val="center"/>
          </w:pPr>
        </w:pPrChange>
      </w:pPr>
      <w:del w:id="376" w:author="Emeson Santos" w:date="2019-08-16T01:24:00Z">
        <w:r w:rsidRPr="00FE6672" w:rsidDel="0052552C">
          <w:rPr>
            <w:rFonts w:ascii="Times New Roman" w:eastAsia="Times New Roman" w:hAnsi="Times New Roman" w:cs="Times New Roman"/>
            <w:b/>
            <w:sz w:val="28"/>
            <w:szCs w:val="28"/>
          </w:rPr>
          <w:delText xml:space="preserve"> </w:delText>
        </w:r>
      </w:del>
    </w:p>
    <w:p w14:paraId="4E3912CD" w14:textId="77777777" w:rsidR="004A0712" w:rsidRPr="00FE6672" w:rsidDel="0052552C" w:rsidRDefault="004240D8">
      <w:pPr>
        <w:spacing w:line="360" w:lineRule="auto"/>
        <w:rPr>
          <w:del w:id="377" w:author="Emeson Santos" w:date="2019-08-16T01:24:00Z"/>
          <w:rFonts w:ascii="Times New Roman" w:eastAsia="Times New Roman" w:hAnsi="Times New Roman" w:cs="Times New Roman"/>
          <w:b/>
          <w:sz w:val="28"/>
          <w:szCs w:val="28"/>
        </w:rPr>
        <w:pPrChange w:id="378" w:author="Emeson Santos" w:date="2019-08-16T01:24:00Z">
          <w:pPr>
            <w:spacing w:line="360" w:lineRule="auto"/>
            <w:jc w:val="center"/>
          </w:pPr>
        </w:pPrChange>
      </w:pPr>
      <w:del w:id="379" w:author="Emeson Santos" w:date="2019-08-16T01:24:00Z">
        <w:r w:rsidRPr="00FE6672" w:rsidDel="0052552C">
          <w:rPr>
            <w:rFonts w:ascii="Times New Roman" w:eastAsia="Times New Roman" w:hAnsi="Times New Roman" w:cs="Times New Roman"/>
            <w:b/>
            <w:sz w:val="28"/>
            <w:szCs w:val="28"/>
          </w:rPr>
          <w:delText xml:space="preserve"> </w:delText>
        </w:r>
      </w:del>
    </w:p>
    <w:p w14:paraId="7E932DEB" w14:textId="77777777" w:rsidR="004A0712" w:rsidRPr="00FE6672" w:rsidDel="0052552C" w:rsidRDefault="004240D8">
      <w:pPr>
        <w:spacing w:line="360" w:lineRule="auto"/>
        <w:rPr>
          <w:del w:id="380" w:author="Emeson Santos" w:date="2019-08-16T01:24:00Z"/>
          <w:rFonts w:ascii="Times New Roman" w:eastAsia="Times New Roman" w:hAnsi="Times New Roman" w:cs="Times New Roman"/>
          <w:b/>
          <w:sz w:val="32"/>
          <w:szCs w:val="32"/>
        </w:rPr>
      </w:pPr>
      <w:del w:id="381" w:author="Emeson Santos" w:date="2019-08-16T01:24:00Z">
        <w:r w:rsidRPr="00FE6672" w:rsidDel="0052552C">
          <w:rPr>
            <w:rFonts w:ascii="Times New Roman" w:eastAsia="Times New Roman" w:hAnsi="Times New Roman" w:cs="Times New Roman"/>
            <w:b/>
            <w:sz w:val="32"/>
            <w:szCs w:val="32"/>
          </w:rPr>
          <w:delText xml:space="preserve"> </w:delText>
        </w:r>
      </w:del>
    </w:p>
    <w:p w14:paraId="6F557C57" w14:textId="77777777" w:rsidR="004A0712" w:rsidRPr="00FE6672" w:rsidDel="0052552C" w:rsidRDefault="004240D8">
      <w:pPr>
        <w:rPr>
          <w:del w:id="382" w:author="Emeson Santos" w:date="2019-08-16T01:24:00Z"/>
          <w:rFonts w:ascii="Times New Roman" w:eastAsia="Times New Roman" w:hAnsi="Times New Roman" w:cs="Times New Roman"/>
          <w:b/>
          <w:highlight w:val="yellow"/>
        </w:rPr>
        <w:pPrChange w:id="383" w:author="Emeson Santos" w:date="2019-08-16T01:24:00Z">
          <w:pPr>
            <w:jc w:val="center"/>
          </w:pPr>
        </w:pPrChange>
      </w:pPr>
      <w:del w:id="384" w:author="Emeson Santos" w:date="2019-08-16T01:24:00Z">
        <w:r w:rsidRPr="00FE6672" w:rsidDel="0052552C">
          <w:rPr>
            <w:rFonts w:ascii="Times New Roman" w:eastAsia="Times New Roman" w:hAnsi="Times New Roman" w:cs="Times New Roman"/>
            <w:b/>
          </w:rPr>
          <w:delText>MODELAGEM DOS PROCESSOS DAS CHEFIAS DOS DEPARTAMENTOS DA UNIVERSIDADE FEDERAL DE SERGIPE</w:delText>
        </w:r>
      </w:del>
    </w:p>
    <w:p w14:paraId="3D900C11" w14:textId="77777777" w:rsidR="004A0712" w:rsidRPr="00FE6672" w:rsidDel="0052552C" w:rsidRDefault="004A0712">
      <w:pPr>
        <w:spacing w:line="256" w:lineRule="auto"/>
        <w:rPr>
          <w:del w:id="385" w:author="Emeson Santos" w:date="2019-08-16T01:24:00Z"/>
          <w:rFonts w:ascii="Times New Roman" w:hAnsi="Times New Roman" w:cs="Times New Roman"/>
          <w:b/>
          <w:sz w:val="24"/>
          <w:szCs w:val="24"/>
        </w:rPr>
      </w:pPr>
    </w:p>
    <w:p w14:paraId="5CC1997C" w14:textId="3D0FF733" w:rsidR="004A0712" w:rsidRPr="00FE6672" w:rsidDel="003C2AF4" w:rsidRDefault="004240D8">
      <w:pPr>
        <w:pStyle w:val="Ttulo1"/>
        <w:spacing w:before="120" w:after="280" w:line="360" w:lineRule="auto"/>
        <w:jc w:val="both"/>
        <w:rPr>
          <w:del w:id="386" w:author="Emeson Santos" w:date="2019-08-16T01:25:00Z"/>
        </w:rPr>
        <w:pPrChange w:id="387" w:author="Emeson Santos" w:date="2019-08-16T01:24:00Z">
          <w:pPr>
            <w:spacing w:after="160" w:line="256" w:lineRule="auto"/>
          </w:pPr>
        </w:pPrChange>
      </w:pPr>
      <w:del w:id="388" w:author="Emeson Santos" w:date="2019-08-16T01:24:00Z">
        <w:r w:rsidRPr="00FE6672" w:rsidDel="0052552C">
          <w:delText xml:space="preserve"> </w:delText>
        </w:r>
      </w:del>
    </w:p>
    <w:p w14:paraId="0A2A102E" w14:textId="7519150E" w:rsidR="004A0712" w:rsidRPr="00FE6672" w:rsidDel="003C2AF4" w:rsidRDefault="004240D8">
      <w:pPr>
        <w:pStyle w:val="Ttulo1"/>
        <w:spacing w:before="120" w:after="280" w:line="360" w:lineRule="auto"/>
        <w:jc w:val="both"/>
        <w:rPr>
          <w:del w:id="389" w:author="Emeson Santos" w:date="2019-08-16T01:25:00Z"/>
          <w:rFonts w:ascii="Times New Roman" w:eastAsia="Times New Roman" w:hAnsi="Times New Roman" w:cs="Times New Roman"/>
          <w:b/>
        </w:rPr>
        <w:pPrChange w:id="390" w:author="Emeson Santos" w:date="2019-08-16T01:25:00Z">
          <w:pPr>
            <w:spacing w:after="160" w:line="256" w:lineRule="auto"/>
            <w:jc w:val="both"/>
          </w:pPr>
        </w:pPrChange>
      </w:pPr>
      <w:del w:id="391" w:author="Emeson Santos" w:date="2019-08-16T01:25:00Z">
        <w:r w:rsidRPr="00FE6672" w:rsidDel="003C2AF4">
          <w:rPr>
            <w:rFonts w:ascii="Times New Roman" w:eastAsia="Times New Roman" w:hAnsi="Times New Roman" w:cs="Times New Roman"/>
            <w:b/>
          </w:rPr>
          <w:delText xml:space="preserve"> </w:delText>
        </w:r>
      </w:del>
    </w:p>
    <w:p w14:paraId="5029072C" w14:textId="7CED06E5" w:rsidR="004A0712" w:rsidRPr="00FE6672" w:rsidRDefault="004240D8">
      <w:pPr>
        <w:pStyle w:val="Ttulo1"/>
        <w:spacing w:before="120" w:after="280" w:line="360" w:lineRule="auto"/>
        <w:jc w:val="both"/>
        <w:rPr>
          <w:rFonts w:ascii="Times New Roman" w:eastAsia="Times New Roman" w:hAnsi="Times New Roman" w:cs="Times New Roman"/>
          <w:b/>
          <w:sz w:val="32"/>
          <w:szCs w:val="32"/>
        </w:rPr>
        <w:pPrChange w:id="392" w:author="Emeson Santos" w:date="2019-08-16T01:25:00Z">
          <w:pPr>
            <w:spacing w:after="160" w:line="256" w:lineRule="auto"/>
            <w:ind w:left="360"/>
            <w:jc w:val="both"/>
          </w:pPr>
        </w:pPrChange>
      </w:pPr>
      <w:r w:rsidRPr="00FE6672">
        <w:rPr>
          <w:rFonts w:ascii="Times New Roman" w:eastAsia="Times New Roman" w:hAnsi="Times New Roman" w:cs="Times New Roman"/>
          <w:b/>
          <w:sz w:val="32"/>
          <w:szCs w:val="32"/>
        </w:rPr>
        <w:t xml:space="preserve">CAPITULO 1 </w:t>
      </w:r>
    </w:p>
    <w:p w14:paraId="51050849" w14:textId="77777777" w:rsidR="004A0712" w:rsidRPr="00FE6672" w:rsidRDefault="004240D8">
      <w:pPr>
        <w:spacing w:after="160" w:line="256" w:lineRule="auto"/>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INTRODUÇÃO</w:t>
      </w:r>
    </w:p>
    <w:p w14:paraId="491BC889" w14:textId="5028E7CE" w:rsidR="004A0712" w:rsidRPr="00025265" w:rsidRDefault="004240D8" w:rsidP="006841ED">
      <w:pPr>
        <w:spacing w:after="160" w:line="256" w:lineRule="auto"/>
        <w:ind w:firstLine="360"/>
        <w:jc w:val="both"/>
        <w:rPr>
          <w:rFonts w:ascii="Times New Roman" w:eastAsia="Times New Roman" w:hAnsi="Times New Roman" w:cs="Times New Roman"/>
          <w:bCs/>
          <w:color w:val="000000" w:themeColor="text1"/>
          <w:sz w:val="18"/>
          <w:szCs w:val="18"/>
        </w:rPr>
      </w:pPr>
      <w:r w:rsidRPr="00025265">
        <w:rPr>
          <w:rFonts w:ascii="Times New Roman" w:eastAsia="Times New Roman" w:hAnsi="Times New Roman" w:cs="Times New Roman"/>
          <w:bCs/>
          <w:color w:val="000000" w:themeColor="text1"/>
          <w:sz w:val="24"/>
          <w:szCs w:val="24"/>
        </w:rPr>
        <w:t>Este capítulo apresenta, em caráter de extrema importância</w:t>
      </w:r>
      <w:r w:rsidR="006841ED" w:rsidRPr="00025265">
        <w:rPr>
          <w:rFonts w:ascii="Times New Roman" w:eastAsia="Times New Roman" w:hAnsi="Times New Roman" w:cs="Times New Roman"/>
          <w:bCs/>
          <w:color w:val="000000" w:themeColor="text1"/>
          <w:sz w:val="24"/>
          <w:szCs w:val="24"/>
        </w:rPr>
        <w:t xml:space="preserve"> para nosso trabalho</w:t>
      </w:r>
      <w:r w:rsidRPr="00025265">
        <w:rPr>
          <w:rFonts w:ascii="Times New Roman" w:eastAsia="Times New Roman" w:hAnsi="Times New Roman" w:cs="Times New Roman"/>
          <w:bCs/>
          <w:color w:val="000000" w:themeColor="text1"/>
          <w:sz w:val="24"/>
          <w:szCs w:val="24"/>
        </w:rPr>
        <w:t>, a contextualização,</w:t>
      </w:r>
      <w:r w:rsidR="000B0DBD" w:rsidRPr="00025265">
        <w:rPr>
          <w:rFonts w:ascii="Times New Roman" w:eastAsia="Times New Roman" w:hAnsi="Times New Roman" w:cs="Times New Roman"/>
          <w:bCs/>
          <w:color w:val="000000" w:themeColor="text1"/>
          <w:sz w:val="24"/>
          <w:szCs w:val="24"/>
        </w:rPr>
        <w:t xml:space="preserve"> a definição do problema,</w:t>
      </w:r>
      <w:r w:rsidRPr="00025265">
        <w:rPr>
          <w:rFonts w:ascii="Times New Roman" w:eastAsia="Times New Roman" w:hAnsi="Times New Roman" w:cs="Times New Roman"/>
          <w:bCs/>
          <w:color w:val="000000" w:themeColor="text1"/>
          <w:sz w:val="24"/>
          <w:szCs w:val="24"/>
        </w:rPr>
        <w:t xml:space="preserve"> justificativa,</w:t>
      </w:r>
      <w:r w:rsidR="000B0DBD" w:rsidRPr="00025265">
        <w:rPr>
          <w:rFonts w:ascii="Times New Roman" w:eastAsia="Times New Roman" w:hAnsi="Times New Roman" w:cs="Times New Roman"/>
          <w:bCs/>
          <w:color w:val="000000" w:themeColor="text1"/>
          <w:sz w:val="24"/>
          <w:szCs w:val="24"/>
        </w:rPr>
        <w:t xml:space="preserve"> </w:t>
      </w:r>
      <w:r w:rsidRPr="00025265">
        <w:rPr>
          <w:rFonts w:ascii="Times New Roman" w:eastAsia="Times New Roman" w:hAnsi="Times New Roman" w:cs="Times New Roman"/>
          <w:bCs/>
          <w:color w:val="000000" w:themeColor="text1"/>
          <w:sz w:val="24"/>
          <w:szCs w:val="24"/>
        </w:rPr>
        <w:t>os</w:t>
      </w:r>
      <w:r w:rsidR="006841ED" w:rsidRPr="00025265">
        <w:rPr>
          <w:rFonts w:ascii="Times New Roman" w:eastAsia="Times New Roman" w:hAnsi="Times New Roman" w:cs="Times New Roman"/>
          <w:bCs/>
          <w:color w:val="000000" w:themeColor="text1"/>
          <w:sz w:val="24"/>
          <w:szCs w:val="24"/>
        </w:rPr>
        <w:t xml:space="preserve"> </w:t>
      </w:r>
      <w:r w:rsidRPr="00025265">
        <w:rPr>
          <w:rFonts w:ascii="Times New Roman" w:eastAsia="Times New Roman" w:hAnsi="Times New Roman" w:cs="Times New Roman"/>
          <w:bCs/>
          <w:color w:val="000000" w:themeColor="text1"/>
          <w:sz w:val="24"/>
          <w:szCs w:val="24"/>
        </w:rPr>
        <w:t xml:space="preserve">objetivos, as contribuições, a metodologia utilizada no desenvolvimento deste </w:t>
      </w:r>
      <w:r w:rsidR="000B0DBD" w:rsidRPr="00025265">
        <w:rPr>
          <w:rFonts w:ascii="Times New Roman" w:eastAsia="Times New Roman" w:hAnsi="Times New Roman" w:cs="Times New Roman"/>
          <w:bCs/>
          <w:color w:val="000000" w:themeColor="text1"/>
          <w:sz w:val="24"/>
          <w:szCs w:val="24"/>
        </w:rPr>
        <w:t>Trabalho de Conclusão de Curso (TCC)</w:t>
      </w:r>
      <w:r w:rsidRPr="00025265">
        <w:rPr>
          <w:rFonts w:ascii="Times New Roman" w:eastAsia="Times New Roman" w:hAnsi="Times New Roman" w:cs="Times New Roman"/>
          <w:bCs/>
          <w:color w:val="000000" w:themeColor="text1"/>
          <w:sz w:val="24"/>
          <w:szCs w:val="24"/>
        </w:rPr>
        <w:t>, assim como a estrutura</w:t>
      </w:r>
      <w:r w:rsidR="006841ED" w:rsidRPr="00025265">
        <w:rPr>
          <w:rFonts w:ascii="Times New Roman" w:eastAsia="Times New Roman" w:hAnsi="Times New Roman" w:cs="Times New Roman"/>
          <w:bCs/>
          <w:color w:val="000000" w:themeColor="text1"/>
          <w:sz w:val="24"/>
          <w:szCs w:val="24"/>
        </w:rPr>
        <w:t xml:space="preserve"> deste trabalho.</w:t>
      </w:r>
    </w:p>
    <w:p w14:paraId="49E91ED0" w14:textId="77777777" w:rsidR="004A0712" w:rsidRPr="00FE6672" w:rsidRDefault="004240D8" w:rsidP="00535D8C">
      <w:pPr>
        <w:spacing w:after="160" w:line="256" w:lineRule="auto"/>
        <w:ind w:left="440" w:hanging="440"/>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1.1.</w:t>
      </w:r>
      <w:r w:rsidRPr="00FE6672">
        <w:rPr>
          <w:rFonts w:ascii="Times New Roman" w:eastAsia="Times New Roman" w:hAnsi="Times New Roman" w:cs="Times New Roman"/>
          <w:sz w:val="14"/>
          <w:szCs w:val="14"/>
        </w:rPr>
        <w:t xml:space="preserve"> </w:t>
      </w:r>
      <w:r w:rsidRPr="00FE6672">
        <w:rPr>
          <w:rFonts w:ascii="Times New Roman" w:eastAsia="Times New Roman" w:hAnsi="Times New Roman" w:cs="Times New Roman"/>
          <w:b/>
          <w:sz w:val="28"/>
          <w:szCs w:val="28"/>
        </w:rPr>
        <w:t>CONTEXTUALIZAÇÃO</w:t>
      </w:r>
    </w:p>
    <w:p w14:paraId="0F4FF2BF" w14:textId="2EA2987B" w:rsidR="004A0712" w:rsidDel="00F10A0A" w:rsidRDefault="004240D8" w:rsidP="00D55EBF">
      <w:pPr>
        <w:spacing w:after="160" w:line="256" w:lineRule="auto"/>
        <w:jc w:val="both"/>
        <w:rPr>
          <w:del w:id="393" w:author="Emeson Santos" w:date="2019-08-16T01:16:00Z"/>
          <w:rFonts w:ascii="Times New Roman" w:eastAsia="Times New Roman" w:hAnsi="Times New Roman" w:cs="Times New Roman"/>
          <w:b/>
          <w:color w:val="0070C0"/>
        </w:rPr>
      </w:pPr>
      <w:del w:id="394" w:author="Emeson Santos" w:date="2019-08-16T01:16:00Z">
        <w:r w:rsidRPr="00FE6672" w:rsidDel="00F10A0A">
          <w:rPr>
            <w:rFonts w:ascii="Times New Roman" w:eastAsia="Times New Roman" w:hAnsi="Times New Roman" w:cs="Times New Roman"/>
            <w:b/>
            <w:color w:val="FF0000"/>
          </w:rPr>
          <w:delText xml:space="preserve">Fala de uma forma geral do problema ATRAVEZ DE CITAÇÕES e contextualizando. </w:delText>
        </w:r>
        <w:r w:rsidRPr="00FE6672" w:rsidDel="00F10A0A">
          <w:rPr>
            <w:rFonts w:ascii="Times New Roman" w:eastAsia="Times New Roman" w:hAnsi="Times New Roman" w:cs="Times New Roman"/>
            <w:b/>
            <w:color w:val="0070C0"/>
          </w:rPr>
          <w:delText>Basicamente é a definição do nosso problema</w:delText>
        </w:r>
      </w:del>
    </w:p>
    <w:p w14:paraId="3D46EEA3" w14:textId="1B776B32" w:rsidR="00BA512E" w:rsidRDefault="003F3C4F" w:rsidP="00D55EBF">
      <w:pPr>
        <w:spacing w:after="160" w:line="256" w:lineRule="auto"/>
        <w:jc w:val="both"/>
        <w:rPr>
          <w:ins w:id="395" w:author="Emeson Santos" w:date="2019-08-15T23:31:00Z"/>
          <w:rFonts w:ascii="Times New Roman" w:eastAsia="Times New Roman" w:hAnsi="Times New Roman" w:cs="Times New Roman"/>
          <w:bCs/>
          <w:sz w:val="24"/>
          <w:szCs w:val="24"/>
        </w:rPr>
      </w:pPr>
      <w:r>
        <w:rPr>
          <w:rFonts w:ascii="Times New Roman" w:eastAsia="Times New Roman" w:hAnsi="Times New Roman" w:cs="Times New Roman"/>
          <w:b/>
          <w:color w:val="FF0000"/>
        </w:rPr>
        <w:tab/>
      </w:r>
      <w:commentRangeStart w:id="396"/>
      <w:r w:rsidRPr="001B5036">
        <w:rPr>
          <w:rFonts w:ascii="Times New Roman" w:eastAsia="Times New Roman" w:hAnsi="Times New Roman" w:cs="Times New Roman"/>
          <w:bCs/>
          <w:sz w:val="24"/>
          <w:szCs w:val="24"/>
          <w:rPrChange w:id="397" w:author="Emeson Santos" w:date="2019-08-15T18:18:00Z">
            <w:rPr>
              <w:rFonts w:ascii="Times New Roman" w:eastAsia="Times New Roman" w:hAnsi="Times New Roman" w:cs="Times New Roman"/>
              <w:b/>
              <w:color w:val="00B050"/>
            </w:rPr>
          </w:rPrChange>
        </w:rPr>
        <w:t xml:space="preserve">No contexto de modelagem de processos aplicados na segurança da </w:t>
      </w:r>
      <w:del w:id="398" w:author="Emeson Santos" w:date="2019-08-15T21:07:00Z">
        <w:r w:rsidRPr="001B5036" w:rsidDel="002174D3">
          <w:rPr>
            <w:rFonts w:ascii="Times New Roman" w:eastAsia="Times New Roman" w:hAnsi="Times New Roman" w:cs="Times New Roman"/>
            <w:bCs/>
            <w:sz w:val="24"/>
            <w:szCs w:val="24"/>
            <w:rPrChange w:id="399" w:author="Emeson Santos" w:date="2019-08-15T18:18:00Z">
              <w:rPr>
                <w:rFonts w:ascii="Times New Roman" w:eastAsia="Times New Roman" w:hAnsi="Times New Roman" w:cs="Times New Roman"/>
                <w:b/>
                <w:color w:val="00B050"/>
              </w:rPr>
            </w:rPrChange>
          </w:rPr>
          <w:delText>informação</w:delText>
        </w:r>
        <w:r w:rsidR="00025265" w:rsidRPr="001B5036" w:rsidDel="002174D3">
          <w:rPr>
            <w:rFonts w:ascii="Times New Roman" w:eastAsia="Times New Roman" w:hAnsi="Times New Roman" w:cs="Times New Roman"/>
            <w:bCs/>
            <w:sz w:val="24"/>
            <w:szCs w:val="24"/>
            <w:rPrChange w:id="400" w:author="Emeson Santos" w:date="2019-08-15T18:18:00Z">
              <w:rPr>
                <w:rFonts w:ascii="Times New Roman" w:eastAsia="Times New Roman" w:hAnsi="Times New Roman" w:cs="Times New Roman"/>
                <w:b/>
                <w:color w:val="00B050"/>
              </w:rPr>
            </w:rPrChange>
          </w:rPr>
          <w:delText>,</w:delText>
        </w:r>
        <w:r w:rsidRPr="001B5036" w:rsidDel="002174D3">
          <w:rPr>
            <w:rFonts w:ascii="Times New Roman" w:eastAsia="Times New Roman" w:hAnsi="Times New Roman" w:cs="Times New Roman"/>
            <w:bCs/>
            <w:sz w:val="24"/>
            <w:szCs w:val="24"/>
            <w:rPrChange w:id="401" w:author="Emeson Santos" w:date="2019-08-15T18:18:00Z">
              <w:rPr>
                <w:rFonts w:ascii="Times New Roman" w:eastAsia="Times New Roman" w:hAnsi="Times New Roman" w:cs="Times New Roman"/>
                <w:b/>
                <w:color w:val="00B050"/>
              </w:rPr>
            </w:rPrChange>
          </w:rPr>
          <w:delText xml:space="preserve"> </w:delText>
        </w:r>
        <w:r w:rsidR="00D55EBF" w:rsidRPr="001B5036" w:rsidDel="002174D3">
          <w:rPr>
            <w:bCs/>
            <w:shd w:val="clear" w:color="auto" w:fill="FFFFFF"/>
            <w:rPrChange w:id="402" w:author="Emeson Santos" w:date="2019-08-15T18:18:00Z">
              <w:rPr>
                <w:color w:val="00B050"/>
                <w:sz w:val="20"/>
                <w:szCs w:val="20"/>
                <w:shd w:val="clear" w:color="auto" w:fill="FFFFFF"/>
              </w:rPr>
            </w:rPrChange>
          </w:rPr>
          <w:delText>PEREIRA</w:delText>
        </w:r>
      </w:del>
      <w:ins w:id="403" w:author="Emeson Santos" w:date="2019-08-15T21:07:00Z">
        <w:r w:rsidR="002174D3" w:rsidRPr="002174D3">
          <w:rPr>
            <w:rFonts w:ascii="Times New Roman" w:eastAsia="Times New Roman" w:hAnsi="Times New Roman" w:cs="Times New Roman"/>
            <w:bCs/>
            <w:sz w:val="24"/>
            <w:szCs w:val="24"/>
          </w:rPr>
          <w:t>informação, P</w:t>
        </w:r>
        <w:r w:rsidR="002174D3">
          <w:rPr>
            <w:rFonts w:ascii="Times New Roman" w:eastAsia="Times New Roman" w:hAnsi="Times New Roman" w:cs="Times New Roman"/>
            <w:bCs/>
            <w:sz w:val="24"/>
            <w:szCs w:val="24"/>
          </w:rPr>
          <w:t>ereira</w:t>
        </w:r>
      </w:ins>
      <w:r w:rsidR="00D55EBF" w:rsidRPr="001B5036">
        <w:rPr>
          <w:bCs/>
          <w:shd w:val="clear" w:color="auto" w:fill="FFFFFF"/>
          <w:rPrChange w:id="404" w:author="Emeson Santos" w:date="2019-08-15T18:18:00Z">
            <w:rPr>
              <w:color w:val="00B050"/>
              <w:sz w:val="20"/>
              <w:szCs w:val="20"/>
              <w:shd w:val="clear" w:color="auto" w:fill="FFFFFF"/>
            </w:rPr>
          </w:rPrChange>
        </w:rPr>
        <w:t xml:space="preserve"> (2013, p. 21) </w:t>
      </w:r>
      <w:r w:rsidRPr="001B5036">
        <w:rPr>
          <w:rFonts w:ascii="Times New Roman" w:eastAsia="Times New Roman" w:hAnsi="Times New Roman" w:cs="Times New Roman"/>
          <w:bCs/>
          <w:sz w:val="24"/>
          <w:szCs w:val="24"/>
          <w:rPrChange w:id="405" w:author="Emeson Santos" w:date="2019-08-15T18:18:00Z">
            <w:rPr>
              <w:rFonts w:ascii="Times New Roman" w:eastAsia="Times New Roman" w:hAnsi="Times New Roman" w:cs="Times New Roman"/>
              <w:b/>
              <w:color w:val="00B050"/>
            </w:rPr>
          </w:rPrChange>
        </w:rPr>
        <w:t>diz que se faz necessário a modelagem dos processos do núcleo de tecnologia</w:t>
      </w:r>
      <w:ins w:id="406" w:author="Emeson Santos" w:date="2019-08-15T18:17:00Z">
        <w:r w:rsidR="001B5036" w:rsidRPr="001B5036">
          <w:rPr>
            <w:rFonts w:ascii="Times New Roman" w:eastAsia="Times New Roman" w:hAnsi="Times New Roman" w:cs="Times New Roman"/>
            <w:bCs/>
            <w:sz w:val="24"/>
            <w:szCs w:val="24"/>
            <w:rPrChange w:id="407" w:author="Emeson Santos" w:date="2019-08-15T18:18:00Z">
              <w:rPr>
                <w:rFonts w:ascii="Times New Roman" w:eastAsia="Times New Roman" w:hAnsi="Times New Roman" w:cs="Times New Roman"/>
                <w:b/>
                <w:color w:val="00B050"/>
              </w:rPr>
            </w:rPrChange>
          </w:rPr>
          <w:t xml:space="preserve"> (NTIC)</w:t>
        </w:r>
      </w:ins>
      <w:r w:rsidRPr="001B5036">
        <w:rPr>
          <w:rFonts w:ascii="Times New Roman" w:eastAsia="Times New Roman" w:hAnsi="Times New Roman" w:cs="Times New Roman"/>
          <w:bCs/>
          <w:sz w:val="24"/>
          <w:szCs w:val="24"/>
          <w:rPrChange w:id="408" w:author="Emeson Santos" w:date="2019-08-15T18:18:00Z">
            <w:rPr>
              <w:rFonts w:ascii="Times New Roman" w:eastAsia="Times New Roman" w:hAnsi="Times New Roman" w:cs="Times New Roman"/>
              <w:b/>
              <w:color w:val="00B050"/>
            </w:rPr>
          </w:rPrChange>
        </w:rPr>
        <w:t xml:space="preserve"> da universidade do Pampa </w:t>
      </w:r>
      <w:ins w:id="409" w:author="Emeson Santos" w:date="2019-08-15T18:17:00Z">
        <w:r w:rsidR="001B5036" w:rsidRPr="001B5036">
          <w:rPr>
            <w:rFonts w:ascii="Times New Roman" w:eastAsia="Times New Roman" w:hAnsi="Times New Roman" w:cs="Times New Roman"/>
            <w:bCs/>
            <w:sz w:val="24"/>
            <w:szCs w:val="24"/>
            <w:rPrChange w:id="410" w:author="Emeson Santos" w:date="2019-08-15T18:18:00Z">
              <w:rPr>
                <w:rFonts w:ascii="Times New Roman" w:eastAsia="Times New Roman" w:hAnsi="Times New Roman" w:cs="Times New Roman"/>
                <w:b/>
                <w:color w:val="00B050"/>
              </w:rPr>
            </w:rPrChange>
          </w:rPr>
          <w:t xml:space="preserve">(UNIPAMPA) </w:t>
        </w:r>
      </w:ins>
      <w:r w:rsidRPr="001B5036">
        <w:rPr>
          <w:rFonts w:ascii="Times New Roman" w:eastAsia="Times New Roman" w:hAnsi="Times New Roman" w:cs="Times New Roman"/>
          <w:bCs/>
          <w:sz w:val="24"/>
          <w:szCs w:val="24"/>
          <w:rPrChange w:id="411" w:author="Emeson Santos" w:date="2019-08-15T18:18:00Z">
            <w:rPr>
              <w:rFonts w:ascii="Times New Roman" w:eastAsia="Times New Roman" w:hAnsi="Times New Roman" w:cs="Times New Roman"/>
              <w:b/>
              <w:color w:val="00B050"/>
            </w:rPr>
          </w:rPrChange>
        </w:rPr>
        <w:t>para tratar os incidentes apresentados neste departamento.</w:t>
      </w:r>
      <w:commentRangeEnd w:id="396"/>
      <w:r w:rsidRPr="001B5036">
        <w:rPr>
          <w:rStyle w:val="Refdecomentrio"/>
          <w:bCs/>
          <w:sz w:val="18"/>
          <w:szCs w:val="18"/>
          <w:rPrChange w:id="412" w:author="Emeson Santos" w:date="2019-08-15T18:18:00Z">
            <w:rPr>
              <w:rStyle w:val="Refdecomentrio"/>
              <w:color w:val="00B050"/>
            </w:rPr>
          </w:rPrChange>
        </w:rPr>
        <w:commentReference w:id="396"/>
      </w:r>
      <w:ins w:id="413" w:author="Emeson Santos" w:date="2019-08-15T23:31:00Z">
        <w:r w:rsidR="00E030BD">
          <w:rPr>
            <w:rFonts w:ascii="Times New Roman" w:eastAsia="Times New Roman" w:hAnsi="Times New Roman" w:cs="Times New Roman"/>
            <w:bCs/>
            <w:sz w:val="24"/>
            <w:szCs w:val="24"/>
          </w:rPr>
          <w:t xml:space="preserve"> </w:t>
        </w:r>
      </w:ins>
    </w:p>
    <w:p w14:paraId="5E7CDD9D" w14:textId="7E3CB60B" w:rsidR="00934765" w:rsidRPr="00934765" w:rsidRDefault="00E030BD" w:rsidP="00934765">
      <w:pPr>
        <w:spacing w:after="160" w:line="256" w:lineRule="auto"/>
        <w:jc w:val="both"/>
        <w:rPr>
          <w:ins w:id="414" w:author="Emeson Santos" w:date="2019-08-16T01:08:00Z"/>
          <w:rFonts w:ascii="Times New Roman" w:eastAsia="Times New Roman" w:hAnsi="Times New Roman" w:cs="Times New Roman"/>
          <w:bCs/>
          <w:sz w:val="24"/>
          <w:szCs w:val="24"/>
        </w:rPr>
      </w:pPr>
      <w:ins w:id="415" w:author="Emeson Santos" w:date="2019-08-15T23:31:00Z">
        <w:r>
          <w:rPr>
            <w:rFonts w:ascii="Times New Roman" w:eastAsia="Times New Roman" w:hAnsi="Times New Roman" w:cs="Times New Roman"/>
            <w:bCs/>
            <w:sz w:val="24"/>
            <w:szCs w:val="24"/>
          </w:rPr>
          <w:tab/>
        </w:r>
      </w:ins>
      <w:ins w:id="416" w:author="Emeson Santos" w:date="2019-08-16T01:08:00Z">
        <w:r w:rsidR="00934765" w:rsidRPr="00934765">
          <w:rPr>
            <w:rFonts w:ascii="Times New Roman" w:hAnsi="Times New Roman" w:cs="Times New Roman"/>
            <w:color w:val="222222"/>
            <w:sz w:val="24"/>
            <w:szCs w:val="24"/>
            <w:shd w:val="clear" w:color="auto" w:fill="FFFFFF"/>
            <w:rPrChange w:id="417" w:author="Emeson Santos" w:date="2019-08-16T01:09:00Z">
              <w:rPr>
                <w:color w:val="222222"/>
                <w:sz w:val="24"/>
                <w:szCs w:val="24"/>
                <w:shd w:val="clear" w:color="auto" w:fill="FFFFFF"/>
              </w:rPr>
            </w:rPrChange>
          </w:rPr>
          <w:t xml:space="preserve">Sobreira (2006, p.9) fala que </w:t>
        </w:r>
        <w:r w:rsidR="00934765" w:rsidRPr="00934765">
          <w:rPr>
            <w:rFonts w:ascii="Times New Roman" w:eastAsia="Times New Roman" w:hAnsi="Times New Roman" w:cs="Times New Roman"/>
            <w:bCs/>
            <w:sz w:val="24"/>
            <w:szCs w:val="24"/>
          </w:rPr>
          <w:t xml:space="preserve">os processos se revelaram suficientemente capaz de lidar com as dificuldades encontradas nas organizações e também </w:t>
        </w:r>
      </w:ins>
      <w:ins w:id="418" w:author="Emeson Santos" w:date="2019-08-16T01:17:00Z">
        <w:r w:rsidR="00F10A0A" w:rsidRPr="00934765">
          <w:rPr>
            <w:rFonts w:ascii="Times New Roman" w:eastAsia="Times New Roman" w:hAnsi="Times New Roman" w:cs="Times New Roman"/>
            <w:bCs/>
            <w:sz w:val="24"/>
            <w:szCs w:val="24"/>
          </w:rPr>
          <w:t>as modificar</w:t>
        </w:r>
      </w:ins>
      <w:ins w:id="419" w:author="Emeson Santos" w:date="2019-08-16T01:08:00Z">
        <w:r w:rsidR="00934765" w:rsidRPr="00934765">
          <w:rPr>
            <w:rFonts w:ascii="Times New Roman" w:eastAsia="Times New Roman" w:hAnsi="Times New Roman" w:cs="Times New Roman"/>
            <w:bCs/>
            <w:sz w:val="24"/>
            <w:szCs w:val="24"/>
          </w:rPr>
          <w:t xml:space="preserve"> de forma </w:t>
        </w:r>
      </w:ins>
      <w:ins w:id="420" w:author="Emeson Santos" w:date="2019-08-16T01:17:00Z">
        <w:r w:rsidR="00F10A0A" w:rsidRPr="00934765">
          <w:rPr>
            <w:rFonts w:ascii="Times New Roman" w:eastAsia="Times New Roman" w:hAnsi="Times New Roman" w:cs="Times New Roman"/>
            <w:bCs/>
            <w:sz w:val="24"/>
            <w:szCs w:val="24"/>
          </w:rPr>
          <w:t>que o</w:t>
        </w:r>
      </w:ins>
      <w:ins w:id="421" w:author="Emeson Santos" w:date="2019-08-16T01:08:00Z">
        <w:r w:rsidR="00934765" w:rsidRPr="00934765">
          <w:rPr>
            <w:rFonts w:ascii="Times New Roman" w:eastAsia="Times New Roman" w:hAnsi="Times New Roman" w:cs="Times New Roman"/>
            <w:bCs/>
            <w:sz w:val="24"/>
            <w:szCs w:val="24"/>
          </w:rPr>
          <w:t xml:space="preserve"> gerenciamento de suas atividades nas entidades diminua as necessidades envolvida</w:t>
        </w:r>
      </w:ins>
      <w:ins w:id="422" w:author="Emeson Santos" w:date="2019-08-16T01:17:00Z">
        <w:r w:rsidR="00F10A0A">
          <w:rPr>
            <w:rFonts w:ascii="Times New Roman" w:eastAsia="Times New Roman" w:hAnsi="Times New Roman" w:cs="Times New Roman"/>
            <w:bCs/>
            <w:sz w:val="24"/>
            <w:szCs w:val="24"/>
          </w:rPr>
          <w:t>s</w:t>
        </w:r>
      </w:ins>
      <w:ins w:id="423" w:author="Emeson Santos" w:date="2019-08-16T01:08:00Z">
        <w:r w:rsidR="00934765" w:rsidRPr="00934765">
          <w:rPr>
            <w:rFonts w:ascii="Times New Roman" w:eastAsia="Times New Roman" w:hAnsi="Times New Roman" w:cs="Times New Roman"/>
            <w:bCs/>
            <w:sz w:val="24"/>
            <w:szCs w:val="24"/>
          </w:rPr>
          <w:t xml:space="preserve"> nas áreas de Tecnologia e Comunicação – TIC. </w:t>
        </w:r>
      </w:ins>
    </w:p>
    <w:p w14:paraId="30AB1D06" w14:textId="7E1EDE17" w:rsidR="00934765" w:rsidRDefault="002F72CA">
      <w:pPr>
        <w:spacing w:after="160" w:line="256" w:lineRule="auto"/>
        <w:ind w:firstLine="720"/>
        <w:jc w:val="both"/>
        <w:rPr>
          <w:ins w:id="424" w:author="Emeson Santos" w:date="2019-08-16T01:07:00Z"/>
          <w:rFonts w:ascii="Times New Roman" w:eastAsia="Times New Roman" w:hAnsi="Times New Roman" w:cs="Times New Roman"/>
          <w:bCs/>
          <w:sz w:val="24"/>
          <w:szCs w:val="24"/>
        </w:rPr>
        <w:pPrChange w:id="425" w:author="Emeson Santos" w:date="2019-08-16T01:08:00Z">
          <w:pPr>
            <w:spacing w:after="160" w:line="256" w:lineRule="auto"/>
            <w:jc w:val="both"/>
          </w:pPr>
        </w:pPrChange>
      </w:pPr>
      <w:commentRangeStart w:id="426"/>
      <w:ins w:id="427" w:author="Emeson Santos" w:date="2019-08-15T23:50:00Z">
        <w:r>
          <w:rPr>
            <w:rFonts w:ascii="Times New Roman" w:eastAsia="Times New Roman" w:hAnsi="Times New Roman" w:cs="Times New Roman"/>
            <w:bCs/>
            <w:sz w:val="24"/>
            <w:szCs w:val="24"/>
          </w:rPr>
          <w:t xml:space="preserve">No tocante </w:t>
        </w:r>
      </w:ins>
      <w:ins w:id="428" w:author="Emeson Santos" w:date="2019-08-15T23:51:00Z">
        <w:r>
          <w:rPr>
            <w:rFonts w:ascii="Times New Roman" w:eastAsia="Times New Roman" w:hAnsi="Times New Roman" w:cs="Times New Roman"/>
            <w:bCs/>
            <w:sz w:val="24"/>
            <w:szCs w:val="24"/>
          </w:rPr>
          <w:t>ao controle dos processo</w:t>
        </w:r>
      </w:ins>
      <w:ins w:id="429" w:author="Emeson Santos" w:date="2019-08-15T23:52:00Z">
        <w:r>
          <w:rPr>
            <w:rFonts w:ascii="Times New Roman" w:eastAsia="Times New Roman" w:hAnsi="Times New Roman" w:cs="Times New Roman"/>
            <w:bCs/>
            <w:sz w:val="24"/>
            <w:szCs w:val="24"/>
          </w:rPr>
          <w:t>s</w:t>
        </w:r>
      </w:ins>
      <w:ins w:id="430" w:author="Emeson Santos" w:date="2019-08-15T23:53:00Z">
        <w:r w:rsidR="00171A10" w:rsidRPr="00171A10">
          <w:rPr>
            <w:rFonts w:ascii="Times New Roman" w:eastAsia="Times New Roman" w:hAnsi="Times New Roman" w:cs="Times New Roman"/>
            <w:bCs/>
            <w:sz w:val="24"/>
            <w:szCs w:val="24"/>
          </w:rPr>
          <w:t xml:space="preserve"> </w:t>
        </w:r>
        <w:r w:rsidR="00171A10">
          <w:rPr>
            <w:rFonts w:ascii="Times New Roman" w:eastAsia="Times New Roman" w:hAnsi="Times New Roman" w:cs="Times New Roman"/>
            <w:bCs/>
            <w:sz w:val="24"/>
            <w:szCs w:val="24"/>
          </w:rPr>
          <w:t>de negócio,</w:t>
        </w:r>
      </w:ins>
      <w:ins w:id="431" w:author="Emeson Santos" w:date="2019-08-15T23:52:00Z">
        <w:r>
          <w:rPr>
            <w:rFonts w:ascii="Times New Roman" w:eastAsia="Times New Roman" w:hAnsi="Times New Roman" w:cs="Times New Roman"/>
            <w:bCs/>
            <w:sz w:val="24"/>
            <w:szCs w:val="24"/>
          </w:rPr>
          <w:t xml:space="preserve"> </w:t>
        </w:r>
      </w:ins>
      <w:ins w:id="432" w:author="Emeson Santos" w:date="2019-08-16T00:52:00Z">
        <w:r w:rsidR="00401640">
          <w:rPr>
            <w:rFonts w:ascii="Times New Roman" w:eastAsia="Times New Roman" w:hAnsi="Times New Roman" w:cs="Times New Roman"/>
            <w:bCs/>
            <w:sz w:val="24"/>
            <w:szCs w:val="24"/>
          </w:rPr>
          <w:t>Brasil</w:t>
        </w:r>
      </w:ins>
      <w:ins w:id="433" w:author="Emeson Santos" w:date="2019-08-15T23:52:00Z">
        <w:r w:rsidR="00171A10">
          <w:rPr>
            <w:rFonts w:ascii="Times New Roman" w:eastAsia="Times New Roman" w:hAnsi="Times New Roman" w:cs="Times New Roman"/>
            <w:bCs/>
            <w:sz w:val="24"/>
            <w:szCs w:val="24"/>
          </w:rPr>
          <w:t xml:space="preserve"> (</w:t>
        </w:r>
      </w:ins>
      <w:ins w:id="434" w:author="Emeson Santos" w:date="2019-08-16T00:58:00Z">
        <w:r w:rsidR="00937A88">
          <w:rPr>
            <w:rFonts w:ascii="Times New Roman" w:eastAsia="Times New Roman" w:hAnsi="Times New Roman" w:cs="Times New Roman"/>
            <w:bCs/>
            <w:sz w:val="24"/>
            <w:szCs w:val="24"/>
          </w:rPr>
          <w:t xml:space="preserve">2005, </w:t>
        </w:r>
      </w:ins>
      <w:ins w:id="435" w:author="Emeson Santos" w:date="2019-08-15T23:52:00Z">
        <w:r w:rsidR="00171A10">
          <w:rPr>
            <w:rFonts w:ascii="Times New Roman" w:eastAsia="Times New Roman" w:hAnsi="Times New Roman" w:cs="Times New Roman"/>
            <w:bCs/>
            <w:sz w:val="24"/>
            <w:szCs w:val="24"/>
          </w:rPr>
          <w:t xml:space="preserve">p. </w:t>
        </w:r>
      </w:ins>
      <w:ins w:id="436" w:author="Emeson Santos" w:date="2019-08-16T00:58:00Z">
        <w:r w:rsidR="00937A88">
          <w:rPr>
            <w:rFonts w:ascii="Times New Roman" w:eastAsia="Times New Roman" w:hAnsi="Times New Roman" w:cs="Times New Roman"/>
            <w:bCs/>
            <w:sz w:val="24"/>
            <w:szCs w:val="24"/>
          </w:rPr>
          <w:t>1</w:t>
        </w:r>
      </w:ins>
      <w:ins w:id="437" w:author="Emeson Santos" w:date="2019-08-15T23:52:00Z">
        <w:r w:rsidR="00171A10">
          <w:rPr>
            <w:rFonts w:ascii="Times New Roman" w:eastAsia="Times New Roman" w:hAnsi="Times New Roman" w:cs="Times New Roman"/>
            <w:bCs/>
            <w:sz w:val="24"/>
            <w:szCs w:val="24"/>
          </w:rPr>
          <w:t>)</w:t>
        </w:r>
      </w:ins>
      <w:ins w:id="438" w:author="Emeson Santos" w:date="2019-08-15T23:53:00Z">
        <w:r w:rsidR="00171A10">
          <w:rPr>
            <w:rFonts w:ascii="Times New Roman" w:eastAsia="Times New Roman" w:hAnsi="Times New Roman" w:cs="Times New Roman"/>
            <w:bCs/>
            <w:sz w:val="24"/>
            <w:szCs w:val="24"/>
          </w:rPr>
          <w:t xml:space="preserve"> afirma que</w:t>
        </w:r>
      </w:ins>
      <w:ins w:id="439" w:author="Emeson Santos" w:date="2019-08-15T23:51:00Z">
        <w:r>
          <w:rPr>
            <w:rFonts w:ascii="Times New Roman" w:eastAsia="Times New Roman" w:hAnsi="Times New Roman" w:cs="Times New Roman"/>
            <w:bCs/>
            <w:sz w:val="24"/>
            <w:szCs w:val="24"/>
          </w:rPr>
          <w:t xml:space="preserve"> </w:t>
        </w:r>
      </w:ins>
      <w:ins w:id="440" w:author="Emeson Santos" w:date="2019-08-15T23:52:00Z">
        <w:r>
          <w:rPr>
            <w:rFonts w:ascii="Times New Roman" w:eastAsia="Times New Roman" w:hAnsi="Times New Roman" w:cs="Times New Roman"/>
            <w:bCs/>
            <w:sz w:val="24"/>
            <w:szCs w:val="24"/>
          </w:rPr>
          <w:t>existe</w:t>
        </w:r>
      </w:ins>
      <w:ins w:id="441" w:author="Emeson Santos" w:date="2019-08-15T23:53:00Z">
        <w:r w:rsidR="00171A10">
          <w:rPr>
            <w:rFonts w:ascii="Times New Roman" w:eastAsia="Times New Roman" w:hAnsi="Times New Roman" w:cs="Times New Roman"/>
            <w:bCs/>
            <w:sz w:val="24"/>
            <w:szCs w:val="24"/>
          </w:rPr>
          <w:t xml:space="preserve"> um atraso </w:t>
        </w:r>
      </w:ins>
      <w:ins w:id="442" w:author="Emeson Santos" w:date="2019-08-15T23:55:00Z">
        <w:r w:rsidR="00171A10">
          <w:rPr>
            <w:rFonts w:ascii="Times New Roman" w:eastAsia="Times New Roman" w:hAnsi="Times New Roman" w:cs="Times New Roman"/>
            <w:bCs/>
            <w:sz w:val="24"/>
            <w:szCs w:val="24"/>
          </w:rPr>
          <w:t>tecnológico</w:t>
        </w:r>
      </w:ins>
      <w:ins w:id="443" w:author="Emeson Santos" w:date="2019-08-15T23:54:00Z">
        <w:r w:rsidR="00171A10">
          <w:rPr>
            <w:rFonts w:ascii="Times New Roman" w:eastAsia="Times New Roman" w:hAnsi="Times New Roman" w:cs="Times New Roman"/>
            <w:bCs/>
            <w:sz w:val="24"/>
            <w:szCs w:val="24"/>
          </w:rPr>
          <w:t xml:space="preserve"> n</w:t>
        </w:r>
      </w:ins>
      <w:ins w:id="444" w:author="Emeson Santos" w:date="2019-08-16T00:08:00Z">
        <w:r w:rsidR="00563813">
          <w:rPr>
            <w:rFonts w:ascii="Times New Roman" w:eastAsia="Times New Roman" w:hAnsi="Times New Roman" w:cs="Times New Roman"/>
            <w:bCs/>
            <w:sz w:val="24"/>
            <w:szCs w:val="24"/>
          </w:rPr>
          <w:t>o contexto da</w:t>
        </w:r>
      </w:ins>
      <w:ins w:id="445" w:author="Emeson Santos" w:date="2019-08-15T23:54:00Z">
        <w:r w:rsidR="00171A10">
          <w:rPr>
            <w:rFonts w:ascii="Times New Roman" w:eastAsia="Times New Roman" w:hAnsi="Times New Roman" w:cs="Times New Roman"/>
            <w:bCs/>
            <w:sz w:val="24"/>
            <w:szCs w:val="24"/>
          </w:rPr>
          <w:t xml:space="preserve"> administração </w:t>
        </w:r>
      </w:ins>
      <w:ins w:id="446" w:author="Emeson Santos" w:date="2019-08-15T23:55:00Z">
        <w:r w:rsidR="00171A10">
          <w:rPr>
            <w:rFonts w:ascii="Times New Roman" w:eastAsia="Times New Roman" w:hAnsi="Times New Roman" w:cs="Times New Roman"/>
            <w:bCs/>
            <w:sz w:val="24"/>
            <w:szCs w:val="24"/>
          </w:rPr>
          <w:t>pública</w:t>
        </w:r>
      </w:ins>
      <w:ins w:id="447" w:author="Emeson Santos" w:date="2019-08-15T23:54:00Z">
        <w:r w:rsidR="00171A10">
          <w:rPr>
            <w:rFonts w:ascii="Times New Roman" w:eastAsia="Times New Roman" w:hAnsi="Times New Roman" w:cs="Times New Roman"/>
            <w:bCs/>
            <w:sz w:val="24"/>
            <w:szCs w:val="24"/>
          </w:rPr>
          <w:t xml:space="preserve"> </w:t>
        </w:r>
      </w:ins>
      <w:ins w:id="448" w:author="Emeson Santos" w:date="2019-08-15T23:55:00Z">
        <w:r w:rsidR="00171A10">
          <w:rPr>
            <w:rFonts w:ascii="Times New Roman" w:eastAsia="Times New Roman" w:hAnsi="Times New Roman" w:cs="Times New Roman"/>
            <w:bCs/>
            <w:sz w:val="24"/>
            <w:szCs w:val="24"/>
          </w:rPr>
          <w:t>fazendária</w:t>
        </w:r>
      </w:ins>
      <w:ins w:id="449" w:author="Emeson Santos" w:date="2019-08-15T23:52:00Z">
        <w:r>
          <w:rPr>
            <w:rFonts w:ascii="Times New Roman" w:eastAsia="Times New Roman" w:hAnsi="Times New Roman" w:cs="Times New Roman"/>
            <w:bCs/>
            <w:sz w:val="24"/>
            <w:szCs w:val="24"/>
          </w:rPr>
          <w:t xml:space="preserve"> </w:t>
        </w:r>
      </w:ins>
      <w:ins w:id="450" w:author="Emeson Santos" w:date="2019-08-15T23:55:00Z">
        <w:r w:rsidR="00171A10">
          <w:rPr>
            <w:rFonts w:ascii="Times New Roman" w:eastAsia="Times New Roman" w:hAnsi="Times New Roman" w:cs="Times New Roman"/>
            <w:bCs/>
            <w:sz w:val="24"/>
            <w:szCs w:val="24"/>
          </w:rPr>
          <w:t>do Brasil</w:t>
        </w:r>
      </w:ins>
      <w:ins w:id="451" w:author="Emeson Santos" w:date="2019-08-15T23:58:00Z">
        <w:r w:rsidR="00171A10">
          <w:rPr>
            <w:rFonts w:ascii="Times New Roman" w:eastAsia="Times New Roman" w:hAnsi="Times New Roman" w:cs="Times New Roman"/>
            <w:bCs/>
            <w:sz w:val="24"/>
            <w:szCs w:val="24"/>
          </w:rPr>
          <w:t>,</w:t>
        </w:r>
      </w:ins>
      <w:ins w:id="452" w:author="Emeson Santos" w:date="2019-08-15T23:56:00Z">
        <w:r w:rsidR="00171A10">
          <w:rPr>
            <w:rFonts w:ascii="Times New Roman" w:eastAsia="Times New Roman" w:hAnsi="Times New Roman" w:cs="Times New Roman"/>
            <w:bCs/>
            <w:sz w:val="24"/>
            <w:szCs w:val="24"/>
          </w:rPr>
          <w:t xml:space="preserve"> Provocando a criação </w:t>
        </w:r>
      </w:ins>
      <w:ins w:id="453" w:author="Emeson Santos" w:date="2019-08-15T23:57:00Z">
        <w:r w:rsidR="00171A10">
          <w:rPr>
            <w:rFonts w:ascii="Times New Roman" w:eastAsia="Times New Roman" w:hAnsi="Times New Roman" w:cs="Times New Roman"/>
            <w:bCs/>
            <w:sz w:val="24"/>
            <w:szCs w:val="24"/>
          </w:rPr>
          <w:t xml:space="preserve">do </w:t>
        </w:r>
      </w:ins>
      <w:ins w:id="454" w:author="Emeson Santos" w:date="2019-08-15T23:58:00Z">
        <w:r w:rsidR="00171A10">
          <w:rPr>
            <w:rFonts w:ascii="Times New Roman" w:eastAsia="Times New Roman" w:hAnsi="Times New Roman" w:cs="Times New Roman"/>
            <w:bCs/>
            <w:sz w:val="24"/>
            <w:szCs w:val="24"/>
          </w:rPr>
          <w:t>P</w:t>
        </w:r>
      </w:ins>
      <w:ins w:id="455" w:author="Emeson Santos" w:date="2019-08-15T23:57:00Z">
        <w:r w:rsidR="00171A10">
          <w:rPr>
            <w:rFonts w:ascii="Times New Roman" w:eastAsia="Times New Roman" w:hAnsi="Times New Roman" w:cs="Times New Roman"/>
            <w:bCs/>
            <w:sz w:val="24"/>
            <w:szCs w:val="24"/>
          </w:rPr>
          <w:t xml:space="preserve">rograma </w:t>
        </w:r>
      </w:ins>
      <w:ins w:id="456" w:author="Emeson Santos" w:date="2019-08-15T23:58:00Z">
        <w:r w:rsidR="00171A10">
          <w:rPr>
            <w:rFonts w:ascii="Times New Roman" w:eastAsia="Times New Roman" w:hAnsi="Times New Roman" w:cs="Times New Roman"/>
            <w:bCs/>
            <w:sz w:val="24"/>
            <w:szCs w:val="24"/>
          </w:rPr>
          <w:t>N</w:t>
        </w:r>
      </w:ins>
      <w:ins w:id="457" w:author="Emeson Santos" w:date="2019-08-15T23:57:00Z">
        <w:r w:rsidR="00171A10">
          <w:rPr>
            <w:rFonts w:ascii="Times New Roman" w:eastAsia="Times New Roman" w:hAnsi="Times New Roman" w:cs="Times New Roman"/>
            <w:bCs/>
            <w:sz w:val="24"/>
            <w:szCs w:val="24"/>
          </w:rPr>
          <w:t xml:space="preserve">acional de </w:t>
        </w:r>
      </w:ins>
      <w:ins w:id="458" w:author="Emeson Santos" w:date="2019-08-15T23:58:00Z">
        <w:r w:rsidR="00171A10">
          <w:rPr>
            <w:rFonts w:ascii="Times New Roman" w:eastAsia="Times New Roman" w:hAnsi="Times New Roman" w:cs="Times New Roman"/>
            <w:bCs/>
            <w:sz w:val="24"/>
            <w:szCs w:val="24"/>
          </w:rPr>
          <w:t>A</w:t>
        </w:r>
      </w:ins>
      <w:ins w:id="459" w:author="Emeson Santos" w:date="2019-08-15T23:57:00Z">
        <w:r w:rsidR="00171A10">
          <w:rPr>
            <w:rFonts w:ascii="Times New Roman" w:eastAsia="Times New Roman" w:hAnsi="Times New Roman" w:cs="Times New Roman"/>
            <w:bCs/>
            <w:sz w:val="24"/>
            <w:szCs w:val="24"/>
          </w:rPr>
          <w:t xml:space="preserve">poio aos </w:t>
        </w:r>
      </w:ins>
      <w:ins w:id="460" w:author="Emeson Santos" w:date="2019-08-15T23:58:00Z">
        <w:r w:rsidR="00171A10">
          <w:rPr>
            <w:rFonts w:ascii="Times New Roman" w:eastAsia="Times New Roman" w:hAnsi="Times New Roman" w:cs="Times New Roman"/>
            <w:bCs/>
            <w:sz w:val="24"/>
            <w:szCs w:val="24"/>
          </w:rPr>
          <w:t>F</w:t>
        </w:r>
      </w:ins>
      <w:ins w:id="461" w:author="Emeson Santos" w:date="2019-08-15T23:57:00Z">
        <w:r w:rsidR="00171A10">
          <w:rPr>
            <w:rFonts w:ascii="Times New Roman" w:eastAsia="Times New Roman" w:hAnsi="Times New Roman" w:cs="Times New Roman"/>
            <w:bCs/>
            <w:sz w:val="24"/>
            <w:szCs w:val="24"/>
          </w:rPr>
          <w:t>iscos Estaduais – PNAFE</w:t>
        </w:r>
      </w:ins>
      <w:ins w:id="462" w:author="Emeson Santos" w:date="2019-08-16T08:43:00Z">
        <w:r w:rsidR="000B7ED1">
          <w:rPr>
            <w:rFonts w:ascii="Times New Roman" w:eastAsia="Times New Roman" w:hAnsi="Times New Roman" w:cs="Times New Roman"/>
            <w:bCs/>
            <w:sz w:val="24"/>
            <w:szCs w:val="24"/>
          </w:rPr>
          <w:t>, em projeto de lei</w:t>
        </w:r>
      </w:ins>
      <w:ins w:id="463" w:author="Emeson Santos" w:date="2019-08-15T23:57:00Z">
        <w:r w:rsidR="00171A10">
          <w:rPr>
            <w:rFonts w:ascii="Times New Roman" w:eastAsia="Times New Roman" w:hAnsi="Times New Roman" w:cs="Times New Roman"/>
            <w:bCs/>
            <w:sz w:val="24"/>
            <w:szCs w:val="24"/>
          </w:rPr>
          <w:t>.</w:t>
        </w:r>
      </w:ins>
      <w:ins w:id="464" w:author="Emeson Santos" w:date="2019-08-15T23:59:00Z">
        <w:r w:rsidR="007B3A20">
          <w:rPr>
            <w:rFonts w:ascii="Times New Roman" w:eastAsia="Times New Roman" w:hAnsi="Times New Roman" w:cs="Times New Roman"/>
            <w:bCs/>
            <w:sz w:val="24"/>
            <w:szCs w:val="24"/>
          </w:rPr>
          <w:t xml:space="preserve"> Trazendo </w:t>
        </w:r>
      </w:ins>
      <w:ins w:id="465" w:author="Emeson Santos" w:date="2019-08-16T00:09:00Z">
        <w:r w:rsidR="00563813">
          <w:rPr>
            <w:rFonts w:ascii="Times New Roman" w:eastAsia="Times New Roman" w:hAnsi="Times New Roman" w:cs="Times New Roman"/>
            <w:bCs/>
            <w:sz w:val="24"/>
            <w:szCs w:val="24"/>
          </w:rPr>
          <w:t xml:space="preserve">bases de </w:t>
        </w:r>
      </w:ins>
      <w:ins w:id="466" w:author="Emeson Santos" w:date="2019-08-15T23:59:00Z">
        <w:r w:rsidR="007B3A20">
          <w:rPr>
            <w:rFonts w:ascii="Times New Roman" w:eastAsia="Times New Roman" w:hAnsi="Times New Roman" w:cs="Times New Roman"/>
            <w:bCs/>
            <w:sz w:val="24"/>
            <w:szCs w:val="24"/>
          </w:rPr>
          <w:t>conhecimento gerencial</w:t>
        </w:r>
      </w:ins>
      <w:ins w:id="467" w:author="Emeson Santos" w:date="2019-08-16T00:00:00Z">
        <w:r w:rsidR="007B3A20">
          <w:rPr>
            <w:rFonts w:ascii="Times New Roman" w:eastAsia="Times New Roman" w:hAnsi="Times New Roman" w:cs="Times New Roman"/>
            <w:bCs/>
            <w:sz w:val="24"/>
            <w:szCs w:val="24"/>
          </w:rPr>
          <w:t>, tecnológico, financeiro, de recursos humanos, entre outros</w:t>
        </w:r>
      </w:ins>
      <w:ins w:id="468" w:author="Emeson Santos" w:date="2019-08-16T00:01:00Z">
        <w:r w:rsidR="007B3A20">
          <w:rPr>
            <w:rFonts w:ascii="Times New Roman" w:eastAsia="Times New Roman" w:hAnsi="Times New Roman" w:cs="Times New Roman"/>
            <w:bCs/>
            <w:sz w:val="24"/>
            <w:szCs w:val="24"/>
          </w:rPr>
          <w:t xml:space="preserve">. Provendo um avanço no combate </w:t>
        </w:r>
      </w:ins>
      <w:ins w:id="469" w:author="Emeson Santos" w:date="2019-08-16T00:09:00Z">
        <w:r w:rsidR="00563813">
          <w:rPr>
            <w:rFonts w:ascii="Times New Roman" w:eastAsia="Times New Roman" w:hAnsi="Times New Roman" w:cs="Times New Roman"/>
            <w:bCs/>
            <w:sz w:val="24"/>
            <w:szCs w:val="24"/>
          </w:rPr>
          <w:t>à</w:t>
        </w:r>
      </w:ins>
      <w:ins w:id="470" w:author="Emeson Santos" w:date="2019-08-16T00:02:00Z">
        <w:r w:rsidR="007B3A20">
          <w:rPr>
            <w:rFonts w:ascii="Times New Roman" w:eastAsia="Times New Roman" w:hAnsi="Times New Roman" w:cs="Times New Roman"/>
            <w:bCs/>
            <w:sz w:val="24"/>
            <w:szCs w:val="24"/>
          </w:rPr>
          <w:t xml:space="preserve"> sonegação fiscal, tendo um melhor controle na arrecadação dos tribu</w:t>
        </w:r>
      </w:ins>
      <w:ins w:id="471" w:author="Emeson Santos" w:date="2019-08-16T00:03:00Z">
        <w:r w:rsidR="007B3A20">
          <w:rPr>
            <w:rFonts w:ascii="Times New Roman" w:eastAsia="Times New Roman" w:hAnsi="Times New Roman" w:cs="Times New Roman"/>
            <w:bCs/>
            <w:sz w:val="24"/>
            <w:szCs w:val="24"/>
          </w:rPr>
          <w:t xml:space="preserve">tos </w:t>
        </w:r>
        <w:r w:rsidR="00563813">
          <w:rPr>
            <w:rFonts w:ascii="Times New Roman" w:eastAsia="Times New Roman" w:hAnsi="Times New Roman" w:cs="Times New Roman"/>
            <w:bCs/>
            <w:sz w:val="24"/>
            <w:szCs w:val="24"/>
          </w:rPr>
          <w:t>e na otimização dos serviços públicos voltados ao ci</w:t>
        </w:r>
      </w:ins>
      <w:ins w:id="472" w:author="Emeson Santos" w:date="2019-08-16T00:04:00Z">
        <w:r w:rsidR="00563813">
          <w:rPr>
            <w:rFonts w:ascii="Times New Roman" w:eastAsia="Times New Roman" w:hAnsi="Times New Roman" w:cs="Times New Roman"/>
            <w:bCs/>
            <w:sz w:val="24"/>
            <w:szCs w:val="24"/>
          </w:rPr>
          <w:t xml:space="preserve">dadão. Portanto, </w:t>
        </w:r>
      </w:ins>
      <w:ins w:id="473" w:author="Emeson Santos" w:date="2019-08-16T00:05:00Z">
        <w:r w:rsidR="00563813">
          <w:rPr>
            <w:rFonts w:ascii="Times New Roman" w:eastAsia="Times New Roman" w:hAnsi="Times New Roman" w:cs="Times New Roman"/>
            <w:bCs/>
            <w:sz w:val="24"/>
            <w:szCs w:val="24"/>
          </w:rPr>
          <w:t>as dificuldades podem ser superadas se construído um bom planejamento</w:t>
        </w:r>
      </w:ins>
      <w:ins w:id="474" w:author="Emeson Santos" w:date="2019-08-16T00:06:00Z">
        <w:r w:rsidR="00563813">
          <w:rPr>
            <w:rFonts w:ascii="Times New Roman" w:eastAsia="Times New Roman" w:hAnsi="Times New Roman" w:cs="Times New Roman"/>
            <w:bCs/>
            <w:sz w:val="24"/>
            <w:szCs w:val="24"/>
          </w:rPr>
          <w:t xml:space="preserve">, executar de forma correta os processos, </w:t>
        </w:r>
      </w:ins>
      <w:ins w:id="475" w:author="Emeson Santos" w:date="2019-08-16T00:08:00Z">
        <w:r w:rsidR="00563813">
          <w:rPr>
            <w:rFonts w:ascii="Times New Roman" w:eastAsia="Times New Roman" w:hAnsi="Times New Roman" w:cs="Times New Roman"/>
            <w:bCs/>
            <w:sz w:val="24"/>
            <w:szCs w:val="24"/>
          </w:rPr>
          <w:t>analisa</w:t>
        </w:r>
      </w:ins>
      <w:ins w:id="476" w:author="Emeson Santos" w:date="2019-08-16T00:10:00Z">
        <w:r w:rsidR="00563813">
          <w:rPr>
            <w:rFonts w:ascii="Times New Roman" w:eastAsia="Times New Roman" w:hAnsi="Times New Roman" w:cs="Times New Roman"/>
            <w:bCs/>
            <w:sz w:val="24"/>
            <w:szCs w:val="24"/>
          </w:rPr>
          <w:t>r</w:t>
        </w:r>
      </w:ins>
      <w:ins w:id="477" w:author="Emeson Santos" w:date="2019-08-16T00:06:00Z">
        <w:r w:rsidR="00563813">
          <w:rPr>
            <w:rFonts w:ascii="Times New Roman" w:eastAsia="Times New Roman" w:hAnsi="Times New Roman" w:cs="Times New Roman"/>
            <w:bCs/>
            <w:sz w:val="24"/>
            <w:szCs w:val="24"/>
          </w:rPr>
          <w:t xml:space="preserve"> se tudo est</w:t>
        </w:r>
      </w:ins>
      <w:ins w:id="478" w:author="Emeson Santos" w:date="2019-08-16T00:07:00Z">
        <w:r w:rsidR="00563813">
          <w:rPr>
            <w:rFonts w:ascii="Times New Roman" w:eastAsia="Times New Roman" w:hAnsi="Times New Roman" w:cs="Times New Roman"/>
            <w:bCs/>
            <w:sz w:val="24"/>
            <w:szCs w:val="24"/>
          </w:rPr>
          <w:t>á tudo conforme o objetivo esperado para assim atingir o objetivo desejado</w:t>
        </w:r>
      </w:ins>
      <w:ins w:id="479" w:author="Emeson Santos" w:date="2019-08-16T00:08:00Z">
        <w:r w:rsidR="00563813">
          <w:rPr>
            <w:rFonts w:ascii="Times New Roman" w:eastAsia="Times New Roman" w:hAnsi="Times New Roman" w:cs="Times New Roman"/>
            <w:bCs/>
            <w:sz w:val="24"/>
            <w:szCs w:val="24"/>
          </w:rPr>
          <w:t>.</w:t>
        </w:r>
      </w:ins>
      <w:ins w:id="480" w:author="Emeson Santos" w:date="2019-08-16T00:11:00Z">
        <w:r w:rsidR="00563813">
          <w:rPr>
            <w:rFonts w:ascii="Times New Roman" w:eastAsia="Times New Roman" w:hAnsi="Times New Roman" w:cs="Times New Roman"/>
            <w:bCs/>
            <w:sz w:val="24"/>
            <w:szCs w:val="24"/>
          </w:rPr>
          <w:t xml:space="preserve"> Nada mais do que boas </w:t>
        </w:r>
      </w:ins>
      <w:ins w:id="481" w:author="Emeson Santos" w:date="2019-08-16T00:58:00Z">
        <w:r w:rsidR="00937A88">
          <w:rPr>
            <w:rFonts w:ascii="Times New Roman" w:eastAsia="Times New Roman" w:hAnsi="Times New Roman" w:cs="Times New Roman"/>
            <w:bCs/>
            <w:sz w:val="24"/>
            <w:szCs w:val="24"/>
          </w:rPr>
          <w:t>práticas</w:t>
        </w:r>
      </w:ins>
      <w:ins w:id="482" w:author="Emeson Santos" w:date="2019-08-16T00:11:00Z">
        <w:r w:rsidR="00563813">
          <w:rPr>
            <w:rFonts w:ascii="Times New Roman" w:eastAsia="Times New Roman" w:hAnsi="Times New Roman" w:cs="Times New Roman"/>
            <w:bCs/>
            <w:sz w:val="24"/>
            <w:szCs w:val="24"/>
          </w:rPr>
          <w:t xml:space="preserve"> seguidas pel</w:t>
        </w:r>
      </w:ins>
      <w:ins w:id="483" w:author="Emeson Santos" w:date="2019-08-16T00:12:00Z">
        <w:r w:rsidR="00563813">
          <w:rPr>
            <w:rFonts w:ascii="Times New Roman" w:eastAsia="Times New Roman" w:hAnsi="Times New Roman" w:cs="Times New Roman"/>
            <w:bCs/>
            <w:sz w:val="24"/>
            <w:szCs w:val="24"/>
          </w:rPr>
          <w:t>a modelagem de processos de negócios – BPM.</w:t>
        </w:r>
      </w:ins>
      <w:commentRangeEnd w:id="426"/>
      <w:ins w:id="484" w:author="Emeson Santos" w:date="2019-08-16T01:00:00Z">
        <w:r w:rsidR="00937A88">
          <w:rPr>
            <w:rStyle w:val="Refdecomentrio"/>
          </w:rPr>
          <w:commentReference w:id="426"/>
        </w:r>
      </w:ins>
      <w:ins w:id="485" w:author="Emeson Santos" w:date="2019-08-16T01:04:00Z">
        <w:r w:rsidR="00934765">
          <w:rPr>
            <w:rFonts w:ascii="Times New Roman" w:eastAsia="Times New Roman" w:hAnsi="Times New Roman" w:cs="Times New Roman"/>
            <w:bCs/>
            <w:sz w:val="24"/>
            <w:szCs w:val="24"/>
          </w:rPr>
          <w:t xml:space="preserve"> </w:t>
        </w:r>
      </w:ins>
    </w:p>
    <w:p w14:paraId="1EE0362B" w14:textId="758F8DC0" w:rsidR="003F3C4F" w:rsidRPr="002C367F" w:rsidDel="00AD0957" w:rsidRDefault="002C367F">
      <w:pPr>
        <w:spacing w:after="160" w:line="256" w:lineRule="auto"/>
        <w:jc w:val="both"/>
        <w:rPr>
          <w:del w:id="486" w:author="Emeson Santos" w:date="2019-08-16T01:09:00Z"/>
          <w:rFonts w:ascii="Times New Roman" w:eastAsia="Times New Roman" w:hAnsi="Times New Roman" w:cs="Times New Roman"/>
          <w:bCs/>
          <w:rPrChange w:id="487" w:author="Emeson Santos" w:date="2019-08-16T01:15:00Z">
            <w:rPr>
              <w:del w:id="488" w:author="Emeson Santos" w:date="2019-08-16T01:09:00Z"/>
              <w:rFonts w:ascii="Times New Roman" w:eastAsia="Times New Roman" w:hAnsi="Times New Roman" w:cs="Times New Roman"/>
              <w:b/>
              <w:color w:val="00B050"/>
            </w:rPr>
          </w:rPrChange>
        </w:rPr>
      </w:pPr>
      <w:ins w:id="489" w:author="Emeson Santos" w:date="2019-08-16T01:15:00Z">
        <w:r>
          <w:rPr>
            <w:rFonts w:ascii="Times New Roman" w:eastAsia="Times New Roman" w:hAnsi="Times New Roman" w:cs="Times New Roman"/>
            <w:bCs/>
          </w:rPr>
          <w:tab/>
        </w:r>
      </w:ins>
    </w:p>
    <w:p w14:paraId="3A43B0C7" w14:textId="6AD7B55B" w:rsidR="00DF2007" w:rsidRPr="002C367F" w:rsidDel="00AD0957" w:rsidRDefault="00DF2007">
      <w:pPr>
        <w:spacing w:after="160" w:line="256" w:lineRule="auto"/>
        <w:jc w:val="both"/>
        <w:rPr>
          <w:del w:id="490" w:author="Emeson Santos" w:date="2019-08-16T01:09:00Z"/>
          <w:rFonts w:ascii="Times New Roman" w:eastAsia="Times New Roman" w:hAnsi="Times New Roman" w:cs="Times New Roman"/>
          <w:b/>
          <w:rPrChange w:id="491" w:author="Emeson Santos" w:date="2019-08-16T01:15:00Z">
            <w:rPr>
              <w:del w:id="492" w:author="Emeson Santos" w:date="2019-08-16T01:09:00Z"/>
              <w:rFonts w:ascii="Times New Roman" w:eastAsia="Times New Roman" w:hAnsi="Times New Roman" w:cs="Times New Roman"/>
              <w:b/>
              <w:color w:val="FF0000"/>
            </w:rPr>
          </w:rPrChange>
        </w:rPr>
      </w:pPr>
      <w:del w:id="493" w:author="Emeson Santos" w:date="2019-08-16T01:09:00Z">
        <w:r w:rsidRPr="002C367F" w:rsidDel="00AD0957">
          <w:rPr>
            <w:rFonts w:ascii="Times New Roman" w:eastAsia="Times New Roman" w:hAnsi="Times New Roman" w:cs="Times New Roman"/>
            <w:b/>
            <w:rPrChange w:id="494" w:author="Emeson Santos" w:date="2019-08-16T01:15:00Z">
              <w:rPr>
                <w:rFonts w:ascii="Times New Roman" w:eastAsia="Times New Roman" w:hAnsi="Times New Roman" w:cs="Times New Roman"/>
                <w:b/>
                <w:color w:val="FF0000"/>
              </w:rPr>
            </w:rPrChange>
          </w:rPr>
          <w:delText>(...)</w:delText>
        </w:r>
      </w:del>
    </w:p>
    <w:p w14:paraId="2FCEF7A1" w14:textId="6BBB0126" w:rsidR="00DF2007" w:rsidRPr="002C367F" w:rsidRDefault="00DF2007">
      <w:pPr>
        <w:spacing w:after="160" w:line="256" w:lineRule="auto"/>
        <w:jc w:val="both"/>
        <w:rPr>
          <w:rFonts w:ascii="Times New Roman" w:eastAsia="Times New Roman" w:hAnsi="Times New Roman" w:cs="Times New Roman"/>
          <w:bCs/>
          <w:rPrChange w:id="495" w:author="Emeson Santos" w:date="2019-08-16T01:15:00Z">
            <w:rPr>
              <w:rFonts w:ascii="Times New Roman" w:eastAsia="Times New Roman" w:hAnsi="Times New Roman" w:cs="Times New Roman"/>
              <w:bCs/>
              <w:color w:val="FF0000"/>
            </w:rPr>
          </w:rPrChange>
        </w:rPr>
        <w:pPrChange w:id="496" w:author="Emeson Santos" w:date="2019-08-16T01:09:00Z">
          <w:pPr>
            <w:spacing w:after="160" w:line="256" w:lineRule="auto"/>
            <w:ind w:firstLine="80"/>
            <w:jc w:val="both"/>
          </w:pPr>
        </w:pPrChange>
      </w:pPr>
      <w:r w:rsidRPr="002C367F">
        <w:rPr>
          <w:rFonts w:ascii="Times New Roman" w:eastAsia="Times New Roman" w:hAnsi="Times New Roman" w:cs="Times New Roman"/>
          <w:bCs/>
          <w:rPrChange w:id="497" w:author="Emeson Santos" w:date="2019-08-16T01:15:00Z">
            <w:rPr>
              <w:rFonts w:ascii="Times New Roman" w:eastAsia="Times New Roman" w:hAnsi="Times New Roman" w:cs="Times New Roman"/>
              <w:bCs/>
              <w:color w:val="FF0000"/>
            </w:rPr>
          </w:rPrChange>
        </w:rPr>
        <w:t xml:space="preserve">Neste contexto, este </w:t>
      </w:r>
      <w:ins w:id="498" w:author="Emeson Santos" w:date="2019-08-16T01:10:00Z">
        <w:r w:rsidR="00AD0957" w:rsidRPr="002C367F">
          <w:rPr>
            <w:rFonts w:ascii="Times New Roman" w:eastAsia="Times New Roman" w:hAnsi="Times New Roman" w:cs="Times New Roman"/>
            <w:bCs/>
            <w:rPrChange w:id="499" w:author="Emeson Santos" w:date="2019-08-16T01:15:00Z">
              <w:rPr>
                <w:rFonts w:ascii="Times New Roman" w:eastAsia="Times New Roman" w:hAnsi="Times New Roman" w:cs="Times New Roman"/>
                <w:bCs/>
                <w:color w:val="FF0000"/>
              </w:rPr>
            </w:rPrChange>
          </w:rPr>
          <w:t>Trabalho de Conclusão de Curso</w:t>
        </w:r>
      </w:ins>
      <w:ins w:id="500" w:author="Emeson Santos" w:date="2019-08-16T01:19:00Z">
        <w:r w:rsidR="00F10A0A">
          <w:rPr>
            <w:rFonts w:ascii="Times New Roman" w:eastAsia="Times New Roman" w:hAnsi="Times New Roman" w:cs="Times New Roman"/>
            <w:bCs/>
          </w:rPr>
          <w:t xml:space="preserve"> – TCC,</w:t>
        </w:r>
      </w:ins>
      <w:del w:id="501" w:author="Emeson Santos" w:date="2019-08-16T01:10:00Z">
        <w:r w:rsidRPr="002C367F" w:rsidDel="00AD0957">
          <w:rPr>
            <w:rFonts w:ascii="Times New Roman" w:eastAsia="Times New Roman" w:hAnsi="Times New Roman" w:cs="Times New Roman"/>
            <w:bCs/>
            <w:rPrChange w:id="502" w:author="Emeson Santos" w:date="2019-08-16T01:15:00Z">
              <w:rPr>
                <w:rFonts w:ascii="Times New Roman" w:eastAsia="Times New Roman" w:hAnsi="Times New Roman" w:cs="Times New Roman"/>
                <w:bCs/>
                <w:color w:val="FF0000"/>
              </w:rPr>
            </w:rPrChange>
          </w:rPr>
          <w:delText>projeto</w:delText>
        </w:r>
      </w:del>
      <w:r w:rsidRPr="002C367F">
        <w:rPr>
          <w:rFonts w:ascii="Times New Roman" w:eastAsia="Times New Roman" w:hAnsi="Times New Roman" w:cs="Times New Roman"/>
          <w:bCs/>
          <w:rPrChange w:id="503" w:author="Emeson Santos" w:date="2019-08-16T01:15:00Z">
            <w:rPr>
              <w:rFonts w:ascii="Times New Roman" w:eastAsia="Times New Roman" w:hAnsi="Times New Roman" w:cs="Times New Roman"/>
              <w:bCs/>
              <w:color w:val="FF0000"/>
            </w:rPr>
          </w:rPrChange>
        </w:rPr>
        <w:t xml:space="preserve"> buscará</w:t>
      </w:r>
      <w:del w:id="504" w:author="Emeson Santos" w:date="2019-08-16T01:19:00Z">
        <w:r w:rsidRPr="002C367F" w:rsidDel="006200B7">
          <w:rPr>
            <w:rFonts w:ascii="Times New Roman" w:eastAsia="Times New Roman" w:hAnsi="Times New Roman" w:cs="Times New Roman"/>
            <w:bCs/>
            <w:rPrChange w:id="505" w:author="Emeson Santos" w:date="2019-08-16T01:15:00Z">
              <w:rPr>
                <w:rFonts w:ascii="Times New Roman" w:eastAsia="Times New Roman" w:hAnsi="Times New Roman" w:cs="Times New Roman"/>
                <w:bCs/>
                <w:color w:val="FF0000"/>
              </w:rPr>
            </w:rPrChange>
          </w:rPr>
          <w:delText>,</w:delText>
        </w:r>
      </w:del>
      <w:r w:rsidRPr="002C367F">
        <w:rPr>
          <w:rFonts w:ascii="Times New Roman" w:eastAsia="Times New Roman" w:hAnsi="Times New Roman" w:cs="Times New Roman"/>
          <w:bCs/>
          <w:rPrChange w:id="506" w:author="Emeson Santos" w:date="2019-08-16T01:15:00Z">
            <w:rPr>
              <w:rFonts w:ascii="Times New Roman" w:eastAsia="Times New Roman" w:hAnsi="Times New Roman" w:cs="Times New Roman"/>
              <w:bCs/>
              <w:color w:val="FF0000"/>
            </w:rPr>
          </w:rPrChange>
        </w:rPr>
        <w:t xml:space="preserve"> dentro da área de </w:t>
      </w:r>
      <w:ins w:id="507" w:author="Emeson Santos" w:date="2019-08-16T01:10:00Z">
        <w:r w:rsidR="00AD0957" w:rsidRPr="002C367F">
          <w:rPr>
            <w:rFonts w:ascii="Times New Roman" w:eastAsia="Times New Roman" w:hAnsi="Times New Roman" w:cs="Times New Roman"/>
            <w:bCs/>
            <w:rPrChange w:id="508" w:author="Emeson Santos" w:date="2019-08-16T01:15:00Z">
              <w:rPr>
                <w:rFonts w:ascii="Times New Roman" w:eastAsia="Times New Roman" w:hAnsi="Times New Roman" w:cs="Times New Roman"/>
                <w:bCs/>
                <w:color w:val="FF0000"/>
              </w:rPr>
            </w:rPrChange>
          </w:rPr>
          <w:t xml:space="preserve">modelagem de </w:t>
        </w:r>
      </w:ins>
      <w:ins w:id="509" w:author="Emeson Santos" w:date="2019-08-16T01:11:00Z">
        <w:r w:rsidR="00AD0957" w:rsidRPr="002C367F">
          <w:rPr>
            <w:rFonts w:ascii="Times New Roman" w:eastAsia="Times New Roman" w:hAnsi="Times New Roman" w:cs="Times New Roman"/>
            <w:bCs/>
            <w:rPrChange w:id="510" w:author="Emeson Santos" w:date="2019-08-16T01:15:00Z">
              <w:rPr>
                <w:rFonts w:ascii="Times New Roman" w:eastAsia="Times New Roman" w:hAnsi="Times New Roman" w:cs="Times New Roman"/>
                <w:bCs/>
                <w:color w:val="FF0000"/>
              </w:rPr>
            </w:rPrChange>
          </w:rPr>
          <w:t>processos</w:t>
        </w:r>
      </w:ins>
      <w:del w:id="511" w:author="Emeson Santos" w:date="2019-08-16T01:10:00Z">
        <w:r w:rsidRPr="002C367F" w:rsidDel="00AD0957">
          <w:rPr>
            <w:rFonts w:ascii="Times New Roman" w:eastAsia="Times New Roman" w:hAnsi="Times New Roman" w:cs="Times New Roman"/>
            <w:bCs/>
            <w:rPrChange w:id="512" w:author="Emeson Santos" w:date="2019-08-16T01:15:00Z">
              <w:rPr>
                <w:rFonts w:ascii="Times New Roman" w:eastAsia="Times New Roman" w:hAnsi="Times New Roman" w:cs="Times New Roman"/>
                <w:bCs/>
                <w:color w:val="FF0000"/>
              </w:rPr>
            </w:rPrChange>
          </w:rPr>
          <w:delText>gestão da produção</w:delText>
        </w:r>
      </w:del>
      <w:r w:rsidRPr="002C367F">
        <w:rPr>
          <w:rFonts w:ascii="Times New Roman" w:eastAsia="Times New Roman" w:hAnsi="Times New Roman" w:cs="Times New Roman"/>
          <w:bCs/>
          <w:rPrChange w:id="513" w:author="Emeson Santos" w:date="2019-08-16T01:15:00Z">
            <w:rPr>
              <w:rFonts w:ascii="Times New Roman" w:eastAsia="Times New Roman" w:hAnsi="Times New Roman" w:cs="Times New Roman"/>
              <w:bCs/>
              <w:color w:val="FF0000"/>
            </w:rPr>
          </w:rPrChange>
        </w:rPr>
        <w:t xml:space="preserve">, </w:t>
      </w:r>
      <w:ins w:id="514" w:author="Emeson Santos" w:date="2019-08-16T01:21:00Z">
        <w:r w:rsidR="00E84DB3">
          <w:rPr>
            <w:rFonts w:ascii="Times New Roman" w:eastAsia="Times New Roman" w:hAnsi="Times New Roman" w:cs="Times New Roman"/>
            <w:bCs/>
          </w:rPr>
          <w:t>emp</w:t>
        </w:r>
      </w:ins>
      <w:ins w:id="515" w:author="Emeson Santos" w:date="2019-08-16T01:22:00Z">
        <w:r w:rsidR="00E84DB3">
          <w:rPr>
            <w:rFonts w:ascii="Times New Roman" w:eastAsia="Times New Roman" w:hAnsi="Times New Roman" w:cs="Times New Roman"/>
            <w:bCs/>
          </w:rPr>
          <w:t>rega</w:t>
        </w:r>
      </w:ins>
      <w:ins w:id="516" w:author="Emeson Santos" w:date="2019-08-16T08:44:00Z">
        <w:r w:rsidR="000B7ED1">
          <w:rPr>
            <w:rFonts w:ascii="Times New Roman" w:eastAsia="Times New Roman" w:hAnsi="Times New Roman" w:cs="Times New Roman"/>
            <w:bCs/>
          </w:rPr>
          <w:t>r</w:t>
        </w:r>
      </w:ins>
      <w:del w:id="517" w:author="Emeson Santos" w:date="2019-08-16T01:21:00Z">
        <w:r w:rsidRPr="002C367F" w:rsidDel="00E84DB3">
          <w:rPr>
            <w:rFonts w:ascii="Times New Roman" w:eastAsia="Times New Roman" w:hAnsi="Times New Roman" w:cs="Times New Roman"/>
            <w:bCs/>
            <w:rPrChange w:id="518" w:author="Emeson Santos" w:date="2019-08-16T01:15:00Z">
              <w:rPr>
                <w:rFonts w:ascii="Times New Roman" w:eastAsia="Times New Roman" w:hAnsi="Times New Roman" w:cs="Times New Roman"/>
                <w:bCs/>
                <w:color w:val="FF0000"/>
              </w:rPr>
            </w:rPrChange>
          </w:rPr>
          <w:delText>aplicar</w:delText>
        </w:r>
      </w:del>
      <w:r w:rsidRPr="002C367F">
        <w:rPr>
          <w:rFonts w:ascii="Times New Roman" w:eastAsia="Times New Roman" w:hAnsi="Times New Roman" w:cs="Times New Roman"/>
          <w:bCs/>
          <w:rPrChange w:id="519" w:author="Emeson Santos" w:date="2019-08-16T01:15:00Z">
            <w:rPr>
              <w:rFonts w:ascii="Times New Roman" w:eastAsia="Times New Roman" w:hAnsi="Times New Roman" w:cs="Times New Roman"/>
              <w:bCs/>
              <w:color w:val="FF0000"/>
            </w:rPr>
          </w:rPrChange>
        </w:rPr>
        <w:t xml:space="preserve"> os</w:t>
      </w:r>
      <w:ins w:id="520" w:author="Emeson Santos" w:date="2019-08-15T21:07:00Z">
        <w:r w:rsidR="00A865EC" w:rsidRPr="002C367F">
          <w:rPr>
            <w:rFonts w:ascii="Times New Roman" w:eastAsia="Times New Roman" w:hAnsi="Times New Roman" w:cs="Times New Roman"/>
            <w:bCs/>
            <w:rPrChange w:id="521" w:author="Emeson Santos" w:date="2019-08-16T01:15:00Z">
              <w:rPr>
                <w:rFonts w:ascii="Times New Roman" w:eastAsia="Times New Roman" w:hAnsi="Times New Roman" w:cs="Times New Roman"/>
                <w:bCs/>
                <w:color w:val="FF0000"/>
              </w:rPr>
            </w:rPrChange>
          </w:rPr>
          <w:t xml:space="preserve"> </w:t>
        </w:r>
      </w:ins>
      <w:r w:rsidRPr="002C367F">
        <w:rPr>
          <w:rFonts w:ascii="Times New Roman" w:eastAsia="Times New Roman" w:hAnsi="Times New Roman" w:cs="Times New Roman"/>
          <w:bCs/>
          <w:rPrChange w:id="522" w:author="Emeson Santos" w:date="2019-08-16T01:15:00Z">
            <w:rPr>
              <w:rFonts w:ascii="Times New Roman" w:eastAsia="Times New Roman" w:hAnsi="Times New Roman" w:cs="Times New Roman"/>
              <w:bCs/>
              <w:color w:val="FF0000"/>
            </w:rPr>
          </w:rPrChange>
        </w:rPr>
        <w:t xml:space="preserve">conhecimentos adquiridos ao longo do curso de </w:t>
      </w:r>
      <w:ins w:id="523" w:author="Emeson Santos" w:date="2019-08-16T01:11:00Z">
        <w:r w:rsidR="00AD0957" w:rsidRPr="002C367F">
          <w:rPr>
            <w:rFonts w:ascii="Times New Roman" w:eastAsia="Times New Roman" w:hAnsi="Times New Roman" w:cs="Times New Roman"/>
            <w:bCs/>
            <w:rPrChange w:id="524" w:author="Emeson Santos" w:date="2019-08-16T01:15:00Z">
              <w:rPr>
                <w:rFonts w:ascii="Times New Roman" w:eastAsia="Times New Roman" w:hAnsi="Times New Roman" w:cs="Times New Roman"/>
                <w:bCs/>
                <w:color w:val="FF0000"/>
              </w:rPr>
            </w:rPrChange>
          </w:rPr>
          <w:t>sistemas de informação</w:t>
        </w:r>
      </w:ins>
      <w:del w:id="525" w:author="Emeson Santos" w:date="2019-08-16T01:11:00Z">
        <w:r w:rsidRPr="002C367F" w:rsidDel="00AD0957">
          <w:rPr>
            <w:rFonts w:ascii="Times New Roman" w:eastAsia="Times New Roman" w:hAnsi="Times New Roman" w:cs="Times New Roman"/>
            <w:bCs/>
            <w:rPrChange w:id="526" w:author="Emeson Santos" w:date="2019-08-16T01:15:00Z">
              <w:rPr>
                <w:rFonts w:ascii="Times New Roman" w:eastAsia="Times New Roman" w:hAnsi="Times New Roman" w:cs="Times New Roman"/>
                <w:bCs/>
                <w:color w:val="FF0000"/>
              </w:rPr>
            </w:rPrChange>
          </w:rPr>
          <w:delText>engenharia de produção</w:delText>
        </w:r>
      </w:del>
      <w:r w:rsidRPr="002C367F">
        <w:rPr>
          <w:rFonts w:ascii="Times New Roman" w:eastAsia="Times New Roman" w:hAnsi="Times New Roman" w:cs="Times New Roman"/>
          <w:bCs/>
          <w:rPrChange w:id="527" w:author="Emeson Santos" w:date="2019-08-16T01:15:00Z">
            <w:rPr>
              <w:rFonts w:ascii="Times New Roman" w:eastAsia="Times New Roman" w:hAnsi="Times New Roman" w:cs="Times New Roman"/>
              <w:bCs/>
              <w:color w:val="FF0000"/>
            </w:rPr>
          </w:rPrChange>
        </w:rPr>
        <w:t xml:space="preserve"> </w:t>
      </w:r>
      <w:del w:id="528" w:author="Emeson Santos" w:date="2019-08-16T01:22:00Z">
        <w:r w:rsidRPr="002C367F" w:rsidDel="00E84DB3">
          <w:rPr>
            <w:rFonts w:ascii="Times New Roman" w:eastAsia="Times New Roman" w:hAnsi="Times New Roman" w:cs="Times New Roman"/>
            <w:bCs/>
            <w:rPrChange w:id="529" w:author="Emeson Santos" w:date="2019-08-16T01:15:00Z">
              <w:rPr>
                <w:rFonts w:ascii="Times New Roman" w:eastAsia="Times New Roman" w:hAnsi="Times New Roman" w:cs="Times New Roman"/>
                <w:bCs/>
                <w:color w:val="FF0000"/>
              </w:rPr>
            </w:rPrChange>
          </w:rPr>
          <w:delText xml:space="preserve">para </w:delText>
        </w:r>
      </w:del>
      <w:ins w:id="530" w:author="Emeson Santos" w:date="2019-08-16T01:12:00Z">
        <w:r w:rsidR="00AD0957" w:rsidRPr="002C367F">
          <w:rPr>
            <w:rFonts w:ascii="Times New Roman" w:eastAsia="Times New Roman" w:hAnsi="Times New Roman" w:cs="Times New Roman"/>
            <w:bCs/>
            <w:rPrChange w:id="531" w:author="Emeson Santos" w:date="2019-08-16T01:15:00Z">
              <w:rPr>
                <w:rFonts w:ascii="Times New Roman" w:eastAsia="Times New Roman" w:hAnsi="Times New Roman" w:cs="Times New Roman"/>
                <w:bCs/>
                <w:color w:val="FF0000"/>
              </w:rPr>
            </w:rPrChange>
          </w:rPr>
          <w:t>aplica</w:t>
        </w:r>
      </w:ins>
      <w:ins w:id="532" w:author="Emeson Santos" w:date="2019-08-16T01:22:00Z">
        <w:r w:rsidR="00E84DB3">
          <w:rPr>
            <w:rFonts w:ascii="Times New Roman" w:eastAsia="Times New Roman" w:hAnsi="Times New Roman" w:cs="Times New Roman"/>
            <w:bCs/>
          </w:rPr>
          <w:t>ndo</w:t>
        </w:r>
      </w:ins>
      <w:ins w:id="533" w:author="Emeson Santos" w:date="2019-08-16T01:12:00Z">
        <w:r w:rsidR="00AD0957" w:rsidRPr="002C367F">
          <w:rPr>
            <w:rFonts w:ascii="Times New Roman" w:eastAsia="Times New Roman" w:hAnsi="Times New Roman" w:cs="Times New Roman"/>
            <w:bCs/>
            <w:rPrChange w:id="534" w:author="Emeson Santos" w:date="2019-08-16T01:15:00Z">
              <w:rPr>
                <w:rFonts w:ascii="Times New Roman" w:eastAsia="Times New Roman" w:hAnsi="Times New Roman" w:cs="Times New Roman"/>
                <w:bCs/>
                <w:color w:val="FF0000"/>
              </w:rPr>
            </w:rPrChange>
          </w:rPr>
          <w:t xml:space="preserve"> </w:t>
        </w:r>
      </w:ins>
      <w:ins w:id="535" w:author="Emeson Santos" w:date="2019-08-16T01:22:00Z">
        <w:r w:rsidR="00E84DB3">
          <w:rPr>
            <w:rFonts w:ascii="Times New Roman" w:eastAsia="Times New Roman" w:hAnsi="Times New Roman" w:cs="Times New Roman"/>
            <w:bCs/>
          </w:rPr>
          <w:t>n</w:t>
        </w:r>
      </w:ins>
      <w:ins w:id="536" w:author="Emeson Santos" w:date="2019-08-16T01:12:00Z">
        <w:r w:rsidR="00AD0957" w:rsidRPr="002C367F">
          <w:rPr>
            <w:rFonts w:ascii="Times New Roman" w:eastAsia="Times New Roman" w:hAnsi="Times New Roman" w:cs="Times New Roman"/>
            <w:bCs/>
            <w:rPrChange w:id="537" w:author="Emeson Santos" w:date="2019-08-16T01:15:00Z">
              <w:rPr>
                <w:rFonts w:ascii="Times New Roman" w:eastAsia="Times New Roman" w:hAnsi="Times New Roman" w:cs="Times New Roman"/>
                <w:bCs/>
                <w:color w:val="FF0000"/>
              </w:rPr>
            </w:rPrChange>
          </w:rPr>
          <w:t>a modelagem</w:t>
        </w:r>
      </w:ins>
      <w:ins w:id="538" w:author="Emeson Santos" w:date="2019-08-16T01:22:00Z">
        <w:r w:rsidR="00E84DB3">
          <w:rPr>
            <w:rFonts w:ascii="Times New Roman" w:eastAsia="Times New Roman" w:hAnsi="Times New Roman" w:cs="Times New Roman"/>
            <w:bCs/>
          </w:rPr>
          <w:t xml:space="preserve"> </w:t>
        </w:r>
      </w:ins>
      <w:ins w:id="539" w:author="Emeson Santos" w:date="2019-08-16T01:12:00Z">
        <w:r w:rsidR="00AD0957" w:rsidRPr="002C367F">
          <w:rPr>
            <w:rFonts w:ascii="Times New Roman" w:eastAsia="Times New Roman" w:hAnsi="Times New Roman" w:cs="Times New Roman"/>
            <w:bCs/>
            <w:rPrChange w:id="540" w:author="Emeson Santos" w:date="2019-08-16T01:15:00Z">
              <w:rPr>
                <w:rFonts w:ascii="Times New Roman" w:eastAsia="Times New Roman" w:hAnsi="Times New Roman" w:cs="Times New Roman"/>
                <w:bCs/>
                <w:color w:val="FF0000"/>
              </w:rPr>
            </w:rPrChange>
          </w:rPr>
          <w:t>de processos de negócios das chefias departamentais da Universidade Fede</w:t>
        </w:r>
      </w:ins>
      <w:ins w:id="541" w:author="Emeson Santos" w:date="2019-08-16T01:13:00Z">
        <w:r w:rsidR="00AD0957" w:rsidRPr="002C367F">
          <w:rPr>
            <w:rFonts w:ascii="Times New Roman" w:eastAsia="Times New Roman" w:hAnsi="Times New Roman" w:cs="Times New Roman"/>
            <w:bCs/>
            <w:rPrChange w:id="542" w:author="Emeson Santos" w:date="2019-08-16T01:15:00Z">
              <w:rPr>
                <w:rFonts w:ascii="Times New Roman" w:eastAsia="Times New Roman" w:hAnsi="Times New Roman" w:cs="Times New Roman"/>
                <w:bCs/>
                <w:color w:val="FF0000"/>
              </w:rPr>
            </w:rPrChange>
          </w:rPr>
          <w:t>ral de Sergipe - UFS,</w:t>
        </w:r>
      </w:ins>
      <w:del w:id="543" w:author="Emeson Santos" w:date="2019-08-16T01:12:00Z">
        <w:r w:rsidRPr="002C367F" w:rsidDel="00AD0957">
          <w:rPr>
            <w:rFonts w:ascii="Times New Roman" w:eastAsia="Times New Roman" w:hAnsi="Times New Roman" w:cs="Times New Roman"/>
            <w:bCs/>
            <w:rPrChange w:id="544" w:author="Emeson Santos" w:date="2019-08-16T01:15:00Z">
              <w:rPr>
                <w:rFonts w:ascii="Times New Roman" w:eastAsia="Times New Roman" w:hAnsi="Times New Roman" w:cs="Times New Roman"/>
                <w:bCs/>
                <w:color w:val="FF0000"/>
              </w:rPr>
            </w:rPrChange>
          </w:rPr>
          <w:delText>avaliar</w:delText>
        </w:r>
      </w:del>
      <w:ins w:id="545" w:author="Emeson Santos" w:date="2019-08-16T01:13:00Z">
        <w:r w:rsidR="00AD0957" w:rsidRPr="002C367F">
          <w:rPr>
            <w:rFonts w:ascii="Times New Roman" w:eastAsia="Times New Roman" w:hAnsi="Times New Roman" w:cs="Times New Roman"/>
            <w:bCs/>
            <w:rPrChange w:id="546" w:author="Emeson Santos" w:date="2019-08-16T01:15:00Z">
              <w:rPr>
                <w:rFonts w:ascii="Times New Roman" w:eastAsia="Times New Roman" w:hAnsi="Times New Roman" w:cs="Times New Roman"/>
                <w:bCs/>
                <w:color w:val="FF0000"/>
              </w:rPr>
            </w:rPrChange>
          </w:rPr>
          <w:t xml:space="preserve"> </w:t>
        </w:r>
      </w:ins>
      <w:del w:id="547" w:author="Emeson Santos" w:date="2019-08-16T01:13:00Z">
        <w:r w:rsidRPr="002C367F" w:rsidDel="00AD0957">
          <w:rPr>
            <w:rFonts w:ascii="Times New Roman" w:eastAsia="Times New Roman" w:hAnsi="Times New Roman" w:cs="Times New Roman"/>
            <w:bCs/>
            <w:rPrChange w:id="548" w:author="Emeson Santos" w:date="2019-08-16T01:15:00Z">
              <w:rPr>
                <w:rFonts w:ascii="Times New Roman" w:eastAsia="Times New Roman" w:hAnsi="Times New Roman" w:cs="Times New Roman"/>
                <w:bCs/>
                <w:color w:val="FF0000"/>
              </w:rPr>
            </w:rPrChange>
          </w:rPr>
          <w:delText xml:space="preserve"> o processo de exportação de uma empresa do setor petrolífero situada em Macaé </w:delText>
        </w:r>
      </w:del>
      <w:r w:rsidRPr="002C367F">
        <w:rPr>
          <w:rFonts w:ascii="Times New Roman" w:eastAsia="Times New Roman" w:hAnsi="Times New Roman" w:cs="Times New Roman"/>
          <w:bCs/>
          <w:rPrChange w:id="549" w:author="Emeson Santos" w:date="2019-08-16T01:15:00Z">
            <w:rPr>
              <w:rFonts w:ascii="Times New Roman" w:eastAsia="Times New Roman" w:hAnsi="Times New Roman" w:cs="Times New Roman"/>
              <w:bCs/>
              <w:color w:val="FF0000"/>
            </w:rPr>
          </w:rPrChange>
        </w:rPr>
        <w:t>sob a ótica do BPM (</w:t>
      </w:r>
      <w:del w:id="550" w:author="Emeson Santos" w:date="2019-08-16T08:45:00Z">
        <w:r w:rsidRPr="002C367F" w:rsidDel="000B7ED1">
          <w:rPr>
            <w:rFonts w:ascii="Times New Roman" w:eastAsia="Times New Roman" w:hAnsi="Times New Roman" w:cs="Times New Roman"/>
            <w:bCs/>
            <w:rPrChange w:id="551" w:author="Emeson Santos" w:date="2019-08-16T01:15:00Z">
              <w:rPr>
                <w:rFonts w:ascii="Times New Roman" w:eastAsia="Times New Roman" w:hAnsi="Times New Roman" w:cs="Times New Roman"/>
                <w:bCs/>
                <w:color w:val="FF0000"/>
              </w:rPr>
            </w:rPrChange>
          </w:rPr>
          <w:delText>Business Process Management</w:delText>
        </w:r>
      </w:del>
      <w:ins w:id="552" w:author="Emeson Santos" w:date="2019-08-16T08:45:00Z">
        <w:r w:rsidR="000B7ED1">
          <w:rPr>
            <w:rFonts w:ascii="Times New Roman" w:eastAsia="Times New Roman" w:hAnsi="Times New Roman" w:cs="Times New Roman"/>
            <w:bCs/>
          </w:rPr>
          <w:t>Modelagem de Processos de Negócios</w:t>
        </w:r>
      </w:ins>
      <w:r w:rsidRPr="002C367F">
        <w:rPr>
          <w:rFonts w:ascii="Times New Roman" w:eastAsia="Times New Roman" w:hAnsi="Times New Roman" w:cs="Times New Roman"/>
          <w:bCs/>
          <w:rPrChange w:id="553" w:author="Emeson Santos" w:date="2019-08-16T01:15:00Z">
            <w:rPr>
              <w:rFonts w:ascii="Times New Roman" w:eastAsia="Times New Roman" w:hAnsi="Times New Roman" w:cs="Times New Roman"/>
              <w:bCs/>
              <w:color w:val="FF0000"/>
            </w:rPr>
          </w:rPrChange>
        </w:rPr>
        <w:t>) e compreender de que forma</w:t>
      </w:r>
      <w:del w:id="554" w:author="Emeson Santos" w:date="2019-08-16T01:23:00Z">
        <w:r w:rsidRPr="002C367F" w:rsidDel="00E84DB3">
          <w:rPr>
            <w:rFonts w:ascii="Times New Roman" w:eastAsia="Times New Roman" w:hAnsi="Times New Roman" w:cs="Times New Roman"/>
            <w:bCs/>
            <w:rPrChange w:id="555" w:author="Emeson Santos" w:date="2019-08-16T01:15:00Z">
              <w:rPr>
                <w:rFonts w:ascii="Times New Roman" w:eastAsia="Times New Roman" w:hAnsi="Times New Roman" w:cs="Times New Roman"/>
                <w:bCs/>
                <w:color w:val="FF0000"/>
              </w:rPr>
            </w:rPrChange>
          </w:rPr>
          <w:delText xml:space="preserve"> a</w:delText>
        </w:r>
      </w:del>
      <w:r w:rsidRPr="002C367F">
        <w:rPr>
          <w:rFonts w:ascii="Times New Roman" w:eastAsia="Times New Roman" w:hAnsi="Times New Roman" w:cs="Times New Roman"/>
          <w:bCs/>
          <w:rPrChange w:id="556" w:author="Emeson Santos" w:date="2019-08-16T01:15:00Z">
            <w:rPr>
              <w:rFonts w:ascii="Times New Roman" w:eastAsia="Times New Roman" w:hAnsi="Times New Roman" w:cs="Times New Roman"/>
              <w:bCs/>
              <w:color w:val="FF0000"/>
            </w:rPr>
          </w:rPrChange>
        </w:rPr>
        <w:t xml:space="preserve"> </w:t>
      </w:r>
      <w:del w:id="557" w:author="Emeson Santos" w:date="2019-08-16T01:23:00Z">
        <w:r w:rsidRPr="002C367F" w:rsidDel="00E84DB3">
          <w:rPr>
            <w:rFonts w:ascii="Times New Roman" w:eastAsia="Times New Roman" w:hAnsi="Times New Roman" w:cs="Times New Roman"/>
            <w:bCs/>
            <w:rPrChange w:id="558" w:author="Emeson Santos" w:date="2019-08-16T01:15:00Z">
              <w:rPr>
                <w:rFonts w:ascii="Times New Roman" w:eastAsia="Times New Roman" w:hAnsi="Times New Roman" w:cs="Times New Roman"/>
                <w:bCs/>
                <w:color w:val="FF0000"/>
              </w:rPr>
            </w:rPrChange>
          </w:rPr>
          <w:delText>gestão por</w:delText>
        </w:r>
      </w:del>
      <w:ins w:id="559" w:author="Emeson Santos" w:date="2019-08-16T01:23:00Z">
        <w:r w:rsidR="00E84DB3">
          <w:rPr>
            <w:rFonts w:ascii="Times New Roman" w:eastAsia="Times New Roman" w:hAnsi="Times New Roman" w:cs="Times New Roman"/>
            <w:bCs/>
          </w:rPr>
          <w:t>os</w:t>
        </w:r>
      </w:ins>
      <w:r w:rsidRPr="002C367F">
        <w:rPr>
          <w:rFonts w:ascii="Times New Roman" w:eastAsia="Times New Roman" w:hAnsi="Times New Roman" w:cs="Times New Roman"/>
          <w:bCs/>
          <w:rPrChange w:id="560" w:author="Emeson Santos" w:date="2019-08-16T01:15:00Z">
            <w:rPr>
              <w:rFonts w:ascii="Times New Roman" w:eastAsia="Times New Roman" w:hAnsi="Times New Roman" w:cs="Times New Roman"/>
              <w:bCs/>
              <w:color w:val="FF0000"/>
            </w:rPr>
          </w:rPrChange>
        </w:rPr>
        <w:t xml:space="preserve"> processos pode</w:t>
      </w:r>
      <w:ins w:id="561" w:author="Emeson Santos" w:date="2019-08-16T01:23:00Z">
        <w:r w:rsidR="00E84DB3">
          <w:rPr>
            <w:rFonts w:ascii="Times New Roman" w:eastAsia="Times New Roman" w:hAnsi="Times New Roman" w:cs="Times New Roman"/>
            <w:bCs/>
          </w:rPr>
          <w:t>m</w:t>
        </w:r>
      </w:ins>
      <w:r w:rsidRPr="002C367F">
        <w:rPr>
          <w:rFonts w:ascii="Times New Roman" w:eastAsia="Times New Roman" w:hAnsi="Times New Roman" w:cs="Times New Roman"/>
          <w:bCs/>
          <w:rPrChange w:id="562" w:author="Emeson Santos" w:date="2019-08-16T01:15:00Z">
            <w:rPr>
              <w:rFonts w:ascii="Times New Roman" w:eastAsia="Times New Roman" w:hAnsi="Times New Roman" w:cs="Times New Roman"/>
              <w:bCs/>
              <w:color w:val="FF0000"/>
            </w:rPr>
          </w:rPrChange>
        </w:rPr>
        <w:t xml:space="preserve"> contribuir para </w:t>
      </w:r>
      <w:del w:id="563" w:author="Emeson Santos" w:date="2019-08-16T01:14:00Z">
        <w:r w:rsidRPr="002C367F" w:rsidDel="00AD0957">
          <w:rPr>
            <w:rFonts w:ascii="Times New Roman" w:eastAsia="Times New Roman" w:hAnsi="Times New Roman" w:cs="Times New Roman"/>
            <w:bCs/>
            <w:rPrChange w:id="564" w:author="Emeson Santos" w:date="2019-08-16T01:15:00Z">
              <w:rPr>
                <w:rFonts w:ascii="Times New Roman" w:eastAsia="Times New Roman" w:hAnsi="Times New Roman" w:cs="Times New Roman"/>
                <w:bCs/>
                <w:color w:val="FF0000"/>
              </w:rPr>
            </w:rPrChange>
          </w:rPr>
          <w:delText>reduzir o ciclo de vida do processo</w:delText>
        </w:r>
      </w:del>
      <w:ins w:id="565" w:author="Emeson Santos" w:date="2019-08-16T01:14:00Z">
        <w:r w:rsidR="00AD0957" w:rsidRPr="002C367F">
          <w:rPr>
            <w:rFonts w:ascii="Times New Roman" w:eastAsia="Times New Roman" w:hAnsi="Times New Roman" w:cs="Times New Roman"/>
            <w:bCs/>
            <w:rPrChange w:id="566" w:author="Emeson Santos" w:date="2019-08-16T01:15:00Z">
              <w:rPr>
                <w:rFonts w:ascii="Times New Roman" w:eastAsia="Times New Roman" w:hAnsi="Times New Roman" w:cs="Times New Roman"/>
                <w:bCs/>
                <w:color w:val="FF0000"/>
              </w:rPr>
            </w:rPrChange>
          </w:rPr>
          <w:t>a sociedade acadêmica</w:t>
        </w:r>
      </w:ins>
      <w:r w:rsidRPr="002C367F">
        <w:rPr>
          <w:rFonts w:ascii="Times New Roman" w:eastAsia="Times New Roman" w:hAnsi="Times New Roman" w:cs="Times New Roman"/>
          <w:bCs/>
          <w:rPrChange w:id="567" w:author="Emeson Santos" w:date="2019-08-16T01:15:00Z">
            <w:rPr>
              <w:rFonts w:ascii="Times New Roman" w:eastAsia="Times New Roman" w:hAnsi="Times New Roman" w:cs="Times New Roman"/>
              <w:bCs/>
              <w:color w:val="FF0000"/>
            </w:rPr>
          </w:rPrChange>
        </w:rPr>
        <w:t>.</w:t>
      </w:r>
    </w:p>
    <w:p w14:paraId="26F20A4B" w14:textId="1766B800" w:rsidR="00E93D53" w:rsidRPr="00FE6672" w:rsidRDefault="00E93D53" w:rsidP="00E93D53">
      <w:pPr>
        <w:spacing w:after="160" w:line="256" w:lineRule="auto"/>
        <w:ind w:left="440" w:hanging="440"/>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1.</w:t>
      </w:r>
      <w:r>
        <w:rPr>
          <w:rFonts w:ascii="Times New Roman" w:eastAsia="Times New Roman" w:hAnsi="Times New Roman" w:cs="Times New Roman"/>
          <w:b/>
          <w:sz w:val="28"/>
          <w:szCs w:val="28"/>
        </w:rPr>
        <w:t>2</w:t>
      </w:r>
      <w:r w:rsidRPr="00FE6672">
        <w:rPr>
          <w:rFonts w:ascii="Times New Roman" w:eastAsia="Times New Roman" w:hAnsi="Times New Roman" w:cs="Times New Roman"/>
          <w:b/>
          <w:sz w:val="28"/>
          <w:szCs w:val="28"/>
        </w:rPr>
        <w:t>.</w:t>
      </w:r>
      <w:r w:rsidRPr="00FE6672">
        <w:rPr>
          <w:rFonts w:ascii="Times New Roman" w:eastAsia="Times New Roman" w:hAnsi="Times New Roman" w:cs="Times New Roman"/>
          <w:sz w:val="14"/>
          <w:szCs w:val="14"/>
        </w:rPr>
        <w:t xml:space="preserve"> </w:t>
      </w:r>
      <w:r w:rsidRPr="00FE6672">
        <w:rPr>
          <w:rFonts w:ascii="Times New Roman" w:eastAsia="Times New Roman" w:hAnsi="Times New Roman" w:cs="Times New Roman"/>
          <w:b/>
          <w:sz w:val="28"/>
          <w:szCs w:val="28"/>
        </w:rPr>
        <w:t>DEFINIÇÃO DO PROBLEMA</w:t>
      </w:r>
    </w:p>
    <w:p w14:paraId="5E380A5A" w14:textId="50A07AE0" w:rsidR="00E93D53" w:rsidRPr="00470E77" w:rsidRDefault="00E93D53" w:rsidP="00D164FD">
      <w:pPr>
        <w:spacing w:after="160" w:line="256" w:lineRule="auto"/>
        <w:ind w:firstLine="360"/>
        <w:jc w:val="both"/>
        <w:rPr>
          <w:rFonts w:ascii="Times New Roman" w:eastAsia="Times New Roman" w:hAnsi="Times New Roman" w:cs="Times New Roman"/>
          <w:bCs/>
          <w:sz w:val="24"/>
          <w:szCs w:val="24"/>
        </w:rPr>
      </w:pPr>
      <w:r w:rsidRPr="00470E77">
        <w:rPr>
          <w:rFonts w:ascii="Times New Roman" w:eastAsia="Times New Roman" w:hAnsi="Times New Roman" w:cs="Times New Roman"/>
          <w:bCs/>
          <w:sz w:val="24"/>
          <w:szCs w:val="24"/>
        </w:rPr>
        <w:t xml:space="preserve">A universidade federal de Sergipe </w:t>
      </w:r>
      <w:r w:rsidR="0071402D">
        <w:rPr>
          <w:rFonts w:ascii="Times New Roman" w:eastAsia="Times New Roman" w:hAnsi="Times New Roman" w:cs="Times New Roman"/>
          <w:bCs/>
          <w:sz w:val="24"/>
          <w:szCs w:val="24"/>
        </w:rPr>
        <w:t xml:space="preserve">(UFS) </w:t>
      </w:r>
      <w:r w:rsidRPr="00470E77">
        <w:rPr>
          <w:rFonts w:ascii="Times New Roman" w:eastAsia="Times New Roman" w:hAnsi="Times New Roman" w:cs="Times New Roman"/>
          <w:bCs/>
          <w:sz w:val="24"/>
          <w:szCs w:val="24"/>
        </w:rPr>
        <w:t>a cada dois anos há uma mudança da chefia departamental, esse processo é muito difícil quando a chefia é assumida por um novo chefe, porque ele desconhece quais são os processos do departamento e Não existe na universidade um local onde os processos estejam organizado se disponíveis para que o novo chefe tenha acesso e saiba exatamente como fazer esses processos.</w:t>
      </w:r>
    </w:p>
    <w:p w14:paraId="126F5F40" w14:textId="2B59ACB6" w:rsidR="00102E5C" w:rsidRPr="00470E77" w:rsidRDefault="004240D8" w:rsidP="00470E77">
      <w:pPr>
        <w:spacing w:after="160" w:line="256" w:lineRule="auto"/>
        <w:ind w:left="440" w:hanging="440"/>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1.</w:t>
      </w:r>
      <w:r w:rsidR="00E93D53">
        <w:rPr>
          <w:rFonts w:ascii="Times New Roman" w:eastAsia="Times New Roman" w:hAnsi="Times New Roman" w:cs="Times New Roman"/>
          <w:b/>
          <w:sz w:val="28"/>
          <w:szCs w:val="28"/>
        </w:rPr>
        <w:t>3</w:t>
      </w:r>
      <w:r w:rsidRPr="00FE6672">
        <w:rPr>
          <w:rFonts w:ascii="Times New Roman" w:eastAsia="Times New Roman" w:hAnsi="Times New Roman" w:cs="Times New Roman"/>
          <w:b/>
          <w:sz w:val="28"/>
          <w:szCs w:val="28"/>
        </w:rPr>
        <w:t>.</w:t>
      </w:r>
      <w:r w:rsidRPr="00FE6672">
        <w:rPr>
          <w:rFonts w:ascii="Times New Roman" w:eastAsia="Times New Roman" w:hAnsi="Times New Roman" w:cs="Times New Roman"/>
          <w:sz w:val="14"/>
          <w:szCs w:val="14"/>
        </w:rPr>
        <w:t xml:space="preserve"> </w:t>
      </w:r>
      <w:r w:rsidRPr="00FE6672">
        <w:rPr>
          <w:rFonts w:ascii="Times New Roman" w:eastAsia="Times New Roman" w:hAnsi="Times New Roman" w:cs="Times New Roman"/>
          <w:b/>
          <w:sz w:val="28"/>
          <w:szCs w:val="28"/>
        </w:rPr>
        <w:t>JUSTIFICATIVA</w:t>
      </w:r>
    </w:p>
    <w:p w14:paraId="3E49916B" w14:textId="55A5D72A" w:rsidR="006E1C57" w:rsidRPr="00470E77" w:rsidRDefault="00102E5C" w:rsidP="006E1C57">
      <w:pPr>
        <w:spacing w:after="160" w:line="256" w:lineRule="auto"/>
        <w:ind w:firstLine="360"/>
        <w:jc w:val="both"/>
        <w:rPr>
          <w:rFonts w:ascii="Times New Roman" w:eastAsia="Times New Roman" w:hAnsi="Times New Roman" w:cs="Times New Roman"/>
          <w:bCs/>
          <w:sz w:val="24"/>
          <w:szCs w:val="24"/>
        </w:rPr>
      </w:pPr>
      <w:r w:rsidRPr="00470E77">
        <w:rPr>
          <w:rFonts w:ascii="Times New Roman" w:eastAsia="Times New Roman" w:hAnsi="Times New Roman" w:cs="Times New Roman"/>
          <w:bCs/>
          <w:sz w:val="24"/>
          <w:szCs w:val="24"/>
        </w:rPr>
        <w:t xml:space="preserve">Neste trabalho, nós estamos propondo a modelagem dos processos das chefias departamentais da UFS. </w:t>
      </w:r>
      <w:r w:rsidR="006E1C57" w:rsidRPr="00470E77">
        <w:rPr>
          <w:rFonts w:ascii="Times New Roman" w:eastAsia="Times New Roman" w:hAnsi="Times New Roman" w:cs="Times New Roman"/>
          <w:bCs/>
          <w:sz w:val="24"/>
          <w:szCs w:val="24"/>
        </w:rPr>
        <w:t xml:space="preserve">Na UFS existem em seus departamentos, funções, processos a serem </w:t>
      </w:r>
      <w:r w:rsidR="006E1C57" w:rsidRPr="00470E77">
        <w:rPr>
          <w:rFonts w:ascii="Times New Roman" w:eastAsia="Times New Roman" w:hAnsi="Times New Roman" w:cs="Times New Roman"/>
          <w:bCs/>
          <w:sz w:val="24"/>
          <w:szCs w:val="24"/>
        </w:rPr>
        <w:lastRenderedPageBreak/>
        <w:t>executados pelas chefias departamentais, porem esses processos podem apresentar alguns problemas, um deles, certamente, é quando existe uma mudança nas chefias departamentais da universidade de algum curso específico, porque a nova chefia pode não estar a par dos processos existentes de seu departamento.</w:t>
      </w:r>
    </w:p>
    <w:p w14:paraId="76FE5B75" w14:textId="36C523D4" w:rsidR="00343DFD" w:rsidRPr="00343DFD" w:rsidRDefault="00D164FD">
      <w:pPr>
        <w:ind w:firstLine="720"/>
        <w:jc w:val="both"/>
        <w:rPr>
          <w:rFonts w:ascii="Times New Roman" w:eastAsia="Times New Roman" w:hAnsi="Times New Roman" w:cs="Times New Roman"/>
          <w:b/>
          <w:color w:val="00B050"/>
        </w:rPr>
        <w:pPrChange w:id="568" w:author="Emeson Santos" w:date="2019-08-15T19:44:00Z">
          <w:pPr>
            <w:spacing w:after="160" w:line="256" w:lineRule="auto"/>
            <w:ind w:firstLine="360"/>
            <w:jc w:val="both"/>
          </w:pPr>
        </w:pPrChange>
      </w:pPr>
      <w:r w:rsidRPr="00470E77">
        <w:rPr>
          <w:rFonts w:ascii="Times New Roman" w:eastAsia="Times New Roman" w:hAnsi="Times New Roman" w:cs="Times New Roman"/>
          <w:bCs/>
          <w:sz w:val="24"/>
          <w:szCs w:val="24"/>
        </w:rPr>
        <w:t xml:space="preserve">Durante a modelagem de processos, a gente sabe, como discutido na seção 1.2. que pode haver problemas em relação a eficiência dos processos. </w:t>
      </w:r>
      <w:ins w:id="569" w:author="Emeson Santos" w:date="2019-08-15T19:46:00Z">
        <w:r w:rsidR="008E5081">
          <w:rPr>
            <w:rFonts w:ascii="Times New Roman" w:hAnsi="Times New Roman" w:cs="Times New Roman"/>
            <w:sz w:val="24"/>
            <w:szCs w:val="24"/>
          </w:rPr>
          <w:t xml:space="preserve">As modelagens de processos de negócio, segundo </w:t>
        </w:r>
        <w:r w:rsidR="008E5081" w:rsidRPr="00FE6672">
          <w:rPr>
            <w:rFonts w:ascii="Times New Roman" w:hAnsi="Times New Roman" w:cs="Times New Roman"/>
            <w:sz w:val="24"/>
            <w:szCs w:val="24"/>
          </w:rPr>
          <w:t>Pereira (2013, p.43)</w:t>
        </w:r>
        <w:commentRangeStart w:id="570"/>
        <w:commentRangeEnd w:id="570"/>
        <w:r w:rsidR="008E5081" w:rsidRPr="00FE6672">
          <w:rPr>
            <w:rStyle w:val="Refdecomentrio"/>
            <w:rFonts w:ascii="Times New Roman" w:hAnsi="Times New Roman" w:cs="Times New Roman"/>
            <w:sz w:val="24"/>
            <w:szCs w:val="24"/>
          </w:rPr>
          <w:commentReference w:id="570"/>
        </w:r>
        <w:commentRangeStart w:id="571"/>
        <w:commentRangeEnd w:id="571"/>
        <w:r w:rsidR="008E5081">
          <w:rPr>
            <w:rStyle w:val="Refdecomentrio"/>
          </w:rPr>
          <w:commentReference w:id="571"/>
        </w:r>
        <w:r w:rsidR="008E5081">
          <w:rPr>
            <w:rFonts w:ascii="Times New Roman" w:hAnsi="Times New Roman" w:cs="Times New Roman"/>
            <w:sz w:val="24"/>
            <w:szCs w:val="24"/>
          </w:rPr>
          <w:t xml:space="preserve"> agrega valores a organização e aplica melhorias de processos de forma contínua principalmente no seu remodelamento e em sua análise para assim concluir o seu objetivo. </w:t>
        </w:r>
      </w:ins>
      <w:r w:rsidRPr="00470E77">
        <w:rPr>
          <w:rFonts w:ascii="Times New Roman" w:eastAsia="Times New Roman" w:hAnsi="Times New Roman" w:cs="Times New Roman"/>
          <w:bCs/>
          <w:sz w:val="24"/>
          <w:szCs w:val="24"/>
        </w:rPr>
        <w:t>A remodelagem desses processos (TO-BE) não está dentro do escopo do nosso trabalho.</w:t>
      </w:r>
    </w:p>
    <w:p w14:paraId="19602432" w14:textId="77777777" w:rsidR="004A0712" w:rsidRPr="00FE6672" w:rsidRDefault="004240D8" w:rsidP="002A2AEB">
      <w:pPr>
        <w:spacing w:after="160" w:line="256" w:lineRule="auto"/>
        <w:ind w:left="440" w:hanging="440"/>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1.4.</w:t>
      </w:r>
      <w:r w:rsidRPr="00FE6672">
        <w:rPr>
          <w:rFonts w:ascii="Times New Roman" w:eastAsia="Times New Roman" w:hAnsi="Times New Roman" w:cs="Times New Roman"/>
          <w:sz w:val="14"/>
          <w:szCs w:val="14"/>
        </w:rPr>
        <w:t xml:space="preserve"> </w:t>
      </w:r>
      <w:r w:rsidRPr="00FE6672">
        <w:rPr>
          <w:rFonts w:ascii="Times New Roman" w:eastAsia="Times New Roman" w:hAnsi="Times New Roman" w:cs="Times New Roman"/>
          <w:b/>
          <w:sz w:val="28"/>
          <w:szCs w:val="28"/>
        </w:rPr>
        <w:t>OBJETIVOS</w:t>
      </w:r>
    </w:p>
    <w:p w14:paraId="18594472" w14:textId="77777777" w:rsidR="004A0712" w:rsidRPr="00FE6672" w:rsidRDefault="004240D8">
      <w:pPr>
        <w:spacing w:after="160" w:line="256" w:lineRule="auto"/>
        <w:ind w:left="360"/>
        <w:jc w:val="both"/>
        <w:rPr>
          <w:rFonts w:ascii="Times New Roman" w:eastAsia="Times New Roman" w:hAnsi="Times New Roman" w:cs="Times New Roman"/>
          <w:b/>
          <w:color w:val="FF0000"/>
        </w:rPr>
      </w:pPr>
      <w:r w:rsidRPr="00FE6672">
        <w:rPr>
          <w:rFonts w:ascii="Times New Roman" w:eastAsia="Times New Roman" w:hAnsi="Times New Roman" w:cs="Times New Roman"/>
          <w:b/>
          <w:color w:val="FF0000"/>
        </w:rPr>
        <w:t xml:space="preserve">Aqui falar dos nossos objetivos GERAIS E ESPECÍFICOS. Sem </w:t>
      </w:r>
      <w:proofErr w:type="spellStart"/>
      <w:r w:rsidRPr="00FE6672">
        <w:rPr>
          <w:rFonts w:ascii="Times New Roman" w:eastAsia="Times New Roman" w:hAnsi="Times New Roman" w:cs="Times New Roman"/>
          <w:b/>
          <w:color w:val="FF0000"/>
        </w:rPr>
        <w:t>topito</w:t>
      </w:r>
      <w:proofErr w:type="spellEnd"/>
      <w:r w:rsidRPr="00FE6672">
        <w:rPr>
          <w:rFonts w:ascii="Times New Roman" w:eastAsia="Times New Roman" w:hAnsi="Times New Roman" w:cs="Times New Roman"/>
          <w:b/>
          <w:color w:val="FF0000"/>
        </w:rPr>
        <w:t xml:space="preserve"> e sim dentro do conteúdo.</w:t>
      </w:r>
    </w:p>
    <w:p w14:paraId="33A37852" w14:textId="526392DF" w:rsidR="004A0712" w:rsidRPr="00FE6672" w:rsidDel="005C7404" w:rsidRDefault="004240D8">
      <w:pPr>
        <w:spacing w:after="160" w:line="256" w:lineRule="auto"/>
        <w:ind w:left="360"/>
        <w:jc w:val="both"/>
        <w:rPr>
          <w:del w:id="572" w:author="Emeson Santos" w:date="2019-08-15T18:11:00Z"/>
          <w:rFonts w:ascii="Times New Roman" w:eastAsia="Times New Roman" w:hAnsi="Times New Roman" w:cs="Times New Roman"/>
          <w:b/>
          <w:color w:val="0070C0"/>
          <w:sz w:val="28"/>
          <w:szCs w:val="28"/>
        </w:rPr>
      </w:pPr>
      <w:del w:id="573" w:author="Emeson Santos" w:date="2019-08-15T18:11:00Z">
        <w:r w:rsidRPr="00FE6672" w:rsidDel="005C7404">
          <w:rPr>
            <w:rFonts w:ascii="Times New Roman" w:eastAsia="Times New Roman" w:hAnsi="Times New Roman" w:cs="Times New Roman"/>
            <w:b/>
            <w:color w:val="0070C0"/>
            <w:sz w:val="28"/>
            <w:szCs w:val="28"/>
          </w:rPr>
          <w:delText>(obs: talvez os dividir em OBJETIVOS GERAIS E OBJETIVOS ESPECÍFICOS)</w:delText>
        </w:r>
      </w:del>
    </w:p>
    <w:p w14:paraId="214BB064" w14:textId="77777777" w:rsidR="004A0712" w:rsidRPr="00FE6672" w:rsidRDefault="004240D8" w:rsidP="002A2AEB">
      <w:pPr>
        <w:spacing w:after="160" w:line="256" w:lineRule="auto"/>
        <w:ind w:left="440" w:hanging="440"/>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1.5.</w:t>
      </w:r>
      <w:r w:rsidRPr="00FE6672">
        <w:rPr>
          <w:rFonts w:ascii="Times New Roman" w:eastAsia="Times New Roman" w:hAnsi="Times New Roman" w:cs="Times New Roman"/>
          <w:sz w:val="14"/>
          <w:szCs w:val="14"/>
        </w:rPr>
        <w:t xml:space="preserve"> </w:t>
      </w:r>
      <w:r w:rsidRPr="00FE6672">
        <w:rPr>
          <w:rFonts w:ascii="Times New Roman" w:eastAsia="Times New Roman" w:hAnsi="Times New Roman" w:cs="Times New Roman"/>
          <w:b/>
          <w:sz w:val="28"/>
          <w:szCs w:val="28"/>
        </w:rPr>
        <w:t>CONTRIBUIÇÕES</w:t>
      </w:r>
    </w:p>
    <w:p w14:paraId="6FBAB48E" w14:textId="473FCF34" w:rsidR="004A0712" w:rsidRPr="00FE6672" w:rsidRDefault="004240D8">
      <w:pPr>
        <w:spacing w:after="160" w:line="256" w:lineRule="auto"/>
        <w:ind w:left="360"/>
        <w:jc w:val="both"/>
        <w:rPr>
          <w:rFonts w:ascii="Times New Roman" w:eastAsia="Times New Roman" w:hAnsi="Times New Roman" w:cs="Times New Roman"/>
          <w:b/>
          <w:color w:val="FF0000"/>
        </w:rPr>
      </w:pPr>
      <w:r w:rsidRPr="00FE6672">
        <w:rPr>
          <w:rFonts w:ascii="Times New Roman" w:eastAsia="Times New Roman" w:hAnsi="Times New Roman" w:cs="Times New Roman"/>
          <w:b/>
          <w:color w:val="FF0000"/>
        </w:rPr>
        <w:t>Aqui mostra em que o trabalho contribui (no nosso caso em que nosso trabalho contribui para o âmbito da UFS e part</w:t>
      </w:r>
      <w:r w:rsidR="0097718D">
        <w:rPr>
          <w:rFonts w:ascii="Times New Roman" w:eastAsia="Times New Roman" w:hAnsi="Times New Roman" w:cs="Times New Roman"/>
          <w:b/>
          <w:color w:val="FF0000"/>
        </w:rPr>
        <w:t>e</w:t>
      </w:r>
      <w:r w:rsidRPr="00FE6672">
        <w:rPr>
          <w:rFonts w:ascii="Times New Roman" w:eastAsia="Times New Roman" w:hAnsi="Times New Roman" w:cs="Times New Roman"/>
          <w:b/>
          <w:color w:val="FF0000"/>
        </w:rPr>
        <w:t xml:space="preserve"> a sociedade)</w:t>
      </w:r>
    </w:p>
    <w:p w14:paraId="68ADAFAF" w14:textId="77777777" w:rsidR="004A0712" w:rsidRPr="00FE6672" w:rsidRDefault="004240D8" w:rsidP="002A2AEB">
      <w:pPr>
        <w:spacing w:after="160" w:line="256" w:lineRule="auto"/>
        <w:ind w:left="440" w:hanging="440"/>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1.6.</w:t>
      </w:r>
      <w:r w:rsidRPr="00FE6672">
        <w:rPr>
          <w:rFonts w:ascii="Times New Roman" w:eastAsia="Times New Roman" w:hAnsi="Times New Roman" w:cs="Times New Roman"/>
          <w:sz w:val="14"/>
          <w:szCs w:val="14"/>
        </w:rPr>
        <w:t xml:space="preserve"> </w:t>
      </w:r>
      <w:r w:rsidRPr="00FE6672">
        <w:rPr>
          <w:rFonts w:ascii="Times New Roman" w:eastAsia="Times New Roman" w:hAnsi="Times New Roman" w:cs="Times New Roman"/>
          <w:b/>
          <w:sz w:val="28"/>
          <w:szCs w:val="28"/>
        </w:rPr>
        <w:t>METODOLOGIA</w:t>
      </w:r>
    </w:p>
    <w:p w14:paraId="6A39AF67" w14:textId="77777777" w:rsidR="004A0712" w:rsidRPr="00FE6672" w:rsidRDefault="004240D8" w:rsidP="009C2748">
      <w:pPr>
        <w:spacing w:after="160" w:line="256" w:lineRule="auto"/>
        <w:jc w:val="both"/>
        <w:rPr>
          <w:rFonts w:ascii="Times New Roman" w:eastAsia="Times New Roman" w:hAnsi="Times New Roman" w:cs="Times New Roman"/>
          <w:b/>
          <w:color w:val="FF0000"/>
        </w:rPr>
      </w:pPr>
      <w:r w:rsidRPr="00FE6672">
        <w:rPr>
          <w:rFonts w:ascii="Times New Roman" w:eastAsia="Times New Roman" w:hAnsi="Times New Roman" w:cs="Times New Roman"/>
          <w:b/>
          <w:color w:val="FF0000"/>
        </w:rPr>
        <w:t>Escrever um breve resumo (de forma geral) citando cada capitulo do trabalho.</w:t>
      </w:r>
    </w:p>
    <w:p w14:paraId="420AF2A9" w14:textId="7CDEC9C9" w:rsidR="004A0712" w:rsidDel="00ED42D7" w:rsidRDefault="004240D8" w:rsidP="009C2748">
      <w:pPr>
        <w:spacing w:after="160" w:line="256" w:lineRule="auto"/>
        <w:jc w:val="both"/>
        <w:rPr>
          <w:del w:id="574" w:author="Emeson Santos" w:date="2019-08-15T18:26:00Z"/>
          <w:rFonts w:ascii="Times New Roman" w:eastAsia="Times New Roman" w:hAnsi="Times New Roman" w:cs="Times New Roman"/>
          <w:b/>
          <w:color w:val="FF0000"/>
          <w:highlight w:val="yellow"/>
        </w:rPr>
      </w:pPr>
      <w:r w:rsidRPr="00FE6672">
        <w:rPr>
          <w:rFonts w:ascii="Times New Roman" w:eastAsia="Times New Roman" w:hAnsi="Times New Roman" w:cs="Times New Roman"/>
          <w:b/>
          <w:color w:val="FF0000"/>
          <w:highlight w:val="yellow"/>
        </w:rPr>
        <w:t>Os objetivos da pesquisa foram obtidos seguindo uma metodologia que compreende estudo, o desenvolvimento prático e teórico da abordagem proposta e exemplos de modelos de processos de negócio. A metodologia inclui as seguintes atividades:</w:t>
      </w:r>
    </w:p>
    <w:p w14:paraId="0CA7E028" w14:textId="3D17F013" w:rsidR="00B974BF" w:rsidRPr="00B2635D" w:rsidRDefault="00B974BF" w:rsidP="009C2748">
      <w:pPr>
        <w:spacing w:after="160" w:line="256" w:lineRule="auto"/>
        <w:jc w:val="both"/>
        <w:rPr>
          <w:rFonts w:ascii="Times New Roman" w:eastAsia="Times New Roman" w:hAnsi="Times New Roman" w:cs="Times New Roman"/>
          <w:b/>
          <w:highlight w:val="yellow"/>
        </w:rPr>
      </w:pPr>
    </w:p>
    <w:p w14:paraId="2C8A3981" w14:textId="0B4698FE" w:rsidR="00B974BF" w:rsidRPr="00092410" w:rsidRDefault="005D13AB" w:rsidP="002D4373">
      <w:pPr>
        <w:spacing w:after="160" w:line="256" w:lineRule="auto"/>
        <w:ind w:firstLine="720"/>
        <w:jc w:val="both"/>
        <w:rPr>
          <w:rFonts w:ascii="Times New Roman" w:eastAsia="Times New Roman" w:hAnsi="Times New Roman" w:cs="Times New Roman"/>
          <w:bCs/>
          <w:sz w:val="24"/>
          <w:szCs w:val="24"/>
          <w:rPrChange w:id="575" w:author="Emeson Santos" w:date="2019-08-15T21:08:00Z">
            <w:rPr>
              <w:rFonts w:ascii="Times New Roman" w:eastAsia="Times New Roman" w:hAnsi="Times New Roman" w:cs="Times New Roman"/>
              <w:bCs/>
            </w:rPr>
          </w:rPrChange>
        </w:rPr>
      </w:pPr>
      <w:ins w:id="576" w:author="Emeson Santos" w:date="2019-08-15T23:15:00Z">
        <w:r>
          <w:rPr>
            <w:rFonts w:ascii="Times New Roman" w:eastAsia="Times New Roman" w:hAnsi="Times New Roman" w:cs="Times New Roman"/>
            <w:bCs/>
            <w:sz w:val="24"/>
            <w:szCs w:val="24"/>
          </w:rPr>
          <w:t xml:space="preserve">Este trabalho de conclusão de curso </w:t>
        </w:r>
        <w:r w:rsidR="00075A6D">
          <w:rPr>
            <w:rFonts w:ascii="Times New Roman" w:eastAsia="Times New Roman" w:hAnsi="Times New Roman" w:cs="Times New Roman"/>
            <w:bCs/>
            <w:sz w:val="24"/>
            <w:szCs w:val="24"/>
          </w:rPr>
          <w:t xml:space="preserve">tem como natureza </w:t>
        </w:r>
      </w:ins>
      <w:del w:id="577" w:author="Emeson Santos" w:date="2019-08-15T23:15:00Z">
        <w:r w:rsidR="00B2635D" w:rsidRPr="00092410" w:rsidDel="00075A6D">
          <w:rPr>
            <w:rFonts w:ascii="Times New Roman" w:eastAsia="Times New Roman" w:hAnsi="Times New Roman" w:cs="Times New Roman"/>
            <w:bCs/>
            <w:sz w:val="24"/>
            <w:szCs w:val="24"/>
            <w:rPrChange w:id="578" w:author="Emeson Santos" w:date="2019-08-15T21:08:00Z">
              <w:rPr>
                <w:rFonts w:ascii="Times New Roman" w:eastAsia="Times New Roman" w:hAnsi="Times New Roman" w:cs="Times New Roman"/>
                <w:bCs/>
              </w:rPr>
            </w:rPrChange>
          </w:rPr>
          <w:delText xml:space="preserve">Será utilizado uma </w:delText>
        </w:r>
      </w:del>
      <w:r w:rsidR="00B2635D" w:rsidRPr="00092410">
        <w:rPr>
          <w:rFonts w:ascii="Times New Roman" w:eastAsia="Times New Roman" w:hAnsi="Times New Roman" w:cs="Times New Roman"/>
          <w:bCs/>
          <w:sz w:val="24"/>
          <w:szCs w:val="24"/>
          <w:rPrChange w:id="579" w:author="Emeson Santos" w:date="2019-08-15T21:08:00Z">
            <w:rPr>
              <w:rFonts w:ascii="Times New Roman" w:eastAsia="Times New Roman" w:hAnsi="Times New Roman" w:cs="Times New Roman"/>
              <w:bCs/>
            </w:rPr>
          </w:rPrChange>
        </w:rPr>
        <w:t>aborda</w:t>
      </w:r>
      <w:ins w:id="580" w:author="Emeson Santos" w:date="2019-08-15T23:16:00Z">
        <w:r w:rsidR="00075A6D">
          <w:rPr>
            <w:rFonts w:ascii="Times New Roman" w:eastAsia="Times New Roman" w:hAnsi="Times New Roman" w:cs="Times New Roman"/>
            <w:bCs/>
            <w:sz w:val="24"/>
            <w:szCs w:val="24"/>
          </w:rPr>
          <w:t>r</w:t>
        </w:r>
      </w:ins>
      <w:del w:id="581" w:author="Emeson Santos" w:date="2019-08-15T23:15:00Z">
        <w:r w:rsidR="00B2635D" w:rsidRPr="00092410" w:rsidDel="00075A6D">
          <w:rPr>
            <w:rFonts w:ascii="Times New Roman" w:eastAsia="Times New Roman" w:hAnsi="Times New Roman" w:cs="Times New Roman"/>
            <w:bCs/>
            <w:sz w:val="24"/>
            <w:szCs w:val="24"/>
            <w:rPrChange w:id="582" w:author="Emeson Santos" w:date="2019-08-15T21:08:00Z">
              <w:rPr>
                <w:rFonts w:ascii="Times New Roman" w:eastAsia="Times New Roman" w:hAnsi="Times New Roman" w:cs="Times New Roman"/>
                <w:bCs/>
              </w:rPr>
            </w:rPrChange>
          </w:rPr>
          <w:delText>gem</w:delText>
        </w:r>
      </w:del>
      <w:r w:rsidR="00B2635D" w:rsidRPr="00092410">
        <w:rPr>
          <w:rFonts w:ascii="Times New Roman" w:eastAsia="Times New Roman" w:hAnsi="Times New Roman" w:cs="Times New Roman"/>
          <w:bCs/>
          <w:sz w:val="24"/>
          <w:szCs w:val="24"/>
          <w:rPrChange w:id="583" w:author="Emeson Santos" w:date="2019-08-15T21:08:00Z">
            <w:rPr>
              <w:rFonts w:ascii="Times New Roman" w:eastAsia="Times New Roman" w:hAnsi="Times New Roman" w:cs="Times New Roman"/>
              <w:bCs/>
            </w:rPr>
          </w:rPrChange>
        </w:rPr>
        <w:t xml:space="preserve"> </w:t>
      </w:r>
      <w:del w:id="584" w:author="Emeson Santos" w:date="2019-08-15T23:17:00Z">
        <w:r w:rsidR="00B2635D" w:rsidRPr="00092410" w:rsidDel="00075A6D">
          <w:rPr>
            <w:rFonts w:ascii="Times New Roman" w:eastAsia="Times New Roman" w:hAnsi="Times New Roman" w:cs="Times New Roman"/>
            <w:bCs/>
            <w:sz w:val="24"/>
            <w:szCs w:val="24"/>
            <w:rPrChange w:id="585" w:author="Emeson Santos" w:date="2019-08-15T21:08:00Z">
              <w:rPr>
                <w:rFonts w:ascii="Times New Roman" w:eastAsia="Times New Roman" w:hAnsi="Times New Roman" w:cs="Times New Roman"/>
                <w:bCs/>
              </w:rPr>
            </w:rPrChange>
          </w:rPr>
          <w:delText>de</w:delText>
        </w:r>
      </w:del>
      <w:ins w:id="586" w:author="Emeson Santos" w:date="2019-08-15T23:17:00Z">
        <w:r w:rsidR="00075A6D">
          <w:rPr>
            <w:rFonts w:ascii="Times New Roman" w:eastAsia="Times New Roman" w:hAnsi="Times New Roman" w:cs="Times New Roman"/>
            <w:bCs/>
            <w:sz w:val="24"/>
            <w:szCs w:val="24"/>
          </w:rPr>
          <w:t>a</w:t>
        </w:r>
      </w:ins>
      <w:r w:rsidR="00B2635D" w:rsidRPr="00092410">
        <w:rPr>
          <w:rFonts w:ascii="Times New Roman" w:eastAsia="Times New Roman" w:hAnsi="Times New Roman" w:cs="Times New Roman"/>
          <w:bCs/>
          <w:sz w:val="24"/>
          <w:szCs w:val="24"/>
          <w:rPrChange w:id="587" w:author="Emeson Santos" w:date="2019-08-15T21:08:00Z">
            <w:rPr>
              <w:rFonts w:ascii="Times New Roman" w:eastAsia="Times New Roman" w:hAnsi="Times New Roman" w:cs="Times New Roman"/>
              <w:bCs/>
            </w:rPr>
          </w:rPrChange>
        </w:rPr>
        <w:t xml:space="preserve"> modelagem de processos de negócio (BPM) para os processos das chefias departamentais da universidade federal de Sergipe, utilizando a notação BPMN que será discutido na seção </w:t>
      </w:r>
      <w:r w:rsidR="00BE5D2A" w:rsidRPr="00092410">
        <w:rPr>
          <w:rFonts w:ascii="Times New Roman" w:eastAsia="Times New Roman" w:hAnsi="Times New Roman" w:cs="Times New Roman"/>
          <w:b/>
          <w:color w:val="000000" w:themeColor="text1"/>
          <w:sz w:val="24"/>
          <w:szCs w:val="24"/>
          <w:rPrChange w:id="588" w:author="Emeson Santos" w:date="2019-08-15T21:08:00Z">
            <w:rPr>
              <w:rFonts w:ascii="Times New Roman" w:eastAsia="Times New Roman" w:hAnsi="Times New Roman" w:cs="Times New Roman"/>
              <w:b/>
              <w:color w:val="000000" w:themeColor="text1"/>
            </w:rPr>
          </w:rPrChange>
        </w:rPr>
        <w:t xml:space="preserve">2.2. do capitulo </w:t>
      </w:r>
      <w:r w:rsidR="00CC784B" w:rsidRPr="00092410">
        <w:rPr>
          <w:rFonts w:ascii="Times New Roman" w:eastAsia="Times New Roman" w:hAnsi="Times New Roman" w:cs="Times New Roman"/>
          <w:b/>
          <w:color w:val="000000" w:themeColor="text1"/>
          <w:sz w:val="24"/>
          <w:szCs w:val="24"/>
          <w:rPrChange w:id="589" w:author="Emeson Santos" w:date="2019-08-15T21:08:00Z">
            <w:rPr>
              <w:rFonts w:ascii="Times New Roman" w:eastAsia="Times New Roman" w:hAnsi="Times New Roman" w:cs="Times New Roman"/>
              <w:b/>
              <w:color w:val="000000" w:themeColor="text1"/>
            </w:rPr>
          </w:rPrChange>
        </w:rPr>
        <w:t>2,</w:t>
      </w:r>
      <w:r w:rsidR="00CC784B" w:rsidRPr="00092410">
        <w:rPr>
          <w:rFonts w:ascii="Times New Roman" w:eastAsia="Times New Roman" w:hAnsi="Times New Roman" w:cs="Times New Roman"/>
          <w:bCs/>
          <w:color w:val="000000" w:themeColor="text1"/>
          <w:sz w:val="24"/>
          <w:szCs w:val="24"/>
          <w:rPrChange w:id="590" w:author="Emeson Santos" w:date="2019-08-15T21:08:00Z">
            <w:rPr>
              <w:rFonts w:ascii="Times New Roman" w:eastAsia="Times New Roman" w:hAnsi="Times New Roman" w:cs="Times New Roman"/>
              <w:bCs/>
              <w:color w:val="000000" w:themeColor="text1"/>
            </w:rPr>
          </w:rPrChange>
        </w:rPr>
        <w:t xml:space="preserve"> para</w:t>
      </w:r>
      <w:r w:rsidR="002F05DD" w:rsidRPr="00092410">
        <w:rPr>
          <w:rFonts w:ascii="Times New Roman" w:eastAsia="Times New Roman" w:hAnsi="Times New Roman" w:cs="Times New Roman"/>
          <w:bCs/>
          <w:sz w:val="24"/>
          <w:szCs w:val="24"/>
          <w:rPrChange w:id="591" w:author="Emeson Santos" w:date="2019-08-15T21:08:00Z">
            <w:rPr>
              <w:rFonts w:ascii="Times New Roman" w:eastAsia="Times New Roman" w:hAnsi="Times New Roman" w:cs="Times New Roman"/>
              <w:bCs/>
            </w:rPr>
          </w:rPrChange>
        </w:rPr>
        <w:t xml:space="preserve"> atender os objetivos apresentados </w:t>
      </w:r>
      <w:r w:rsidR="00BE5D2A" w:rsidRPr="00092410">
        <w:rPr>
          <w:rFonts w:ascii="Times New Roman" w:eastAsia="Times New Roman" w:hAnsi="Times New Roman" w:cs="Times New Roman"/>
          <w:bCs/>
          <w:sz w:val="24"/>
          <w:szCs w:val="24"/>
          <w:rPrChange w:id="592" w:author="Emeson Santos" w:date="2019-08-15T21:08:00Z">
            <w:rPr>
              <w:rFonts w:ascii="Times New Roman" w:eastAsia="Times New Roman" w:hAnsi="Times New Roman" w:cs="Times New Roman"/>
              <w:bCs/>
            </w:rPr>
          </w:rPrChange>
        </w:rPr>
        <w:t>da</w:t>
      </w:r>
      <w:r w:rsidR="002F05DD" w:rsidRPr="00092410">
        <w:rPr>
          <w:rFonts w:ascii="Times New Roman" w:eastAsia="Times New Roman" w:hAnsi="Times New Roman" w:cs="Times New Roman"/>
          <w:bCs/>
          <w:sz w:val="24"/>
          <w:szCs w:val="24"/>
          <w:rPrChange w:id="593" w:author="Emeson Santos" w:date="2019-08-15T21:08:00Z">
            <w:rPr>
              <w:rFonts w:ascii="Times New Roman" w:eastAsia="Times New Roman" w:hAnsi="Times New Roman" w:cs="Times New Roman"/>
              <w:bCs/>
            </w:rPr>
          </w:rPrChange>
        </w:rPr>
        <w:t xml:space="preserve"> seção </w:t>
      </w:r>
      <w:r w:rsidR="00BE5D2A" w:rsidRPr="00092410">
        <w:rPr>
          <w:rFonts w:ascii="Times New Roman" w:eastAsia="Times New Roman" w:hAnsi="Times New Roman" w:cs="Times New Roman"/>
          <w:bCs/>
          <w:sz w:val="24"/>
          <w:szCs w:val="24"/>
          <w:rPrChange w:id="594" w:author="Emeson Santos" w:date="2019-08-15T21:08:00Z">
            <w:rPr>
              <w:rFonts w:ascii="Times New Roman" w:eastAsia="Times New Roman" w:hAnsi="Times New Roman" w:cs="Times New Roman"/>
              <w:bCs/>
            </w:rPr>
          </w:rPrChange>
        </w:rPr>
        <w:t>1.4 do capitulo um</w:t>
      </w:r>
      <w:r w:rsidR="001B5205" w:rsidRPr="00092410">
        <w:rPr>
          <w:rFonts w:ascii="Times New Roman" w:eastAsia="Times New Roman" w:hAnsi="Times New Roman" w:cs="Times New Roman"/>
          <w:bCs/>
          <w:sz w:val="24"/>
          <w:szCs w:val="24"/>
          <w:rPrChange w:id="595" w:author="Emeson Santos" w:date="2019-08-15T21:08:00Z">
            <w:rPr>
              <w:rFonts w:ascii="Times New Roman" w:eastAsia="Times New Roman" w:hAnsi="Times New Roman" w:cs="Times New Roman"/>
              <w:bCs/>
            </w:rPr>
          </w:rPrChange>
        </w:rPr>
        <w:t>.</w:t>
      </w:r>
      <w:r w:rsidR="00B974BF" w:rsidRPr="00092410">
        <w:rPr>
          <w:rFonts w:ascii="Times New Roman" w:eastAsia="Times New Roman" w:hAnsi="Times New Roman" w:cs="Times New Roman"/>
          <w:color w:val="000000"/>
          <w:sz w:val="24"/>
          <w:szCs w:val="24"/>
          <w:rPrChange w:id="596" w:author="Emeson Santos" w:date="2019-08-15T21:08:00Z">
            <w:rPr>
              <w:rFonts w:ascii="Times New Roman" w:eastAsia="Times New Roman" w:hAnsi="Times New Roman" w:cs="Times New Roman"/>
              <w:color w:val="000000"/>
            </w:rPr>
          </w:rPrChange>
        </w:rPr>
        <w:t>  </w:t>
      </w:r>
    </w:p>
    <w:p w14:paraId="4DCCCF06" w14:textId="77777777" w:rsidR="00B974BF" w:rsidRPr="00092410" w:rsidRDefault="00B974BF" w:rsidP="00B974BF">
      <w:pPr>
        <w:spacing w:line="240" w:lineRule="auto"/>
        <w:ind w:firstLine="360"/>
        <w:jc w:val="both"/>
        <w:rPr>
          <w:rFonts w:ascii="Times New Roman" w:eastAsia="Times New Roman" w:hAnsi="Times New Roman" w:cs="Times New Roman"/>
          <w:sz w:val="28"/>
          <w:szCs w:val="28"/>
          <w:rPrChange w:id="597"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598" w:author="Emeson Santos" w:date="2019-08-15T21:08:00Z">
            <w:rPr>
              <w:rFonts w:ascii="Times New Roman" w:eastAsia="Times New Roman" w:hAnsi="Times New Roman" w:cs="Times New Roman"/>
              <w:color w:val="000000"/>
            </w:rPr>
          </w:rPrChange>
        </w:rPr>
        <w:t>Por exemplo:</w:t>
      </w:r>
    </w:p>
    <w:p w14:paraId="452EE5C2" w14:textId="77777777" w:rsidR="00B974BF" w:rsidRPr="00092410" w:rsidRDefault="00B974BF" w:rsidP="00B974BF">
      <w:pPr>
        <w:spacing w:line="240" w:lineRule="auto"/>
        <w:ind w:firstLine="720"/>
        <w:jc w:val="both"/>
        <w:rPr>
          <w:rFonts w:ascii="Times New Roman" w:eastAsia="Times New Roman" w:hAnsi="Times New Roman" w:cs="Times New Roman"/>
          <w:sz w:val="28"/>
          <w:szCs w:val="28"/>
          <w:rPrChange w:id="599"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600" w:author="Emeson Santos" w:date="2019-08-15T21:08:00Z">
            <w:rPr>
              <w:rFonts w:ascii="Times New Roman" w:eastAsia="Times New Roman" w:hAnsi="Times New Roman" w:cs="Times New Roman"/>
              <w:color w:val="000000"/>
            </w:rPr>
          </w:rPrChange>
        </w:rPr>
        <w:t xml:space="preserve">Neste trabalho será falado sobre o problema de modelagem dos processos das chefias dos departamentos da universidade federal de </w:t>
      </w:r>
      <w:proofErr w:type="spellStart"/>
      <w:r w:rsidRPr="00092410">
        <w:rPr>
          <w:rFonts w:ascii="Times New Roman" w:eastAsia="Times New Roman" w:hAnsi="Times New Roman" w:cs="Times New Roman"/>
          <w:color w:val="000000"/>
          <w:sz w:val="24"/>
          <w:szCs w:val="24"/>
          <w:rPrChange w:id="601" w:author="Emeson Santos" w:date="2019-08-15T21:08:00Z">
            <w:rPr>
              <w:rFonts w:ascii="Times New Roman" w:eastAsia="Times New Roman" w:hAnsi="Times New Roman" w:cs="Times New Roman"/>
              <w:color w:val="000000"/>
            </w:rPr>
          </w:rPrChange>
        </w:rPr>
        <w:t>sergipe</w:t>
      </w:r>
      <w:proofErr w:type="spellEnd"/>
      <w:r w:rsidRPr="00092410">
        <w:rPr>
          <w:rFonts w:ascii="Times New Roman" w:eastAsia="Times New Roman" w:hAnsi="Times New Roman" w:cs="Times New Roman"/>
          <w:color w:val="000000"/>
          <w:sz w:val="24"/>
          <w:szCs w:val="24"/>
          <w:rPrChange w:id="602" w:author="Emeson Santos" w:date="2019-08-15T21:08:00Z">
            <w:rPr>
              <w:rFonts w:ascii="Times New Roman" w:eastAsia="Times New Roman" w:hAnsi="Times New Roman" w:cs="Times New Roman"/>
              <w:color w:val="000000"/>
            </w:rPr>
          </w:rPrChange>
        </w:rPr>
        <w:t>. e dentre as possíveis soluções achadas para resolver o problema citado estão:  1° solução (...), 2° solução (...) e 3° solução (...), nós adotamos para este trabalho a solução (1° solução (...), ou a 2° solução (...) ou a 3° solução (...)) por causa (disso..., aquilo... e tal coisa...).</w:t>
      </w:r>
    </w:p>
    <w:p w14:paraId="33310F61" w14:textId="77777777" w:rsidR="00B974BF" w:rsidRPr="00092410" w:rsidRDefault="00B974BF" w:rsidP="00B974BF">
      <w:pPr>
        <w:spacing w:line="240" w:lineRule="auto"/>
        <w:ind w:firstLine="720"/>
        <w:jc w:val="both"/>
        <w:rPr>
          <w:rFonts w:ascii="Times New Roman" w:eastAsia="Times New Roman" w:hAnsi="Times New Roman" w:cs="Times New Roman"/>
          <w:sz w:val="28"/>
          <w:szCs w:val="28"/>
          <w:rPrChange w:id="603"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604" w:author="Emeson Santos" w:date="2019-08-15T21:08:00Z">
            <w:rPr>
              <w:rFonts w:ascii="Times New Roman" w:eastAsia="Times New Roman" w:hAnsi="Times New Roman" w:cs="Times New Roman"/>
              <w:color w:val="000000"/>
            </w:rPr>
          </w:rPrChange>
        </w:rPr>
        <w:t>O trabalho foi dividido em (x) passos:</w:t>
      </w:r>
    </w:p>
    <w:p w14:paraId="7C27D626" w14:textId="77777777" w:rsidR="00B974BF" w:rsidRPr="00092410" w:rsidRDefault="00B974BF" w:rsidP="00B974BF">
      <w:pPr>
        <w:spacing w:line="240" w:lineRule="auto"/>
        <w:ind w:firstLine="720"/>
        <w:jc w:val="both"/>
        <w:rPr>
          <w:rFonts w:ascii="Times New Roman" w:eastAsia="Times New Roman" w:hAnsi="Times New Roman" w:cs="Times New Roman"/>
          <w:sz w:val="28"/>
          <w:szCs w:val="28"/>
          <w:rPrChange w:id="605"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606" w:author="Emeson Santos" w:date="2019-08-15T21:08:00Z">
            <w:rPr>
              <w:rFonts w:ascii="Times New Roman" w:eastAsia="Times New Roman" w:hAnsi="Times New Roman" w:cs="Times New Roman"/>
              <w:color w:val="000000"/>
            </w:rPr>
          </w:rPrChange>
        </w:rPr>
        <w:t xml:space="preserve">Para executar o primeiro passo foi feito isso... (... </w:t>
      </w:r>
      <w:proofErr w:type="spellStart"/>
      <w:r w:rsidRPr="00092410">
        <w:rPr>
          <w:rFonts w:ascii="Times New Roman" w:eastAsia="Times New Roman" w:hAnsi="Times New Roman" w:cs="Times New Roman"/>
          <w:color w:val="000000"/>
          <w:sz w:val="24"/>
          <w:szCs w:val="24"/>
          <w:rPrChange w:id="607" w:author="Emeson Santos" w:date="2019-08-15T21:08:00Z">
            <w:rPr>
              <w:rFonts w:ascii="Times New Roman" w:eastAsia="Times New Roman" w:hAnsi="Times New Roman" w:cs="Times New Roman"/>
              <w:color w:val="000000"/>
            </w:rPr>
          </w:rPrChange>
        </w:rPr>
        <w:t>ex</w:t>
      </w:r>
      <w:proofErr w:type="spellEnd"/>
      <w:r w:rsidRPr="00092410">
        <w:rPr>
          <w:rFonts w:ascii="Times New Roman" w:eastAsia="Times New Roman" w:hAnsi="Times New Roman" w:cs="Times New Roman"/>
          <w:color w:val="000000"/>
          <w:sz w:val="24"/>
          <w:szCs w:val="24"/>
          <w:rPrChange w:id="608" w:author="Emeson Santos" w:date="2019-08-15T21:08:00Z">
            <w:rPr>
              <w:rFonts w:ascii="Times New Roman" w:eastAsia="Times New Roman" w:hAnsi="Times New Roman" w:cs="Times New Roman"/>
              <w:color w:val="000000"/>
            </w:rPr>
          </w:rPrChange>
        </w:rPr>
        <w:t>: foi feito pesquisas sobre trabalhos relacionados com modelagem de processo).</w:t>
      </w:r>
    </w:p>
    <w:p w14:paraId="1F4F6ECF" w14:textId="77777777" w:rsidR="00B974BF" w:rsidRPr="00092410" w:rsidRDefault="00B974BF" w:rsidP="00B974BF">
      <w:pPr>
        <w:spacing w:line="240" w:lineRule="auto"/>
        <w:ind w:firstLine="720"/>
        <w:jc w:val="both"/>
        <w:rPr>
          <w:rFonts w:ascii="Times New Roman" w:eastAsia="Times New Roman" w:hAnsi="Times New Roman" w:cs="Times New Roman"/>
          <w:sz w:val="28"/>
          <w:szCs w:val="28"/>
          <w:rPrChange w:id="609"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610" w:author="Emeson Santos" w:date="2019-08-15T21:08:00Z">
            <w:rPr>
              <w:rFonts w:ascii="Times New Roman" w:eastAsia="Times New Roman" w:hAnsi="Times New Roman" w:cs="Times New Roman"/>
              <w:color w:val="000000"/>
            </w:rPr>
          </w:rPrChange>
        </w:rPr>
        <w:t xml:space="preserve">Para executar o segundo passo foi feito isso... (... </w:t>
      </w:r>
      <w:proofErr w:type="spellStart"/>
      <w:r w:rsidRPr="00092410">
        <w:rPr>
          <w:rFonts w:ascii="Times New Roman" w:eastAsia="Times New Roman" w:hAnsi="Times New Roman" w:cs="Times New Roman"/>
          <w:color w:val="000000"/>
          <w:sz w:val="24"/>
          <w:szCs w:val="24"/>
          <w:rPrChange w:id="611" w:author="Emeson Santos" w:date="2019-08-15T21:08:00Z">
            <w:rPr>
              <w:rFonts w:ascii="Times New Roman" w:eastAsia="Times New Roman" w:hAnsi="Times New Roman" w:cs="Times New Roman"/>
              <w:color w:val="000000"/>
            </w:rPr>
          </w:rPrChange>
        </w:rPr>
        <w:t>ex</w:t>
      </w:r>
      <w:proofErr w:type="spellEnd"/>
      <w:r w:rsidRPr="00092410">
        <w:rPr>
          <w:rFonts w:ascii="Times New Roman" w:eastAsia="Times New Roman" w:hAnsi="Times New Roman" w:cs="Times New Roman"/>
          <w:color w:val="000000"/>
          <w:sz w:val="24"/>
          <w:szCs w:val="24"/>
          <w:rPrChange w:id="612" w:author="Emeson Santos" w:date="2019-08-15T21:08:00Z">
            <w:rPr>
              <w:rFonts w:ascii="Times New Roman" w:eastAsia="Times New Roman" w:hAnsi="Times New Roman" w:cs="Times New Roman"/>
              <w:color w:val="000000"/>
            </w:rPr>
          </w:rPrChange>
        </w:rPr>
        <w:t xml:space="preserve">: foi feito definição dos tópicos a serem </w:t>
      </w:r>
      <w:proofErr w:type="gramStart"/>
      <w:r w:rsidRPr="00092410">
        <w:rPr>
          <w:rFonts w:ascii="Times New Roman" w:eastAsia="Times New Roman" w:hAnsi="Times New Roman" w:cs="Times New Roman"/>
          <w:color w:val="000000"/>
          <w:sz w:val="24"/>
          <w:szCs w:val="24"/>
          <w:rPrChange w:id="613" w:author="Emeson Santos" w:date="2019-08-15T21:08:00Z">
            <w:rPr>
              <w:rFonts w:ascii="Times New Roman" w:eastAsia="Times New Roman" w:hAnsi="Times New Roman" w:cs="Times New Roman"/>
              <w:color w:val="000000"/>
            </w:rPr>
          </w:rPrChange>
        </w:rPr>
        <w:t>falados )</w:t>
      </w:r>
      <w:proofErr w:type="gramEnd"/>
      <w:r w:rsidRPr="00092410">
        <w:rPr>
          <w:rFonts w:ascii="Times New Roman" w:eastAsia="Times New Roman" w:hAnsi="Times New Roman" w:cs="Times New Roman"/>
          <w:color w:val="000000"/>
          <w:sz w:val="24"/>
          <w:szCs w:val="24"/>
          <w:rPrChange w:id="614" w:author="Emeson Santos" w:date="2019-08-15T21:08:00Z">
            <w:rPr>
              <w:rFonts w:ascii="Times New Roman" w:eastAsia="Times New Roman" w:hAnsi="Times New Roman" w:cs="Times New Roman"/>
              <w:color w:val="000000"/>
            </w:rPr>
          </w:rPrChange>
        </w:rPr>
        <w:t>.</w:t>
      </w:r>
    </w:p>
    <w:p w14:paraId="455AD08B" w14:textId="77777777" w:rsidR="00B974BF" w:rsidRPr="00092410" w:rsidRDefault="00B974BF" w:rsidP="00B974BF">
      <w:pPr>
        <w:spacing w:line="240" w:lineRule="auto"/>
        <w:ind w:firstLine="720"/>
        <w:jc w:val="both"/>
        <w:rPr>
          <w:rFonts w:ascii="Times New Roman" w:eastAsia="Times New Roman" w:hAnsi="Times New Roman" w:cs="Times New Roman"/>
          <w:sz w:val="28"/>
          <w:szCs w:val="28"/>
          <w:rPrChange w:id="615"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616" w:author="Emeson Santos" w:date="2019-08-15T21:08:00Z">
            <w:rPr>
              <w:rFonts w:ascii="Times New Roman" w:eastAsia="Times New Roman" w:hAnsi="Times New Roman" w:cs="Times New Roman"/>
              <w:color w:val="000000"/>
            </w:rPr>
          </w:rPrChange>
        </w:rPr>
        <w:t xml:space="preserve">Para executar o terceiro passo foi feito isso... (... </w:t>
      </w:r>
      <w:proofErr w:type="spellStart"/>
      <w:r w:rsidRPr="00092410">
        <w:rPr>
          <w:rFonts w:ascii="Times New Roman" w:eastAsia="Times New Roman" w:hAnsi="Times New Roman" w:cs="Times New Roman"/>
          <w:color w:val="000000"/>
          <w:sz w:val="24"/>
          <w:szCs w:val="24"/>
          <w:rPrChange w:id="617" w:author="Emeson Santos" w:date="2019-08-15T21:08:00Z">
            <w:rPr>
              <w:rFonts w:ascii="Times New Roman" w:eastAsia="Times New Roman" w:hAnsi="Times New Roman" w:cs="Times New Roman"/>
              <w:color w:val="000000"/>
            </w:rPr>
          </w:rPrChange>
        </w:rPr>
        <w:t>ex</w:t>
      </w:r>
      <w:proofErr w:type="spellEnd"/>
      <w:r w:rsidRPr="00092410">
        <w:rPr>
          <w:rFonts w:ascii="Times New Roman" w:eastAsia="Times New Roman" w:hAnsi="Times New Roman" w:cs="Times New Roman"/>
          <w:color w:val="000000"/>
          <w:sz w:val="24"/>
          <w:szCs w:val="24"/>
          <w:rPrChange w:id="618" w:author="Emeson Santos" w:date="2019-08-15T21:08:00Z">
            <w:rPr>
              <w:rFonts w:ascii="Times New Roman" w:eastAsia="Times New Roman" w:hAnsi="Times New Roman" w:cs="Times New Roman"/>
              <w:color w:val="000000"/>
            </w:rPr>
          </w:rPrChange>
        </w:rPr>
        <w:t>: foi feito entrevistas para coleta de informações sobre os processos atuais dos departamentos da UFS – Campus Itabaiana, pra servir como base para a modelagem dos processos).</w:t>
      </w:r>
    </w:p>
    <w:p w14:paraId="47FF3A10" w14:textId="77777777" w:rsidR="00B974BF" w:rsidRPr="00092410" w:rsidRDefault="00B974BF" w:rsidP="00B974BF">
      <w:pPr>
        <w:spacing w:line="240" w:lineRule="auto"/>
        <w:ind w:firstLine="720"/>
        <w:jc w:val="both"/>
        <w:rPr>
          <w:rFonts w:ascii="Times New Roman" w:eastAsia="Times New Roman" w:hAnsi="Times New Roman" w:cs="Times New Roman"/>
          <w:sz w:val="28"/>
          <w:szCs w:val="28"/>
          <w:rPrChange w:id="619"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620" w:author="Emeson Santos" w:date="2019-08-15T21:08:00Z">
            <w:rPr>
              <w:rFonts w:ascii="Times New Roman" w:eastAsia="Times New Roman" w:hAnsi="Times New Roman" w:cs="Times New Roman"/>
              <w:color w:val="000000"/>
            </w:rPr>
          </w:rPrChange>
        </w:rPr>
        <w:t xml:space="preserve">Para executar o quarto passo foi feito isso... (... </w:t>
      </w:r>
      <w:proofErr w:type="spellStart"/>
      <w:r w:rsidRPr="00092410">
        <w:rPr>
          <w:rFonts w:ascii="Times New Roman" w:eastAsia="Times New Roman" w:hAnsi="Times New Roman" w:cs="Times New Roman"/>
          <w:color w:val="000000"/>
          <w:sz w:val="24"/>
          <w:szCs w:val="24"/>
          <w:rPrChange w:id="621" w:author="Emeson Santos" w:date="2019-08-15T21:08:00Z">
            <w:rPr>
              <w:rFonts w:ascii="Times New Roman" w:eastAsia="Times New Roman" w:hAnsi="Times New Roman" w:cs="Times New Roman"/>
              <w:color w:val="000000"/>
            </w:rPr>
          </w:rPrChange>
        </w:rPr>
        <w:t>ex</w:t>
      </w:r>
      <w:proofErr w:type="spellEnd"/>
      <w:r w:rsidRPr="00092410">
        <w:rPr>
          <w:rFonts w:ascii="Times New Roman" w:eastAsia="Times New Roman" w:hAnsi="Times New Roman" w:cs="Times New Roman"/>
          <w:color w:val="000000"/>
          <w:sz w:val="24"/>
          <w:szCs w:val="24"/>
          <w:rPrChange w:id="622" w:author="Emeson Santos" w:date="2019-08-15T21:08:00Z">
            <w:rPr>
              <w:rFonts w:ascii="Times New Roman" w:eastAsia="Times New Roman" w:hAnsi="Times New Roman" w:cs="Times New Roman"/>
              <w:color w:val="000000"/>
            </w:rPr>
          </w:rPrChange>
        </w:rPr>
        <w:t xml:space="preserve">: foi feito um </w:t>
      </w:r>
      <w:proofErr w:type="spellStart"/>
      <w:r w:rsidRPr="00092410">
        <w:rPr>
          <w:rFonts w:ascii="Times New Roman" w:eastAsia="Times New Roman" w:hAnsi="Times New Roman" w:cs="Times New Roman"/>
          <w:color w:val="000000"/>
          <w:sz w:val="24"/>
          <w:szCs w:val="24"/>
          <w:rPrChange w:id="623" w:author="Emeson Santos" w:date="2019-08-15T21:08:00Z">
            <w:rPr>
              <w:rFonts w:ascii="Times New Roman" w:eastAsia="Times New Roman" w:hAnsi="Times New Roman" w:cs="Times New Roman"/>
              <w:color w:val="000000"/>
            </w:rPr>
          </w:rPrChange>
        </w:rPr>
        <w:t>template</w:t>
      </w:r>
      <w:proofErr w:type="spellEnd"/>
      <w:r w:rsidRPr="00092410">
        <w:rPr>
          <w:rFonts w:ascii="Times New Roman" w:eastAsia="Times New Roman" w:hAnsi="Times New Roman" w:cs="Times New Roman"/>
          <w:color w:val="000000"/>
          <w:sz w:val="24"/>
          <w:szCs w:val="24"/>
          <w:rPrChange w:id="624" w:author="Emeson Santos" w:date="2019-08-15T21:08:00Z">
            <w:rPr>
              <w:rFonts w:ascii="Times New Roman" w:eastAsia="Times New Roman" w:hAnsi="Times New Roman" w:cs="Times New Roman"/>
              <w:color w:val="000000"/>
            </w:rPr>
          </w:rPrChange>
        </w:rPr>
        <w:t xml:space="preserve"> de um questionário definido para fazer as entrevistas nos departamentos da UFS – Campus Itabaiana).</w:t>
      </w:r>
    </w:p>
    <w:p w14:paraId="2563624A" w14:textId="77777777" w:rsidR="00B974BF" w:rsidRPr="00092410" w:rsidRDefault="00B974BF" w:rsidP="00B974BF">
      <w:pPr>
        <w:spacing w:line="240" w:lineRule="auto"/>
        <w:ind w:firstLine="720"/>
        <w:jc w:val="both"/>
        <w:rPr>
          <w:rFonts w:ascii="Times New Roman" w:eastAsia="Times New Roman" w:hAnsi="Times New Roman" w:cs="Times New Roman"/>
          <w:sz w:val="28"/>
          <w:szCs w:val="28"/>
          <w:rPrChange w:id="625"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626" w:author="Emeson Santos" w:date="2019-08-15T21:08:00Z">
            <w:rPr>
              <w:rFonts w:ascii="Times New Roman" w:eastAsia="Times New Roman" w:hAnsi="Times New Roman" w:cs="Times New Roman"/>
              <w:color w:val="000000"/>
            </w:rPr>
          </w:rPrChange>
        </w:rPr>
        <w:t xml:space="preserve">Para executar o quinto passo foi feito isso... (... </w:t>
      </w:r>
      <w:proofErr w:type="spellStart"/>
      <w:r w:rsidRPr="00092410">
        <w:rPr>
          <w:rFonts w:ascii="Times New Roman" w:eastAsia="Times New Roman" w:hAnsi="Times New Roman" w:cs="Times New Roman"/>
          <w:color w:val="000000"/>
          <w:sz w:val="24"/>
          <w:szCs w:val="24"/>
          <w:rPrChange w:id="627" w:author="Emeson Santos" w:date="2019-08-15T21:08:00Z">
            <w:rPr>
              <w:rFonts w:ascii="Times New Roman" w:eastAsia="Times New Roman" w:hAnsi="Times New Roman" w:cs="Times New Roman"/>
              <w:color w:val="000000"/>
            </w:rPr>
          </w:rPrChange>
        </w:rPr>
        <w:t>ex</w:t>
      </w:r>
      <w:proofErr w:type="spellEnd"/>
      <w:r w:rsidRPr="00092410">
        <w:rPr>
          <w:rFonts w:ascii="Times New Roman" w:eastAsia="Times New Roman" w:hAnsi="Times New Roman" w:cs="Times New Roman"/>
          <w:color w:val="000000"/>
          <w:sz w:val="24"/>
          <w:szCs w:val="24"/>
          <w:rPrChange w:id="628" w:author="Emeson Santos" w:date="2019-08-15T21:08:00Z">
            <w:rPr>
              <w:rFonts w:ascii="Times New Roman" w:eastAsia="Times New Roman" w:hAnsi="Times New Roman" w:cs="Times New Roman"/>
              <w:color w:val="000000"/>
            </w:rPr>
          </w:rPrChange>
        </w:rPr>
        <w:t>: foi feito detalhamento dos processos das chefias dos departamentos da UFS – Campus Itabaiana).</w:t>
      </w:r>
    </w:p>
    <w:p w14:paraId="70BE68A0" w14:textId="77777777" w:rsidR="00B974BF" w:rsidRPr="00092410" w:rsidRDefault="00B974BF" w:rsidP="00B974BF">
      <w:pPr>
        <w:spacing w:line="240" w:lineRule="auto"/>
        <w:ind w:firstLine="720"/>
        <w:jc w:val="both"/>
        <w:rPr>
          <w:rFonts w:ascii="Times New Roman" w:eastAsia="Times New Roman" w:hAnsi="Times New Roman" w:cs="Times New Roman"/>
          <w:sz w:val="28"/>
          <w:szCs w:val="28"/>
          <w:rPrChange w:id="629"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630" w:author="Emeson Santos" w:date="2019-08-15T21:08:00Z">
            <w:rPr>
              <w:rFonts w:ascii="Times New Roman" w:eastAsia="Times New Roman" w:hAnsi="Times New Roman" w:cs="Times New Roman"/>
              <w:color w:val="000000"/>
            </w:rPr>
          </w:rPrChange>
        </w:rPr>
        <w:lastRenderedPageBreak/>
        <w:t xml:space="preserve">Para executar o sexto passo foi feito isso... (... </w:t>
      </w:r>
      <w:proofErr w:type="spellStart"/>
      <w:r w:rsidRPr="00092410">
        <w:rPr>
          <w:rFonts w:ascii="Times New Roman" w:eastAsia="Times New Roman" w:hAnsi="Times New Roman" w:cs="Times New Roman"/>
          <w:color w:val="000000"/>
          <w:sz w:val="24"/>
          <w:szCs w:val="24"/>
          <w:rPrChange w:id="631" w:author="Emeson Santos" w:date="2019-08-15T21:08:00Z">
            <w:rPr>
              <w:rFonts w:ascii="Times New Roman" w:eastAsia="Times New Roman" w:hAnsi="Times New Roman" w:cs="Times New Roman"/>
              <w:color w:val="000000"/>
            </w:rPr>
          </w:rPrChange>
        </w:rPr>
        <w:t>ex</w:t>
      </w:r>
      <w:proofErr w:type="spellEnd"/>
      <w:r w:rsidRPr="00092410">
        <w:rPr>
          <w:rFonts w:ascii="Times New Roman" w:eastAsia="Times New Roman" w:hAnsi="Times New Roman" w:cs="Times New Roman"/>
          <w:color w:val="000000"/>
          <w:sz w:val="24"/>
          <w:szCs w:val="24"/>
          <w:rPrChange w:id="632" w:author="Emeson Santos" w:date="2019-08-15T21:08:00Z">
            <w:rPr>
              <w:rFonts w:ascii="Times New Roman" w:eastAsia="Times New Roman" w:hAnsi="Times New Roman" w:cs="Times New Roman"/>
              <w:color w:val="000000"/>
            </w:rPr>
          </w:rPrChange>
        </w:rPr>
        <w:t>: foi falado sobre o modelo BPM).</w:t>
      </w:r>
    </w:p>
    <w:p w14:paraId="53C0C7B9" w14:textId="77777777" w:rsidR="00B974BF" w:rsidRPr="00092410" w:rsidRDefault="00B974BF" w:rsidP="00B974BF">
      <w:pPr>
        <w:spacing w:line="240" w:lineRule="auto"/>
        <w:ind w:firstLine="720"/>
        <w:jc w:val="both"/>
        <w:rPr>
          <w:rFonts w:ascii="Times New Roman" w:eastAsia="Times New Roman" w:hAnsi="Times New Roman" w:cs="Times New Roman"/>
          <w:sz w:val="28"/>
          <w:szCs w:val="28"/>
          <w:rPrChange w:id="633"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634" w:author="Emeson Santos" w:date="2019-08-15T21:08:00Z">
            <w:rPr>
              <w:rFonts w:ascii="Times New Roman" w:eastAsia="Times New Roman" w:hAnsi="Times New Roman" w:cs="Times New Roman"/>
              <w:color w:val="000000"/>
            </w:rPr>
          </w:rPrChange>
        </w:rPr>
        <w:t xml:space="preserve">Para executar o sétimo passo foi feito isso... (... </w:t>
      </w:r>
      <w:proofErr w:type="spellStart"/>
      <w:r w:rsidRPr="00092410">
        <w:rPr>
          <w:rFonts w:ascii="Times New Roman" w:eastAsia="Times New Roman" w:hAnsi="Times New Roman" w:cs="Times New Roman"/>
          <w:color w:val="000000"/>
          <w:sz w:val="24"/>
          <w:szCs w:val="24"/>
          <w:rPrChange w:id="635" w:author="Emeson Santos" w:date="2019-08-15T21:08:00Z">
            <w:rPr>
              <w:rFonts w:ascii="Times New Roman" w:eastAsia="Times New Roman" w:hAnsi="Times New Roman" w:cs="Times New Roman"/>
              <w:color w:val="000000"/>
            </w:rPr>
          </w:rPrChange>
        </w:rPr>
        <w:t>ex</w:t>
      </w:r>
      <w:proofErr w:type="spellEnd"/>
      <w:r w:rsidRPr="00092410">
        <w:rPr>
          <w:rFonts w:ascii="Times New Roman" w:eastAsia="Times New Roman" w:hAnsi="Times New Roman" w:cs="Times New Roman"/>
          <w:color w:val="000000"/>
          <w:sz w:val="24"/>
          <w:szCs w:val="24"/>
          <w:rPrChange w:id="636" w:author="Emeson Santos" w:date="2019-08-15T21:08:00Z">
            <w:rPr>
              <w:rFonts w:ascii="Times New Roman" w:eastAsia="Times New Roman" w:hAnsi="Times New Roman" w:cs="Times New Roman"/>
              <w:color w:val="000000"/>
            </w:rPr>
          </w:rPrChange>
        </w:rPr>
        <w:t xml:space="preserve">: foi falado sobre a ferramenta </w:t>
      </w:r>
      <w:proofErr w:type="gramStart"/>
      <w:r w:rsidRPr="00092410">
        <w:rPr>
          <w:rFonts w:ascii="Times New Roman" w:eastAsia="Times New Roman" w:hAnsi="Times New Roman" w:cs="Times New Roman"/>
          <w:color w:val="000000"/>
          <w:sz w:val="24"/>
          <w:szCs w:val="24"/>
          <w:rPrChange w:id="637" w:author="Emeson Santos" w:date="2019-08-15T21:08:00Z">
            <w:rPr>
              <w:rFonts w:ascii="Times New Roman" w:eastAsia="Times New Roman" w:hAnsi="Times New Roman" w:cs="Times New Roman"/>
              <w:color w:val="000000"/>
            </w:rPr>
          </w:rPrChange>
        </w:rPr>
        <w:t>BPMN )</w:t>
      </w:r>
      <w:proofErr w:type="gramEnd"/>
      <w:r w:rsidRPr="00092410">
        <w:rPr>
          <w:rFonts w:ascii="Times New Roman" w:eastAsia="Times New Roman" w:hAnsi="Times New Roman" w:cs="Times New Roman"/>
          <w:color w:val="000000"/>
          <w:sz w:val="24"/>
          <w:szCs w:val="24"/>
          <w:rPrChange w:id="638" w:author="Emeson Santos" w:date="2019-08-15T21:08:00Z">
            <w:rPr>
              <w:rFonts w:ascii="Times New Roman" w:eastAsia="Times New Roman" w:hAnsi="Times New Roman" w:cs="Times New Roman"/>
              <w:color w:val="000000"/>
            </w:rPr>
          </w:rPrChange>
        </w:rPr>
        <w:t>.</w:t>
      </w:r>
    </w:p>
    <w:p w14:paraId="25BAD8F4" w14:textId="77777777" w:rsidR="00B974BF" w:rsidRPr="00092410" w:rsidRDefault="00B974BF" w:rsidP="00B974BF">
      <w:pPr>
        <w:spacing w:line="240" w:lineRule="auto"/>
        <w:ind w:firstLine="720"/>
        <w:jc w:val="both"/>
        <w:rPr>
          <w:rFonts w:ascii="Times New Roman" w:eastAsia="Times New Roman" w:hAnsi="Times New Roman" w:cs="Times New Roman"/>
          <w:sz w:val="28"/>
          <w:szCs w:val="28"/>
          <w:rPrChange w:id="639"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640" w:author="Emeson Santos" w:date="2019-08-15T21:08:00Z">
            <w:rPr>
              <w:rFonts w:ascii="Times New Roman" w:eastAsia="Times New Roman" w:hAnsi="Times New Roman" w:cs="Times New Roman"/>
              <w:color w:val="000000"/>
            </w:rPr>
          </w:rPrChange>
        </w:rPr>
        <w:t xml:space="preserve">Para executar o segundo passo foi feito isso... (... </w:t>
      </w:r>
      <w:proofErr w:type="spellStart"/>
      <w:r w:rsidRPr="00092410">
        <w:rPr>
          <w:rFonts w:ascii="Times New Roman" w:eastAsia="Times New Roman" w:hAnsi="Times New Roman" w:cs="Times New Roman"/>
          <w:color w:val="000000"/>
          <w:sz w:val="24"/>
          <w:szCs w:val="24"/>
          <w:rPrChange w:id="641" w:author="Emeson Santos" w:date="2019-08-15T21:08:00Z">
            <w:rPr>
              <w:rFonts w:ascii="Times New Roman" w:eastAsia="Times New Roman" w:hAnsi="Times New Roman" w:cs="Times New Roman"/>
              <w:color w:val="000000"/>
            </w:rPr>
          </w:rPrChange>
        </w:rPr>
        <w:t>ex</w:t>
      </w:r>
      <w:proofErr w:type="spellEnd"/>
      <w:r w:rsidRPr="00092410">
        <w:rPr>
          <w:rFonts w:ascii="Times New Roman" w:eastAsia="Times New Roman" w:hAnsi="Times New Roman" w:cs="Times New Roman"/>
          <w:color w:val="000000"/>
          <w:sz w:val="24"/>
          <w:szCs w:val="24"/>
          <w:rPrChange w:id="642" w:author="Emeson Santos" w:date="2019-08-15T21:08:00Z">
            <w:rPr>
              <w:rFonts w:ascii="Times New Roman" w:eastAsia="Times New Roman" w:hAnsi="Times New Roman" w:cs="Times New Roman"/>
              <w:color w:val="000000"/>
            </w:rPr>
          </w:rPrChange>
        </w:rPr>
        <w:t>: foi falado sobre os problemas processuais das empresas).</w:t>
      </w:r>
    </w:p>
    <w:p w14:paraId="0C21CCD4" w14:textId="77777777" w:rsidR="00B974BF" w:rsidRPr="00092410" w:rsidRDefault="00B974BF" w:rsidP="00B974BF">
      <w:pPr>
        <w:spacing w:line="240" w:lineRule="auto"/>
        <w:ind w:firstLine="720"/>
        <w:jc w:val="both"/>
        <w:rPr>
          <w:rFonts w:ascii="Times New Roman" w:eastAsia="Times New Roman" w:hAnsi="Times New Roman" w:cs="Times New Roman"/>
          <w:sz w:val="28"/>
          <w:szCs w:val="28"/>
          <w:rPrChange w:id="643"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644" w:author="Emeson Santos" w:date="2019-08-15T21:08:00Z">
            <w:rPr>
              <w:rFonts w:ascii="Times New Roman" w:eastAsia="Times New Roman" w:hAnsi="Times New Roman" w:cs="Times New Roman"/>
              <w:color w:val="000000"/>
            </w:rPr>
          </w:rPrChange>
        </w:rPr>
        <w:t xml:space="preserve">Para executar o segundo passo foi feito isso... (... </w:t>
      </w:r>
      <w:proofErr w:type="spellStart"/>
      <w:r w:rsidRPr="00092410">
        <w:rPr>
          <w:rFonts w:ascii="Times New Roman" w:eastAsia="Times New Roman" w:hAnsi="Times New Roman" w:cs="Times New Roman"/>
          <w:color w:val="000000"/>
          <w:sz w:val="24"/>
          <w:szCs w:val="24"/>
          <w:rPrChange w:id="645" w:author="Emeson Santos" w:date="2019-08-15T21:08:00Z">
            <w:rPr>
              <w:rFonts w:ascii="Times New Roman" w:eastAsia="Times New Roman" w:hAnsi="Times New Roman" w:cs="Times New Roman"/>
              <w:color w:val="000000"/>
            </w:rPr>
          </w:rPrChange>
        </w:rPr>
        <w:t>ex</w:t>
      </w:r>
      <w:proofErr w:type="spellEnd"/>
      <w:r w:rsidRPr="00092410">
        <w:rPr>
          <w:rFonts w:ascii="Times New Roman" w:eastAsia="Times New Roman" w:hAnsi="Times New Roman" w:cs="Times New Roman"/>
          <w:color w:val="000000"/>
          <w:sz w:val="24"/>
          <w:szCs w:val="24"/>
          <w:rPrChange w:id="646" w:author="Emeson Santos" w:date="2019-08-15T21:08:00Z">
            <w:rPr>
              <w:rFonts w:ascii="Times New Roman" w:eastAsia="Times New Roman" w:hAnsi="Times New Roman" w:cs="Times New Roman"/>
              <w:color w:val="000000"/>
            </w:rPr>
          </w:rPrChange>
        </w:rPr>
        <w:t xml:space="preserve">: </w:t>
      </w:r>
      <w:proofErr w:type="spellStart"/>
      <w:r w:rsidRPr="00092410">
        <w:rPr>
          <w:rFonts w:ascii="Times New Roman" w:eastAsia="Times New Roman" w:hAnsi="Times New Roman" w:cs="Times New Roman"/>
          <w:color w:val="000000"/>
          <w:sz w:val="24"/>
          <w:szCs w:val="24"/>
          <w:rPrChange w:id="647" w:author="Emeson Santos" w:date="2019-08-15T21:08:00Z">
            <w:rPr>
              <w:rFonts w:ascii="Times New Roman" w:eastAsia="Times New Roman" w:hAnsi="Times New Roman" w:cs="Times New Roman"/>
              <w:color w:val="000000"/>
            </w:rPr>
          </w:rPrChange>
        </w:rPr>
        <w:t>foi</w:t>
      </w:r>
      <w:proofErr w:type="spellEnd"/>
      <w:r w:rsidRPr="00092410">
        <w:rPr>
          <w:rFonts w:ascii="Times New Roman" w:eastAsia="Times New Roman" w:hAnsi="Times New Roman" w:cs="Times New Roman"/>
          <w:color w:val="000000"/>
          <w:sz w:val="24"/>
          <w:szCs w:val="24"/>
          <w:rPrChange w:id="648" w:author="Emeson Santos" w:date="2019-08-15T21:08:00Z">
            <w:rPr>
              <w:rFonts w:ascii="Times New Roman" w:eastAsia="Times New Roman" w:hAnsi="Times New Roman" w:cs="Times New Roman"/>
              <w:color w:val="000000"/>
            </w:rPr>
          </w:rPrChange>
        </w:rPr>
        <w:t xml:space="preserve"> definidos (agendamentos), horário das </w:t>
      </w:r>
      <w:proofErr w:type="gramStart"/>
      <w:r w:rsidRPr="00092410">
        <w:rPr>
          <w:rFonts w:ascii="Times New Roman" w:eastAsia="Times New Roman" w:hAnsi="Times New Roman" w:cs="Times New Roman"/>
          <w:color w:val="000000"/>
          <w:sz w:val="24"/>
          <w:szCs w:val="24"/>
          <w:rPrChange w:id="649" w:author="Emeson Santos" w:date="2019-08-15T21:08:00Z">
            <w:rPr>
              <w:rFonts w:ascii="Times New Roman" w:eastAsia="Times New Roman" w:hAnsi="Times New Roman" w:cs="Times New Roman"/>
              <w:color w:val="000000"/>
            </w:rPr>
          </w:rPrChange>
        </w:rPr>
        <w:t>entrevistas )</w:t>
      </w:r>
      <w:proofErr w:type="gramEnd"/>
      <w:r w:rsidRPr="00092410">
        <w:rPr>
          <w:rFonts w:ascii="Times New Roman" w:eastAsia="Times New Roman" w:hAnsi="Times New Roman" w:cs="Times New Roman"/>
          <w:color w:val="000000"/>
          <w:sz w:val="24"/>
          <w:szCs w:val="24"/>
          <w:rPrChange w:id="650" w:author="Emeson Santos" w:date="2019-08-15T21:08:00Z">
            <w:rPr>
              <w:rFonts w:ascii="Times New Roman" w:eastAsia="Times New Roman" w:hAnsi="Times New Roman" w:cs="Times New Roman"/>
              <w:color w:val="000000"/>
            </w:rPr>
          </w:rPrChange>
        </w:rPr>
        <w:t>.</w:t>
      </w:r>
    </w:p>
    <w:p w14:paraId="07BB9FBC" w14:textId="77777777" w:rsidR="00B974BF" w:rsidRPr="00092410" w:rsidRDefault="00B974BF" w:rsidP="00B974BF">
      <w:pPr>
        <w:spacing w:line="240" w:lineRule="auto"/>
        <w:ind w:firstLine="720"/>
        <w:jc w:val="both"/>
        <w:rPr>
          <w:rFonts w:ascii="Times New Roman" w:eastAsia="Times New Roman" w:hAnsi="Times New Roman" w:cs="Times New Roman"/>
          <w:sz w:val="28"/>
          <w:szCs w:val="28"/>
          <w:rPrChange w:id="651"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652" w:author="Emeson Santos" w:date="2019-08-15T21:08:00Z">
            <w:rPr>
              <w:rFonts w:ascii="Times New Roman" w:eastAsia="Times New Roman" w:hAnsi="Times New Roman" w:cs="Times New Roman"/>
              <w:color w:val="000000"/>
            </w:rPr>
          </w:rPrChange>
        </w:rPr>
        <w:t xml:space="preserve">Para executar o segundo passo foi feito isso... (... </w:t>
      </w:r>
      <w:proofErr w:type="spellStart"/>
      <w:r w:rsidRPr="00092410">
        <w:rPr>
          <w:rFonts w:ascii="Times New Roman" w:eastAsia="Times New Roman" w:hAnsi="Times New Roman" w:cs="Times New Roman"/>
          <w:color w:val="000000"/>
          <w:sz w:val="24"/>
          <w:szCs w:val="24"/>
          <w:rPrChange w:id="653" w:author="Emeson Santos" w:date="2019-08-15T21:08:00Z">
            <w:rPr>
              <w:rFonts w:ascii="Times New Roman" w:eastAsia="Times New Roman" w:hAnsi="Times New Roman" w:cs="Times New Roman"/>
              <w:color w:val="000000"/>
            </w:rPr>
          </w:rPrChange>
        </w:rPr>
        <w:t>ex</w:t>
      </w:r>
      <w:proofErr w:type="spellEnd"/>
      <w:r w:rsidRPr="00092410">
        <w:rPr>
          <w:rFonts w:ascii="Times New Roman" w:eastAsia="Times New Roman" w:hAnsi="Times New Roman" w:cs="Times New Roman"/>
          <w:color w:val="000000"/>
          <w:sz w:val="24"/>
          <w:szCs w:val="24"/>
          <w:rPrChange w:id="654" w:author="Emeson Santos" w:date="2019-08-15T21:08:00Z">
            <w:rPr>
              <w:rFonts w:ascii="Times New Roman" w:eastAsia="Times New Roman" w:hAnsi="Times New Roman" w:cs="Times New Roman"/>
              <w:color w:val="000000"/>
            </w:rPr>
          </w:rPrChange>
        </w:rPr>
        <w:t xml:space="preserve">: foi feito definição dos tópicos a serem </w:t>
      </w:r>
      <w:proofErr w:type="gramStart"/>
      <w:r w:rsidRPr="00092410">
        <w:rPr>
          <w:rFonts w:ascii="Times New Roman" w:eastAsia="Times New Roman" w:hAnsi="Times New Roman" w:cs="Times New Roman"/>
          <w:color w:val="000000"/>
          <w:sz w:val="24"/>
          <w:szCs w:val="24"/>
          <w:rPrChange w:id="655" w:author="Emeson Santos" w:date="2019-08-15T21:08:00Z">
            <w:rPr>
              <w:rFonts w:ascii="Times New Roman" w:eastAsia="Times New Roman" w:hAnsi="Times New Roman" w:cs="Times New Roman"/>
              <w:color w:val="000000"/>
            </w:rPr>
          </w:rPrChange>
        </w:rPr>
        <w:t>falados )</w:t>
      </w:r>
      <w:proofErr w:type="gramEnd"/>
      <w:r w:rsidRPr="00092410">
        <w:rPr>
          <w:rFonts w:ascii="Times New Roman" w:eastAsia="Times New Roman" w:hAnsi="Times New Roman" w:cs="Times New Roman"/>
          <w:color w:val="000000"/>
          <w:sz w:val="24"/>
          <w:szCs w:val="24"/>
          <w:rPrChange w:id="656" w:author="Emeson Santos" w:date="2019-08-15T21:08:00Z">
            <w:rPr>
              <w:rFonts w:ascii="Times New Roman" w:eastAsia="Times New Roman" w:hAnsi="Times New Roman" w:cs="Times New Roman"/>
              <w:color w:val="000000"/>
            </w:rPr>
          </w:rPrChange>
        </w:rPr>
        <w:t>.</w:t>
      </w:r>
    </w:p>
    <w:p w14:paraId="43EBA40C" w14:textId="77777777" w:rsidR="00B974BF" w:rsidRPr="00092410" w:rsidRDefault="00B974BF" w:rsidP="00B974BF">
      <w:pPr>
        <w:spacing w:line="240" w:lineRule="auto"/>
        <w:ind w:firstLine="720"/>
        <w:jc w:val="both"/>
        <w:rPr>
          <w:rFonts w:ascii="Times New Roman" w:eastAsia="Times New Roman" w:hAnsi="Times New Roman" w:cs="Times New Roman"/>
          <w:sz w:val="28"/>
          <w:szCs w:val="28"/>
          <w:rPrChange w:id="657"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658" w:author="Emeson Santos" w:date="2019-08-15T21:08:00Z">
            <w:rPr>
              <w:rFonts w:ascii="Times New Roman" w:eastAsia="Times New Roman" w:hAnsi="Times New Roman" w:cs="Times New Roman"/>
              <w:color w:val="000000"/>
            </w:rPr>
          </w:rPrChange>
        </w:rPr>
        <w:t xml:space="preserve">Para executar o segundo passo foi feito isso... (... </w:t>
      </w:r>
      <w:proofErr w:type="spellStart"/>
      <w:r w:rsidRPr="00092410">
        <w:rPr>
          <w:rFonts w:ascii="Times New Roman" w:eastAsia="Times New Roman" w:hAnsi="Times New Roman" w:cs="Times New Roman"/>
          <w:color w:val="000000"/>
          <w:sz w:val="24"/>
          <w:szCs w:val="24"/>
          <w:rPrChange w:id="659" w:author="Emeson Santos" w:date="2019-08-15T21:08:00Z">
            <w:rPr>
              <w:rFonts w:ascii="Times New Roman" w:eastAsia="Times New Roman" w:hAnsi="Times New Roman" w:cs="Times New Roman"/>
              <w:color w:val="000000"/>
            </w:rPr>
          </w:rPrChange>
        </w:rPr>
        <w:t>ex</w:t>
      </w:r>
      <w:proofErr w:type="spellEnd"/>
      <w:r w:rsidRPr="00092410">
        <w:rPr>
          <w:rFonts w:ascii="Times New Roman" w:eastAsia="Times New Roman" w:hAnsi="Times New Roman" w:cs="Times New Roman"/>
          <w:color w:val="000000"/>
          <w:sz w:val="24"/>
          <w:szCs w:val="24"/>
          <w:rPrChange w:id="660" w:author="Emeson Santos" w:date="2019-08-15T21:08:00Z">
            <w:rPr>
              <w:rFonts w:ascii="Times New Roman" w:eastAsia="Times New Roman" w:hAnsi="Times New Roman" w:cs="Times New Roman"/>
              <w:color w:val="000000"/>
            </w:rPr>
          </w:rPrChange>
        </w:rPr>
        <w:t>: foi feito A entrevista propriamente dita).</w:t>
      </w:r>
    </w:p>
    <w:p w14:paraId="200AF911" w14:textId="77777777" w:rsidR="001B5205" w:rsidRPr="00092410" w:rsidRDefault="00B974BF" w:rsidP="00B974BF">
      <w:pPr>
        <w:spacing w:after="160" w:line="256" w:lineRule="auto"/>
        <w:ind w:left="360"/>
        <w:jc w:val="both"/>
        <w:rPr>
          <w:rFonts w:ascii="Times New Roman" w:eastAsia="Times New Roman" w:hAnsi="Times New Roman" w:cs="Times New Roman"/>
          <w:b/>
          <w:bCs/>
          <w:color w:val="000000"/>
          <w:sz w:val="24"/>
          <w:szCs w:val="24"/>
          <w:rPrChange w:id="661" w:author="Emeson Santos" w:date="2019-08-15T21:08:00Z">
            <w:rPr>
              <w:rFonts w:ascii="Times New Roman" w:eastAsia="Times New Roman" w:hAnsi="Times New Roman" w:cs="Times New Roman"/>
              <w:b/>
              <w:bCs/>
              <w:color w:val="000000"/>
            </w:rPr>
          </w:rPrChange>
        </w:rPr>
      </w:pPr>
      <w:r w:rsidRPr="00092410">
        <w:rPr>
          <w:rFonts w:ascii="Times New Roman" w:eastAsia="Times New Roman" w:hAnsi="Times New Roman" w:cs="Times New Roman"/>
          <w:color w:val="FF0000"/>
          <w:sz w:val="24"/>
          <w:szCs w:val="24"/>
          <w:rPrChange w:id="662" w:author="Emeson Santos" w:date="2019-08-15T21:08:00Z">
            <w:rPr>
              <w:rFonts w:ascii="Times New Roman" w:eastAsia="Times New Roman" w:hAnsi="Times New Roman" w:cs="Times New Roman"/>
              <w:color w:val="FF0000"/>
            </w:rPr>
          </w:rPrChange>
        </w:rPr>
        <w:t>Etc.</w:t>
      </w:r>
      <w:proofErr w:type="gramStart"/>
      <w:r w:rsidRPr="00092410">
        <w:rPr>
          <w:rFonts w:ascii="Times New Roman" w:eastAsia="Times New Roman" w:hAnsi="Times New Roman" w:cs="Times New Roman"/>
          <w:color w:val="FF0000"/>
          <w:sz w:val="24"/>
          <w:szCs w:val="24"/>
          <w:rPrChange w:id="663" w:author="Emeson Santos" w:date="2019-08-15T21:08:00Z">
            <w:rPr>
              <w:rFonts w:ascii="Times New Roman" w:eastAsia="Times New Roman" w:hAnsi="Times New Roman" w:cs="Times New Roman"/>
              <w:color w:val="FF0000"/>
            </w:rPr>
          </w:rPrChange>
        </w:rPr>
        <w:t>..o</w:t>
      </w:r>
      <w:proofErr w:type="gramEnd"/>
      <w:r w:rsidRPr="00092410">
        <w:rPr>
          <w:rFonts w:ascii="Times New Roman" w:eastAsia="Times New Roman" w:hAnsi="Times New Roman" w:cs="Times New Roman"/>
          <w:color w:val="FF0000"/>
          <w:sz w:val="24"/>
          <w:szCs w:val="24"/>
          <w:rPrChange w:id="664" w:author="Emeson Santos" w:date="2019-08-15T21:08:00Z">
            <w:rPr>
              <w:rFonts w:ascii="Times New Roman" w:eastAsia="Times New Roman" w:hAnsi="Times New Roman" w:cs="Times New Roman"/>
              <w:color w:val="FF0000"/>
            </w:rPr>
          </w:rPrChange>
        </w:rPr>
        <w:t xml:space="preserve"> que vier...</w:t>
      </w:r>
      <w:r w:rsidRPr="00092410">
        <w:rPr>
          <w:rFonts w:ascii="Times New Roman" w:eastAsia="Times New Roman" w:hAnsi="Times New Roman" w:cs="Times New Roman"/>
          <w:b/>
          <w:bCs/>
          <w:color w:val="000000"/>
          <w:sz w:val="24"/>
          <w:szCs w:val="24"/>
          <w:rPrChange w:id="665" w:author="Emeson Santos" w:date="2019-08-15T21:08:00Z">
            <w:rPr>
              <w:rFonts w:ascii="Times New Roman" w:eastAsia="Times New Roman" w:hAnsi="Times New Roman" w:cs="Times New Roman"/>
              <w:b/>
              <w:bCs/>
              <w:color w:val="000000"/>
            </w:rPr>
          </w:rPrChange>
        </w:rPr>
        <w:t xml:space="preserve">     </w:t>
      </w:r>
    </w:p>
    <w:p w14:paraId="3F1FBDF3" w14:textId="77777777" w:rsidR="001B5205" w:rsidRDefault="001B5205" w:rsidP="00B974BF">
      <w:pPr>
        <w:spacing w:after="160" w:line="256" w:lineRule="auto"/>
        <w:ind w:left="360"/>
        <w:jc w:val="both"/>
        <w:rPr>
          <w:rFonts w:ascii="Times New Roman" w:eastAsia="Times New Roman" w:hAnsi="Times New Roman" w:cs="Times New Roman"/>
          <w:b/>
          <w:bCs/>
          <w:color w:val="000000"/>
        </w:rPr>
      </w:pPr>
    </w:p>
    <w:p w14:paraId="3AA023CD" w14:textId="6001C642" w:rsidR="00B974BF" w:rsidRPr="00FE6672" w:rsidRDefault="00B974BF" w:rsidP="00B974BF">
      <w:pPr>
        <w:spacing w:after="160" w:line="256" w:lineRule="auto"/>
        <w:ind w:left="360"/>
        <w:jc w:val="both"/>
        <w:rPr>
          <w:rFonts w:ascii="Times New Roman" w:eastAsia="Times New Roman" w:hAnsi="Times New Roman" w:cs="Times New Roman"/>
          <w:b/>
          <w:sz w:val="16"/>
          <w:szCs w:val="16"/>
          <w:highlight w:val="yellow"/>
        </w:rPr>
      </w:pPr>
      <w:r w:rsidRPr="00B5206F">
        <w:rPr>
          <w:rFonts w:ascii="Times New Roman" w:eastAsia="Times New Roman" w:hAnsi="Times New Roman" w:cs="Times New Roman"/>
          <w:b/>
          <w:bCs/>
          <w:color w:val="000000"/>
        </w:rPr>
        <w:t> </w:t>
      </w:r>
    </w:p>
    <w:p w14:paraId="390C1AFB" w14:textId="77777777" w:rsidR="004A0712" w:rsidRPr="00FE6672" w:rsidRDefault="004240D8" w:rsidP="005B3441">
      <w:pPr>
        <w:spacing w:after="160" w:line="256" w:lineRule="auto"/>
        <w:ind w:left="440" w:hanging="440"/>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1.7.</w:t>
      </w:r>
      <w:r w:rsidRPr="00FE6672">
        <w:rPr>
          <w:rFonts w:ascii="Times New Roman" w:eastAsia="Times New Roman" w:hAnsi="Times New Roman" w:cs="Times New Roman"/>
          <w:sz w:val="14"/>
          <w:szCs w:val="14"/>
        </w:rPr>
        <w:t xml:space="preserve"> </w:t>
      </w:r>
      <w:r w:rsidRPr="00FE6672">
        <w:rPr>
          <w:rFonts w:ascii="Times New Roman" w:eastAsia="Times New Roman" w:hAnsi="Times New Roman" w:cs="Times New Roman"/>
          <w:b/>
          <w:sz w:val="28"/>
          <w:szCs w:val="28"/>
        </w:rPr>
        <w:t>ESTRUTURA DO DOCUMENTO</w:t>
      </w:r>
    </w:p>
    <w:p w14:paraId="2073E401" w14:textId="4E93C936" w:rsidR="004A0712" w:rsidRPr="00FE6672" w:rsidDel="005C7404" w:rsidRDefault="004240D8">
      <w:pPr>
        <w:spacing w:after="160" w:line="256" w:lineRule="auto"/>
        <w:ind w:left="360"/>
        <w:jc w:val="both"/>
        <w:rPr>
          <w:del w:id="666" w:author="Emeson Santos" w:date="2019-08-15T18:10:00Z"/>
          <w:rFonts w:ascii="Times New Roman" w:eastAsia="Times New Roman" w:hAnsi="Times New Roman" w:cs="Times New Roman"/>
          <w:b/>
          <w:color w:val="FF0000"/>
        </w:rPr>
      </w:pPr>
      <w:del w:id="667" w:author="Emeson Santos" w:date="2019-08-15T18:10:00Z">
        <w:r w:rsidRPr="00FE6672" w:rsidDel="005C7404">
          <w:rPr>
            <w:rFonts w:ascii="Times New Roman" w:eastAsia="Times New Roman" w:hAnsi="Times New Roman" w:cs="Times New Roman"/>
            <w:b/>
            <w:color w:val="FF0000"/>
          </w:rPr>
          <w:delText>Aqui mostra de forma mais detalhada cada capitulo de como está estruturado este trabalho</w:delText>
        </w:r>
      </w:del>
    </w:p>
    <w:p w14:paraId="18FEC585" w14:textId="72E007B3" w:rsidR="004A0712" w:rsidRDefault="004240D8" w:rsidP="005B3441">
      <w:pPr>
        <w:spacing w:after="160" w:line="256" w:lineRule="auto"/>
        <w:ind w:left="360"/>
        <w:jc w:val="both"/>
        <w:rPr>
          <w:rFonts w:ascii="Times New Roman" w:eastAsia="Times New Roman" w:hAnsi="Times New Roman" w:cs="Times New Roman"/>
          <w:b/>
          <w:color w:val="0070C0"/>
        </w:rPr>
      </w:pPr>
      <w:r w:rsidRPr="00E221FC">
        <w:rPr>
          <w:rFonts w:ascii="Times New Roman" w:eastAsia="Times New Roman" w:hAnsi="Times New Roman" w:cs="Times New Roman"/>
          <w:b/>
          <w:color w:val="FF0000"/>
        </w:rPr>
        <w:t>OBS: USAR UMA MODELAGEM PARA MOSTRA A ESTRUTURA DE NOSSO TRABALHO (VISÃO GERAL DO PROJETO DE PESQUISA)</w:t>
      </w:r>
    </w:p>
    <w:p w14:paraId="17944B93" w14:textId="35089533" w:rsidR="007716FF" w:rsidRDefault="00B22E44">
      <w:pPr>
        <w:spacing w:after="160" w:line="256" w:lineRule="auto"/>
        <w:ind w:firstLine="720"/>
        <w:jc w:val="both"/>
        <w:rPr>
          <w:ins w:id="668" w:author="Emeson Santos" w:date="2019-08-16T11:40:00Z"/>
          <w:rFonts w:ascii="Times New Roman" w:eastAsia="Times New Roman" w:hAnsi="Times New Roman" w:cs="Times New Roman"/>
          <w:bCs/>
          <w:color w:val="000000" w:themeColor="text1"/>
          <w:sz w:val="24"/>
          <w:szCs w:val="24"/>
        </w:rPr>
      </w:pPr>
      <w:ins w:id="669" w:author="Emeson Santos" w:date="2019-08-16T11:41:00Z">
        <w:r>
          <w:rPr>
            <w:rFonts w:ascii="Times New Roman" w:eastAsia="Times New Roman" w:hAnsi="Times New Roman" w:cs="Times New Roman"/>
            <w:bCs/>
            <w:color w:val="000000" w:themeColor="text1"/>
            <w:sz w:val="24"/>
            <w:szCs w:val="24"/>
          </w:rPr>
          <w:t xml:space="preserve">A figura </w:t>
        </w:r>
      </w:ins>
      <w:ins w:id="670" w:author="Emeson Santos" w:date="2019-08-16T11:42:00Z">
        <w:r>
          <w:rPr>
            <w:rFonts w:ascii="Times New Roman" w:eastAsia="Times New Roman" w:hAnsi="Times New Roman" w:cs="Times New Roman"/>
            <w:bCs/>
            <w:color w:val="000000" w:themeColor="text1"/>
            <w:sz w:val="24"/>
            <w:szCs w:val="24"/>
          </w:rPr>
          <w:t xml:space="preserve">1 exibe uma visão geral de como está montado a estrutura deste trabalho. </w:t>
        </w:r>
      </w:ins>
      <w:r w:rsidR="007716FF" w:rsidRPr="00092410">
        <w:rPr>
          <w:rFonts w:ascii="Times New Roman" w:eastAsia="Times New Roman" w:hAnsi="Times New Roman" w:cs="Times New Roman"/>
          <w:bCs/>
          <w:color w:val="000000" w:themeColor="text1"/>
          <w:sz w:val="24"/>
          <w:szCs w:val="24"/>
          <w:rPrChange w:id="671" w:author="Emeson Santos" w:date="2019-08-15T21:08:00Z">
            <w:rPr>
              <w:rFonts w:ascii="Times New Roman" w:eastAsia="Times New Roman" w:hAnsi="Times New Roman" w:cs="Times New Roman"/>
              <w:b/>
              <w:color w:val="0070C0"/>
            </w:rPr>
          </w:rPrChange>
        </w:rPr>
        <w:t xml:space="preserve">A apresentação deste trabalho de conclusão de curso (TCC) </w:t>
      </w:r>
      <w:r w:rsidR="00EE30D6" w:rsidRPr="00092410">
        <w:rPr>
          <w:rFonts w:ascii="Times New Roman" w:eastAsia="Times New Roman" w:hAnsi="Times New Roman" w:cs="Times New Roman"/>
          <w:bCs/>
          <w:color w:val="000000" w:themeColor="text1"/>
          <w:sz w:val="24"/>
          <w:szCs w:val="24"/>
          <w:rPrChange w:id="672" w:author="Emeson Santos" w:date="2019-08-15T21:08:00Z">
            <w:rPr>
              <w:rFonts w:ascii="Times New Roman" w:eastAsia="Times New Roman" w:hAnsi="Times New Roman" w:cs="Times New Roman"/>
              <w:b/>
              <w:color w:val="0070C0"/>
            </w:rPr>
          </w:rPrChange>
        </w:rPr>
        <w:t>está</w:t>
      </w:r>
      <w:r w:rsidR="007716FF" w:rsidRPr="00092410">
        <w:rPr>
          <w:rFonts w:ascii="Times New Roman" w:eastAsia="Times New Roman" w:hAnsi="Times New Roman" w:cs="Times New Roman"/>
          <w:bCs/>
          <w:color w:val="000000" w:themeColor="text1"/>
          <w:sz w:val="24"/>
          <w:szCs w:val="24"/>
          <w:rPrChange w:id="673" w:author="Emeson Santos" w:date="2019-08-15T21:08:00Z">
            <w:rPr>
              <w:rFonts w:ascii="Times New Roman" w:eastAsia="Times New Roman" w:hAnsi="Times New Roman" w:cs="Times New Roman"/>
              <w:b/>
              <w:color w:val="0070C0"/>
            </w:rPr>
          </w:rPrChange>
        </w:rPr>
        <w:t xml:space="preserve"> divido em capítulos, onde serão apresentadas modelagem de processos das chefias departamentais da UFS, introduções, conceitos, notações e problemas </w:t>
      </w:r>
      <w:r w:rsidR="0071402D" w:rsidRPr="00092410">
        <w:rPr>
          <w:rFonts w:ascii="Times New Roman" w:eastAsia="Times New Roman" w:hAnsi="Times New Roman" w:cs="Times New Roman"/>
          <w:bCs/>
          <w:color w:val="000000" w:themeColor="text1"/>
          <w:sz w:val="24"/>
          <w:szCs w:val="24"/>
          <w:rPrChange w:id="674" w:author="Emeson Santos" w:date="2019-08-15T21:08:00Z">
            <w:rPr>
              <w:rFonts w:ascii="Times New Roman" w:eastAsia="Times New Roman" w:hAnsi="Times New Roman" w:cs="Times New Roman"/>
              <w:b/>
              <w:color w:val="0070C0"/>
            </w:rPr>
          </w:rPrChange>
        </w:rPr>
        <w:t>organizacionais</w:t>
      </w:r>
      <w:r w:rsidR="007716FF" w:rsidRPr="00092410">
        <w:rPr>
          <w:rFonts w:ascii="Times New Roman" w:eastAsia="Times New Roman" w:hAnsi="Times New Roman" w:cs="Times New Roman"/>
          <w:bCs/>
          <w:color w:val="000000" w:themeColor="text1"/>
          <w:sz w:val="24"/>
          <w:szCs w:val="24"/>
          <w:rPrChange w:id="675" w:author="Emeson Santos" w:date="2019-08-15T21:08:00Z">
            <w:rPr>
              <w:rFonts w:ascii="Times New Roman" w:eastAsia="Times New Roman" w:hAnsi="Times New Roman" w:cs="Times New Roman"/>
              <w:b/>
              <w:color w:val="0070C0"/>
            </w:rPr>
          </w:rPrChange>
        </w:rPr>
        <w:t>, esses princí</w:t>
      </w:r>
      <w:bookmarkStart w:id="676" w:name="_GoBack"/>
      <w:bookmarkEnd w:id="676"/>
      <w:r w:rsidR="007716FF" w:rsidRPr="00092410">
        <w:rPr>
          <w:rFonts w:ascii="Times New Roman" w:eastAsia="Times New Roman" w:hAnsi="Times New Roman" w:cs="Times New Roman"/>
          <w:bCs/>
          <w:color w:val="000000" w:themeColor="text1"/>
          <w:sz w:val="24"/>
          <w:szCs w:val="24"/>
          <w:rPrChange w:id="677" w:author="Emeson Santos" w:date="2019-08-15T21:08:00Z">
            <w:rPr>
              <w:rFonts w:ascii="Times New Roman" w:eastAsia="Times New Roman" w:hAnsi="Times New Roman" w:cs="Times New Roman"/>
              <w:b/>
              <w:color w:val="0070C0"/>
            </w:rPr>
          </w:rPrChange>
        </w:rPr>
        <w:t xml:space="preserve">pios está para desenvolver este TCC, assim como também a tecnologia, ferramenta utilizada para </w:t>
      </w:r>
      <w:r w:rsidR="00600215" w:rsidRPr="00092410">
        <w:rPr>
          <w:rFonts w:ascii="Times New Roman" w:eastAsia="Times New Roman" w:hAnsi="Times New Roman" w:cs="Times New Roman"/>
          <w:bCs/>
          <w:color w:val="000000" w:themeColor="text1"/>
          <w:sz w:val="24"/>
          <w:szCs w:val="24"/>
          <w:rPrChange w:id="678" w:author="Emeson Santos" w:date="2019-08-15T21:08:00Z">
            <w:rPr>
              <w:rFonts w:ascii="Times New Roman" w:eastAsia="Times New Roman" w:hAnsi="Times New Roman" w:cs="Times New Roman"/>
              <w:b/>
              <w:color w:val="0070C0"/>
            </w:rPr>
          </w:rPrChange>
        </w:rPr>
        <w:t xml:space="preserve">modelar os processos apresentados na seção </w:t>
      </w:r>
      <w:r w:rsidR="00E221FC" w:rsidRPr="00092410">
        <w:rPr>
          <w:rFonts w:ascii="Times New Roman" w:eastAsia="Times New Roman" w:hAnsi="Times New Roman" w:cs="Times New Roman"/>
          <w:bCs/>
          <w:color w:val="000000" w:themeColor="text1"/>
          <w:sz w:val="24"/>
          <w:szCs w:val="24"/>
          <w:rPrChange w:id="679" w:author="Emeson Santos" w:date="2019-08-15T21:08:00Z">
            <w:rPr>
              <w:rFonts w:ascii="Times New Roman" w:eastAsia="Times New Roman" w:hAnsi="Times New Roman" w:cs="Times New Roman"/>
              <w:b/>
              <w:color w:val="FF0000"/>
            </w:rPr>
          </w:rPrChange>
        </w:rPr>
        <w:t>2.2. do capitulo 2</w:t>
      </w:r>
      <w:r w:rsidR="00600215" w:rsidRPr="00092410">
        <w:rPr>
          <w:rFonts w:ascii="Times New Roman" w:eastAsia="Times New Roman" w:hAnsi="Times New Roman" w:cs="Times New Roman"/>
          <w:bCs/>
          <w:color w:val="000000" w:themeColor="text1"/>
          <w:sz w:val="24"/>
          <w:szCs w:val="24"/>
          <w:rPrChange w:id="680" w:author="Emeson Santos" w:date="2019-08-15T21:08:00Z">
            <w:rPr>
              <w:rFonts w:ascii="Times New Roman" w:eastAsia="Times New Roman" w:hAnsi="Times New Roman" w:cs="Times New Roman"/>
              <w:b/>
              <w:color w:val="FF0000"/>
            </w:rPr>
          </w:rPrChange>
        </w:rPr>
        <w:t>.</w:t>
      </w:r>
      <w:r w:rsidR="007716FF" w:rsidRPr="00092410">
        <w:rPr>
          <w:rFonts w:ascii="Times New Roman" w:eastAsia="Times New Roman" w:hAnsi="Times New Roman" w:cs="Times New Roman"/>
          <w:bCs/>
          <w:color w:val="000000" w:themeColor="text1"/>
          <w:sz w:val="24"/>
          <w:szCs w:val="24"/>
          <w:rPrChange w:id="681" w:author="Emeson Santos" w:date="2019-08-15T21:08:00Z">
            <w:rPr>
              <w:rFonts w:ascii="Times New Roman" w:eastAsia="Times New Roman" w:hAnsi="Times New Roman" w:cs="Times New Roman"/>
              <w:b/>
              <w:color w:val="0070C0"/>
            </w:rPr>
          </w:rPrChange>
        </w:rPr>
        <w:t xml:space="preserve"> </w:t>
      </w:r>
    </w:p>
    <w:p w14:paraId="142153DA" w14:textId="77777777" w:rsidR="00C04955" w:rsidRDefault="00C04955" w:rsidP="00C04955">
      <w:pPr>
        <w:keepNext/>
        <w:spacing w:after="160" w:line="256" w:lineRule="auto"/>
        <w:ind w:firstLine="720"/>
        <w:jc w:val="both"/>
        <w:rPr>
          <w:ins w:id="682" w:author="Emeson Santos" w:date="2019-08-16T11:41:00Z"/>
        </w:rPr>
        <w:pPrChange w:id="683" w:author="Emeson Santos" w:date="2019-08-16T11:41:00Z">
          <w:pPr>
            <w:spacing w:after="160" w:line="256" w:lineRule="auto"/>
            <w:ind w:firstLine="720"/>
            <w:jc w:val="both"/>
          </w:pPr>
        </w:pPrChange>
      </w:pPr>
      <w:ins w:id="684" w:author="Emeson Santos" w:date="2019-08-16T11:40:00Z">
        <w:r>
          <w:rPr>
            <w:noProof/>
          </w:rPr>
          <w:lastRenderedPageBreak/>
          <w:drawing>
            <wp:inline distT="0" distB="0" distL="0" distR="0" wp14:anchorId="33F6F1C9" wp14:editId="182CFC61">
              <wp:extent cx="5674995" cy="4949190"/>
              <wp:effectExtent l="0" t="0" r="1905" b="381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4995" cy="4949190"/>
                      </a:xfrm>
                      <a:prstGeom prst="rect">
                        <a:avLst/>
                      </a:prstGeom>
                      <a:noFill/>
                      <a:ln>
                        <a:noFill/>
                      </a:ln>
                    </pic:spPr>
                  </pic:pic>
                </a:graphicData>
              </a:graphic>
            </wp:inline>
          </w:drawing>
        </w:r>
      </w:ins>
    </w:p>
    <w:p w14:paraId="59FC0274" w14:textId="13344397" w:rsidR="00C04955" w:rsidRPr="00092410" w:rsidRDefault="00C04955" w:rsidP="00C04955">
      <w:pPr>
        <w:pStyle w:val="Legenda"/>
        <w:jc w:val="center"/>
        <w:rPr>
          <w:rFonts w:ascii="Times New Roman" w:eastAsia="Times New Roman" w:hAnsi="Times New Roman" w:cs="Times New Roman"/>
          <w:bCs/>
          <w:color w:val="000000" w:themeColor="text1"/>
          <w:sz w:val="24"/>
          <w:szCs w:val="24"/>
          <w:rPrChange w:id="685" w:author="Emeson Santos" w:date="2019-08-15T21:08:00Z">
            <w:rPr>
              <w:rFonts w:ascii="Times New Roman" w:eastAsia="Times New Roman" w:hAnsi="Times New Roman" w:cs="Times New Roman"/>
              <w:b/>
              <w:color w:val="0070C0"/>
            </w:rPr>
          </w:rPrChange>
        </w:rPr>
        <w:pPrChange w:id="686" w:author="Emeson Santos" w:date="2019-08-16T11:41:00Z">
          <w:pPr>
            <w:spacing w:after="160" w:line="256" w:lineRule="auto"/>
            <w:ind w:firstLine="360"/>
            <w:jc w:val="both"/>
          </w:pPr>
        </w:pPrChange>
      </w:pPr>
      <w:ins w:id="687" w:author="Emeson Santos" w:date="2019-08-16T11:41:00Z">
        <w:r>
          <w:t xml:space="preserve">Figura </w:t>
        </w:r>
        <w:r>
          <w:fldChar w:fldCharType="begin"/>
        </w:r>
        <w:r>
          <w:instrText xml:space="preserve"> SEQ Figura \* ARABIC </w:instrText>
        </w:r>
      </w:ins>
      <w:r>
        <w:fldChar w:fldCharType="separate"/>
      </w:r>
      <w:ins w:id="688" w:author="Emeson Santos" w:date="2019-08-16T11:41:00Z">
        <w:r>
          <w:rPr>
            <w:noProof/>
          </w:rPr>
          <w:t>1</w:t>
        </w:r>
        <w:r>
          <w:fldChar w:fldCharType="end"/>
        </w:r>
        <w:r>
          <w:t xml:space="preserve"> - Visão Geral do TCC</w:t>
        </w:r>
      </w:ins>
    </w:p>
    <w:p w14:paraId="7602CDAE" w14:textId="6EE6901F" w:rsidR="00E221FC" w:rsidRPr="00092410" w:rsidRDefault="00E221FC" w:rsidP="005B3441">
      <w:pPr>
        <w:spacing w:line="240" w:lineRule="auto"/>
        <w:ind w:firstLine="720"/>
        <w:jc w:val="both"/>
        <w:rPr>
          <w:rFonts w:ascii="Times New Roman" w:eastAsia="Times New Roman" w:hAnsi="Times New Roman" w:cs="Times New Roman"/>
          <w:color w:val="000000"/>
          <w:sz w:val="24"/>
          <w:szCs w:val="24"/>
          <w:rPrChange w:id="689" w:author="Emeson Santos" w:date="2019-08-15T21:08:00Z">
            <w:rPr>
              <w:rFonts w:ascii="Times New Roman" w:eastAsia="Times New Roman" w:hAnsi="Times New Roman" w:cs="Times New Roman"/>
              <w:color w:val="000000"/>
            </w:rPr>
          </w:rPrChange>
        </w:rPr>
      </w:pPr>
      <w:r w:rsidRPr="00092410">
        <w:rPr>
          <w:rFonts w:ascii="Times New Roman" w:eastAsia="Times New Roman" w:hAnsi="Times New Roman" w:cs="Times New Roman"/>
          <w:color w:val="000000"/>
          <w:sz w:val="24"/>
          <w:szCs w:val="24"/>
          <w:rPrChange w:id="690" w:author="Emeson Santos" w:date="2019-08-15T21:08:00Z">
            <w:rPr>
              <w:rFonts w:ascii="Times New Roman" w:eastAsia="Times New Roman" w:hAnsi="Times New Roman" w:cs="Times New Roman"/>
              <w:color w:val="000000"/>
            </w:rPr>
          </w:rPrChange>
        </w:rPr>
        <w:t xml:space="preserve">No </w:t>
      </w:r>
      <w:proofErr w:type="spellStart"/>
      <w:r w:rsidRPr="00092410">
        <w:rPr>
          <w:rFonts w:ascii="Times New Roman" w:eastAsia="Times New Roman" w:hAnsi="Times New Roman" w:cs="Times New Roman"/>
          <w:color w:val="000000"/>
          <w:sz w:val="24"/>
          <w:szCs w:val="24"/>
          <w:rPrChange w:id="691" w:author="Emeson Santos" w:date="2019-08-15T21:08:00Z">
            <w:rPr>
              <w:rFonts w:ascii="Times New Roman" w:eastAsia="Times New Roman" w:hAnsi="Times New Roman" w:cs="Times New Roman"/>
              <w:color w:val="000000"/>
            </w:rPr>
          </w:rPrChange>
        </w:rPr>
        <w:t>capitulo</w:t>
      </w:r>
      <w:proofErr w:type="spellEnd"/>
      <w:r w:rsidRPr="00092410">
        <w:rPr>
          <w:rFonts w:ascii="Times New Roman" w:eastAsia="Times New Roman" w:hAnsi="Times New Roman" w:cs="Times New Roman"/>
          <w:color w:val="000000"/>
          <w:sz w:val="24"/>
          <w:szCs w:val="24"/>
          <w:rPrChange w:id="692" w:author="Emeson Santos" w:date="2019-08-15T21:08:00Z">
            <w:rPr>
              <w:rFonts w:ascii="Times New Roman" w:eastAsia="Times New Roman" w:hAnsi="Times New Roman" w:cs="Times New Roman"/>
              <w:color w:val="000000"/>
            </w:rPr>
          </w:rPrChange>
        </w:rPr>
        <w:t xml:space="preserve"> 1(...)</w:t>
      </w:r>
    </w:p>
    <w:p w14:paraId="1E33E31C" w14:textId="78B6B0AE" w:rsidR="00E221FC" w:rsidRPr="00092410" w:rsidRDefault="00E221FC" w:rsidP="005B3441">
      <w:pPr>
        <w:spacing w:line="240" w:lineRule="auto"/>
        <w:ind w:firstLine="720"/>
        <w:jc w:val="both"/>
        <w:rPr>
          <w:rFonts w:ascii="Times New Roman" w:eastAsia="Times New Roman" w:hAnsi="Times New Roman" w:cs="Times New Roman"/>
          <w:color w:val="000000"/>
          <w:sz w:val="24"/>
          <w:szCs w:val="24"/>
          <w:rPrChange w:id="693" w:author="Emeson Santos" w:date="2019-08-15T21:08:00Z">
            <w:rPr>
              <w:rFonts w:ascii="Times New Roman" w:eastAsia="Times New Roman" w:hAnsi="Times New Roman" w:cs="Times New Roman"/>
              <w:color w:val="000000"/>
            </w:rPr>
          </w:rPrChange>
        </w:rPr>
      </w:pPr>
      <w:r w:rsidRPr="00092410">
        <w:rPr>
          <w:rFonts w:ascii="Times New Roman" w:eastAsia="Times New Roman" w:hAnsi="Times New Roman" w:cs="Times New Roman"/>
          <w:color w:val="000000"/>
          <w:sz w:val="24"/>
          <w:szCs w:val="24"/>
          <w:rPrChange w:id="694" w:author="Emeson Santos" w:date="2019-08-15T21:08:00Z">
            <w:rPr>
              <w:rFonts w:ascii="Times New Roman" w:eastAsia="Times New Roman" w:hAnsi="Times New Roman" w:cs="Times New Roman"/>
              <w:color w:val="000000"/>
            </w:rPr>
          </w:rPrChange>
        </w:rPr>
        <w:t xml:space="preserve">No </w:t>
      </w:r>
      <w:proofErr w:type="spellStart"/>
      <w:r w:rsidRPr="00092410">
        <w:rPr>
          <w:rFonts w:ascii="Times New Roman" w:eastAsia="Times New Roman" w:hAnsi="Times New Roman" w:cs="Times New Roman"/>
          <w:color w:val="000000"/>
          <w:sz w:val="24"/>
          <w:szCs w:val="24"/>
          <w:rPrChange w:id="695" w:author="Emeson Santos" w:date="2019-08-15T21:08:00Z">
            <w:rPr>
              <w:rFonts w:ascii="Times New Roman" w:eastAsia="Times New Roman" w:hAnsi="Times New Roman" w:cs="Times New Roman"/>
              <w:color w:val="000000"/>
            </w:rPr>
          </w:rPrChange>
        </w:rPr>
        <w:t>capitulo</w:t>
      </w:r>
      <w:proofErr w:type="spellEnd"/>
      <w:r w:rsidRPr="00092410">
        <w:rPr>
          <w:rFonts w:ascii="Times New Roman" w:eastAsia="Times New Roman" w:hAnsi="Times New Roman" w:cs="Times New Roman"/>
          <w:color w:val="000000"/>
          <w:sz w:val="24"/>
          <w:szCs w:val="24"/>
          <w:rPrChange w:id="696" w:author="Emeson Santos" w:date="2019-08-15T21:08:00Z">
            <w:rPr>
              <w:rFonts w:ascii="Times New Roman" w:eastAsia="Times New Roman" w:hAnsi="Times New Roman" w:cs="Times New Roman"/>
              <w:color w:val="000000"/>
            </w:rPr>
          </w:rPrChange>
        </w:rPr>
        <w:t xml:space="preserve"> 2(...)</w:t>
      </w:r>
    </w:p>
    <w:p w14:paraId="399863C1" w14:textId="172D69E8" w:rsidR="00E221FC" w:rsidRPr="00092410" w:rsidRDefault="00E221FC" w:rsidP="005B3441">
      <w:pPr>
        <w:spacing w:line="240" w:lineRule="auto"/>
        <w:ind w:firstLine="720"/>
        <w:jc w:val="both"/>
        <w:rPr>
          <w:rFonts w:ascii="Times New Roman" w:eastAsia="Times New Roman" w:hAnsi="Times New Roman" w:cs="Times New Roman"/>
          <w:color w:val="000000"/>
          <w:sz w:val="24"/>
          <w:szCs w:val="24"/>
          <w:rPrChange w:id="697" w:author="Emeson Santos" w:date="2019-08-15T21:08:00Z">
            <w:rPr>
              <w:rFonts w:ascii="Times New Roman" w:eastAsia="Times New Roman" w:hAnsi="Times New Roman" w:cs="Times New Roman"/>
              <w:color w:val="000000"/>
            </w:rPr>
          </w:rPrChange>
        </w:rPr>
      </w:pPr>
      <w:r w:rsidRPr="00092410">
        <w:rPr>
          <w:rFonts w:ascii="Times New Roman" w:eastAsia="Times New Roman" w:hAnsi="Times New Roman" w:cs="Times New Roman"/>
          <w:color w:val="000000"/>
          <w:sz w:val="24"/>
          <w:szCs w:val="24"/>
          <w:rPrChange w:id="698" w:author="Emeson Santos" w:date="2019-08-15T21:08:00Z">
            <w:rPr>
              <w:rFonts w:ascii="Times New Roman" w:eastAsia="Times New Roman" w:hAnsi="Times New Roman" w:cs="Times New Roman"/>
              <w:color w:val="000000"/>
            </w:rPr>
          </w:rPrChange>
        </w:rPr>
        <w:t xml:space="preserve">No </w:t>
      </w:r>
      <w:proofErr w:type="spellStart"/>
      <w:r w:rsidRPr="00092410">
        <w:rPr>
          <w:rFonts w:ascii="Times New Roman" w:eastAsia="Times New Roman" w:hAnsi="Times New Roman" w:cs="Times New Roman"/>
          <w:color w:val="000000"/>
          <w:sz w:val="24"/>
          <w:szCs w:val="24"/>
          <w:rPrChange w:id="699" w:author="Emeson Santos" w:date="2019-08-15T21:08:00Z">
            <w:rPr>
              <w:rFonts w:ascii="Times New Roman" w:eastAsia="Times New Roman" w:hAnsi="Times New Roman" w:cs="Times New Roman"/>
              <w:color w:val="000000"/>
            </w:rPr>
          </w:rPrChange>
        </w:rPr>
        <w:t>capitulo</w:t>
      </w:r>
      <w:proofErr w:type="spellEnd"/>
      <w:r w:rsidRPr="00092410">
        <w:rPr>
          <w:rFonts w:ascii="Times New Roman" w:eastAsia="Times New Roman" w:hAnsi="Times New Roman" w:cs="Times New Roman"/>
          <w:color w:val="000000"/>
          <w:sz w:val="24"/>
          <w:szCs w:val="24"/>
          <w:rPrChange w:id="700" w:author="Emeson Santos" w:date="2019-08-15T21:08:00Z">
            <w:rPr>
              <w:rFonts w:ascii="Times New Roman" w:eastAsia="Times New Roman" w:hAnsi="Times New Roman" w:cs="Times New Roman"/>
              <w:color w:val="000000"/>
            </w:rPr>
          </w:rPrChange>
        </w:rPr>
        <w:t xml:space="preserve"> 3(...)</w:t>
      </w:r>
    </w:p>
    <w:p w14:paraId="63C2581E" w14:textId="19FBF098" w:rsidR="00E221FC" w:rsidRPr="00092410" w:rsidRDefault="00E221FC" w:rsidP="005B3441">
      <w:pPr>
        <w:spacing w:line="240" w:lineRule="auto"/>
        <w:ind w:firstLine="720"/>
        <w:jc w:val="both"/>
        <w:rPr>
          <w:rFonts w:ascii="Times New Roman" w:eastAsia="Times New Roman" w:hAnsi="Times New Roman" w:cs="Times New Roman"/>
          <w:color w:val="000000"/>
          <w:sz w:val="24"/>
          <w:szCs w:val="24"/>
          <w:rPrChange w:id="701" w:author="Emeson Santos" w:date="2019-08-15T21:08:00Z">
            <w:rPr>
              <w:rFonts w:ascii="Times New Roman" w:eastAsia="Times New Roman" w:hAnsi="Times New Roman" w:cs="Times New Roman"/>
              <w:color w:val="000000"/>
            </w:rPr>
          </w:rPrChange>
        </w:rPr>
      </w:pPr>
      <w:r w:rsidRPr="00092410">
        <w:rPr>
          <w:rFonts w:ascii="Times New Roman" w:eastAsia="Times New Roman" w:hAnsi="Times New Roman" w:cs="Times New Roman"/>
          <w:color w:val="000000"/>
          <w:sz w:val="24"/>
          <w:szCs w:val="24"/>
          <w:rPrChange w:id="702" w:author="Emeson Santos" w:date="2019-08-15T21:08:00Z">
            <w:rPr>
              <w:rFonts w:ascii="Times New Roman" w:eastAsia="Times New Roman" w:hAnsi="Times New Roman" w:cs="Times New Roman"/>
              <w:color w:val="000000"/>
            </w:rPr>
          </w:rPrChange>
        </w:rPr>
        <w:t xml:space="preserve">No </w:t>
      </w:r>
      <w:proofErr w:type="spellStart"/>
      <w:r w:rsidRPr="00092410">
        <w:rPr>
          <w:rFonts w:ascii="Times New Roman" w:eastAsia="Times New Roman" w:hAnsi="Times New Roman" w:cs="Times New Roman"/>
          <w:color w:val="000000"/>
          <w:sz w:val="24"/>
          <w:szCs w:val="24"/>
          <w:rPrChange w:id="703" w:author="Emeson Santos" w:date="2019-08-15T21:08:00Z">
            <w:rPr>
              <w:rFonts w:ascii="Times New Roman" w:eastAsia="Times New Roman" w:hAnsi="Times New Roman" w:cs="Times New Roman"/>
              <w:color w:val="000000"/>
            </w:rPr>
          </w:rPrChange>
        </w:rPr>
        <w:t>capitulo</w:t>
      </w:r>
      <w:proofErr w:type="spellEnd"/>
      <w:r w:rsidRPr="00092410">
        <w:rPr>
          <w:rFonts w:ascii="Times New Roman" w:eastAsia="Times New Roman" w:hAnsi="Times New Roman" w:cs="Times New Roman"/>
          <w:color w:val="000000"/>
          <w:sz w:val="24"/>
          <w:szCs w:val="24"/>
          <w:rPrChange w:id="704" w:author="Emeson Santos" w:date="2019-08-15T21:08:00Z">
            <w:rPr>
              <w:rFonts w:ascii="Times New Roman" w:eastAsia="Times New Roman" w:hAnsi="Times New Roman" w:cs="Times New Roman"/>
              <w:color w:val="000000"/>
            </w:rPr>
          </w:rPrChange>
        </w:rPr>
        <w:t xml:space="preserve"> 4(...)</w:t>
      </w:r>
    </w:p>
    <w:p w14:paraId="35A26797" w14:textId="369E4CDD" w:rsidR="00E221FC" w:rsidRPr="00092410" w:rsidRDefault="00E221FC" w:rsidP="005B3441">
      <w:pPr>
        <w:spacing w:line="240" w:lineRule="auto"/>
        <w:ind w:firstLine="720"/>
        <w:jc w:val="both"/>
        <w:rPr>
          <w:rFonts w:ascii="Times New Roman" w:eastAsia="Times New Roman" w:hAnsi="Times New Roman" w:cs="Times New Roman"/>
          <w:color w:val="000000"/>
          <w:sz w:val="24"/>
          <w:szCs w:val="24"/>
          <w:rPrChange w:id="705" w:author="Emeson Santos" w:date="2019-08-15T21:08:00Z">
            <w:rPr>
              <w:rFonts w:ascii="Times New Roman" w:eastAsia="Times New Roman" w:hAnsi="Times New Roman" w:cs="Times New Roman"/>
              <w:color w:val="000000"/>
            </w:rPr>
          </w:rPrChange>
        </w:rPr>
      </w:pPr>
      <w:r w:rsidRPr="00092410">
        <w:rPr>
          <w:rFonts w:ascii="Times New Roman" w:eastAsia="Times New Roman" w:hAnsi="Times New Roman" w:cs="Times New Roman"/>
          <w:color w:val="000000"/>
          <w:sz w:val="24"/>
          <w:szCs w:val="24"/>
          <w:rPrChange w:id="706" w:author="Emeson Santos" w:date="2019-08-15T21:08:00Z">
            <w:rPr>
              <w:rFonts w:ascii="Times New Roman" w:eastAsia="Times New Roman" w:hAnsi="Times New Roman" w:cs="Times New Roman"/>
              <w:color w:val="000000"/>
            </w:rPr>
          </w:rPrChange>
        </w:rPr>
        <w:t xml:space="preserve">No </w:t>
      </w:r>
      <w:proofErr w:type="spellStart"/>
      <w:r w:rsidRPr="00092410">
        <w:rPr>
          <w:rFonts w:ascii="Times New Roman" w:eastAsia="Times New Roman" w:hAnsi="Times New Roman" w:cs="Times New Roman"/>
          <w:color w:val="000000"/>
          <w:sz w:val="24"/>
          <w:szCs w:val="24"/>
          <w:rPrChange w:id="707" w:author="Emeson Santos" w:date="2019-08-15T21:08:00Z">
            <w:rPr>
              <w:rFonts w:ascii="Times New Roman" w:eastAsia="Times New Roman" w:hAnsi="Times New Roman" w:cs="Times New Roman"/>
              <w:color w:val="000000"/>
            </w:rPr>
          </w:rPrChange>
        </w:rPr>
        <w:t>capitulo</w:t>
      </w:r>
      <w:proofErr w:type="spellEnd"/>
      <w:r w:rsidRPr="00092410">
        <w:rPr>
          <w:rFonts w:ascii="Times New Roman" w:eastAsia="Times New Roman" w:hAnsi="Times New Roman" w:cs="Times New Roman"/>
          <w:color w:val="000000"/>
          <w:sz w:val="24"/>
          <w:szCs w:val="24"/>
          <w:rPrChange w:id="708" w:author="Emeson Santos" w:date="2019-08-15T21:08:00Z">
            <w:rPr>
              <w:rFonts w:ascii="Times New Roman" w:eastAsia="Times New Roman" w:hAnsi="Times New Roman" w:cs="Times New Roman"/>
              <w:color w:val="000000"/>
            </w:rPr>
          </w:rPrChange>
        </w:rPr>
        <w:t xml:space="preserve"> 5(...)</w:t>
      </w:r>
    </w:p>
    <w:p w14:paraId="7CD294C6" w14:textId="77777777" w:rsidR="00E221FC" w:rsidRPr="00092410" w:rsidRDefault="00E221FC" w:rsidP="005B3441">
      <w:pPr>
        <w:spacing w:line="240" w:lineRule="auto"/>
        <w:ind w:firstLine="720"/>
        <w:jc w:val="both"/>
        <w:rPr>
          <w:rFonts w:ascii="Times New Roman" w:eastAsia="Times New Roman" w:hAnsi="Times New Roman" w:cs="Times New Roman"/>
          <w:color w:val="000000"/>
          <w:sz w:val="24"/>
          <w:szCs w:val="24"/>
          <w:rPrChange w:id="709" w:author="Emeson Santos" w:date="2019-08-15T21:08:00Z">
            <w:rPr>
              <w:rFonts w:ascii="Times New Roman" w:eastAsia="Times New Roman" w:hAnsi="Times New Roman" w:cs="Times New Roman"/>
              <w:color w:val="000000"/>
            </w:rPr>
          </w:rPrChange>
        </w:rPr>
      </w:pPr>
    </w:p>
    <w:p w14:paraId="4C0ADA83" w14:textId="649979E7" w:rsidR="001B5205" w:rsidRPr="00092410" w:rsidRDefault="00E221FC" w:rsidP="001B5205">
      <w:pPr>
        <w:spacing w:line="240" w:lineRule="auto"/>
        <w:ind w:firstLine="720"/>
        <w:jc w:val="both"/>
        <w:rPr>
          <w:rFonts w:ascii="Times New Roman" w:eastAsia="Times New Roman" w:hAnsi="Times New Roman" w:cs="Times New Roman"/>
          <w:sz w:val="28"/>
          <w:szCs w:val="28"/>
          <w:rPrChange w:id="710"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711" w:author="Emeson Santos" w:date="2019-08-15T21:08:00Z">
            <w:rPr>
              <w:rFonts w:ascii="Times New Roman" w:eastAsia="Times New Roman" w:hAnsi="Times New Roman" w:cs="Times New Roman"/>
              <w:color w:val="000000"/>
            </w:rPr>
          </w:rPrChange>
        </w:rPr>
        <w:t>A</w:t>
      </w:r>
      <w:r w:rsidR="001B5205" w:rsidRPr="00092410">
        <w:rPr>
          <w:rFonts w:ascii="Times New Roman" w:eastAsia="Times New Roman" w:hAnsi="Times New Roman" w:cs="Times New Roman"/>
          <w:color w:val="000000"/>
          <w:sz w:val="24"/>
          <w:szCs w:val="24"/>
          <w:rPrChange w:id="712" w:author="Emeson Santos" w:date="2019-08-15T21:08:00Z">
            <w:rPr>
              <w:rFonts w:ascii="Times New Roman" w:eastAsia="Times New Roman" w:hAnsi="Times New Roman" w:cs="Times New Roman"/>
              <w:color w:val="000000"/>
            </w:rPr>
          </w:rPrChange>
        </w:rPr>
        <w:t xml:space="preserve"> seção 2.1 discute a modelagem e melhoria de processo como uma solução para o problema de modelagem dos processos das chefias dos departamentos da universidade federal de </w:t>
      </w:r>
      <w:proofErr w:type="spellStart"/>
      <w:r w:rsidR="001B5205" w:rsidRPr="00092410">
        <w:rPr>
          <w:rFonts w:ascii="Times New Roman" w:eastAsia="Times New Roman" w:hAnsi="Times New Roman" w:cs="Times New Roman"/>
          <w:color w:val="000000"/>
          <w:sz w:val="24"/>
          <w:szCs w:val="24"/>
          <w:rPrChange w:id="713" w:author="Emeson Santos" w:date="2019-08-15T21:08:00Z">
            <w:rPr>
              <w:rFonts w:ascii="Times New Roman" w:eastAsia="Times New Roman" w:hAnsi="Times New Roman" w:cs="Times New Roman"/>
              <w:color w:val="000000"/>
            </w:rPr>
          </w:rPrChange>
        </w:rPr>
        <w:t>sergipe</w:t>
      </w:r>
      <w:proofErr w:type="spellEnd"/>
      <w:r w:rsidR="001B5205" w:rsidRPr="00092410">
        <w:rPr>
          <w:rFonts w:ascii="Times New Roman" w:eastAsia="Times New Roman" w:hAnsi="Times New Roman" w:cs="Times New Roman"/>
          <w:color w:val="000000"/>
          <w:sz w:val="24"/>
          <w:szCs w:val="24"/>
          <w:rPrChange w:id="714" w:author="Emeson Santos" w:date="2019-08-15T21:08:00Z">
            <w:rPr>
              <w:rFonts w:ascii="Times New Roman" w:eastAsia="Times New Roman" w:hAnsi="Times New Roman" w:cs="Times New Roman"/>
              <w:color w:val="000000"/>
            </w:rPr>
          </w:rPrChange>
        </w:rPr>
        <w:t xml:space="preserve"> utilizada com o objetivo de saber como os seus processos estão atualmente, dentro de seus departamentos. </w:t>
      </w:r>
    </w:p>
    <w:p w14:paraId="576DAFC0" w14:textId="57EF09B4" w:rsidR="001B5205" w:rsidRPr="00092410" w:rsidRDefault="001B5205" w:rsidP="001B5205">
      <w:pPr>
        <w:spacing w:line="240" w:lineRule="auto"/>
        <w:ind w:firstLine="720"/>
        <w:jc w:val="both"/>
        <w:rPr>
          <w:rFonts w:ascii="Times New Roman" w:eastAsia="Times New Roman" w:hAnsi="Times New Roman" w:cs="Times New Roman"/>
          <w:sz w:val="28"/>
          <w:szCs w:val="28"/>
          <w:rPrChange w:id="715"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716" w:author="Emeson Santos" w:date="2019-08-15T21:08:00Z">
            <w:rPr>
              <w:rFonts w:ascii="Times New Roman" w:eastAsia="Times New Roman" w:hAnsi="Times New Roman" w:cs="Times New Roman"/>
              <w:color w:val="000000"/>
            </w:rPr>
          </w:rPrChange>
        </w:rPr>
        <w:t xml:space="preserve">Na seção 2.2 discute a modelagem de gerenciamento de </w:t>
      </w:r>
      <w:r w:rsidR="0071402D" w:rsidRPr="00092410">
        <w:rPr>
          <w:rFonts w:ascii="Times New Roman" w:eastAsia="Times New Roman" w:hAnsi="Times New Roman" w:cs="Times New Roman"/>
          <w:color w:val="000000"/>
          <w:sz w:val="24"/>
          <w:szCs w:val="24"/>
          <w:rPrChange w:id="717" w:author="Emeson Santos" w:date="2019-08-15T21:08:00Z">
            <w:rPr>
              <w:rFonts w:ascii="Times New Roman" w:eastAsia="Times New Roman" w:hAnsi="Times New Roman" w:cs="Times New Roman"/>
              <w:color w:val="000000"/>
            </w:rPr>
          </w:rPrChange>
        </w:rPr>
        <w:t>processos</w:t>
      </w:r>
      <w:r w:rsidRPr="00092410">
        <w:rPr>
          <w:rFonts w:ascii="Times New Roman" w:eastAsia="Times New Roman" w:hAnsi="Times New Roman" w:cs="Times New Roman"/>
          <w:color w:val="000000"/>
          <w:sz w:val="24"/>
          <w:szCs w:val="24"/>
          <w:rPrChange w:id="718" w:author="Emeson Santos" w:date="2019-08-15T21:08:00Z">
            <w:rPr>
              <w:rFonts w:ascii="Times New Roman" w:eastAsia="Times New Roman" w:hAnsi="Times New Roman" w:cs="Times New Roman"/>
              <w:color w:val="000000"/>
            </w:rPr>
          </w:rPrChange>
        </w:rPr>
        <w:t xml:space="preserve"> (BPM) que foi utilizada com o objetivo de mostrar que o gerenciamento dos processos de negócio é muito importante para que as instituições busquem melhorias internas e externas com finalidade de obter sucesso em seu negócio.  </w:t>
      </w:r>
    </w:p>
    <w:p w14:paraId="25FC42A0" w14:textId="77777777" w:rsidR="001B5205" w:rsidRPr="00092410" w:rsidRDefault="001B5205" w:rsidP="001B5205">
      <w:pPr>
        <w:spacing w:line="240" w:lineRule="auto"/>
        <w:ind w:firstLine="720"/>
        <w:jc w:val="both"/>
        <w:rPr>
          <w:rFonts w:ascii="Times New Roman" w:eastAsia="Times New Roman" w:hAnsi="Times New Roman" w:cs="Times New Roman"/>
          <w:sz w:val="28"/>
          <w:szCs w:val="28"/>
          <w:rPrChange w:id="719"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720" w:author="Emeson Santos" w:date="2019-08-15T21:08:00Z">
            <w:rPr>
              <w:rFonts w:ascii="Times New Roman" w:eastAsia="Times New Roman" w:hAnsi="Times New Roman" w:cs="Times New Roman"/>
              <w:color w:val="000000"/>
            </w:rPr>
          </w:rPrChange>
        </w:rPr>
        <w:t xml:space="preserve">Na seção 2.3 discute o processo de negócio que foi utilizada com o objetivo de mostrar que é imprescindível que todos interessados no processo </w:t>
      </w:r>
      <w:proofErr w:type="spellStart"/>
      <w:r w:rsidRPr="00092410">
        <w:rPr>
          <w:rFonts w:ascii="Times New Roman" w:eastAsia="Times New Roman" w:hAnsi="Times New Roman" w:cs="Times New Roman"/>
          <w:color w:val="000000"/>
          <w:sz w:val="24"/>
          <w:szCs w:val="24"/>
          <w:rPrChange w:id="721" w:author="Emeson Santos" w:date="2019-08-15T21:08:00Z">
            <w:rPr>
              <w:rFonts w:ascii="Times New Roman" w:eastAsia="Times New Roman" w:hAnsi="Times New Roman" w:cs="Times New Roman"/>
              <w:color w:val="000000"/>
            </w:rPr>
          </w:rPrChange>
        </w:rPr>
        <w:t>saibam-o</w:t>
      </w:r>
      <w:proofErr w:type="spellEnd"/>
      <w:r w:rsidRPr="00092410">
        <w:rPr>
          <w:rFonts w:ascii="Times New Roman" w:eastAsia="Times New Roman" w:hAnsi="Times New Roman" w:cs="Times New Roman"/>
          <w:color w:val="000000"/>
          <w:sz w:val="24"/>
          <w:szCs w:val="24"/>
          <w:rPrChange w:id="722" w:author="Emeson Santos" w:date="2019-08-15T21:08:00Z">
            <w:rPr>
              <w:rFonts w:ascii="Times New Roman" w:eastAsia="Times New Roman" w:hAnsi="Times New Roman" w:cs="Times New Roman"/>
              <w:color w:val="000000"/>
            </w:rPr>
          </w:rPrChange>
        </w:rPr>
        <w:t xml:space="preserve"> de forma bem clara, estimulando eficácia e </w:t>
      </w:r>
      <w:proofErr w:type="gramStart"/>
      <w:r w:rsidRPr="00092410">
        <w:rPr>
          <w:rFonts w:ascii="Times New Roman" w:eastAsia="Times New Roman" w:hAnsi="Times New Roman" w:cs="Times New Roman"/>
          <w:color w:val="000000"/>
          <w:sz w:val="24"/>
          <w:szCs w:val="24"/>
          <w:rPrChange w:id="723" w:author="Emeson Santos" w:date="2019-08-15T21:08:00Z">
            <w:rPr>
              <w:rFonts w:ascii="Times New Roman" w:eastAsia="Times New Roman" w:hAnsi="Times New Roman" w:cs="Times New Roman"/>
              <w:color w:val="000000"/>
            </w:rPr>
          </w:rPrChange>
        </w:rPr>
        <w:t>eficiência  e</w:t>
      </w:r>
      <w:proofErr w:type="gramEnd"/>
      <w:r w:rsidRPr="00092410">
        <w:rPr>
          <w:rFonts w:ascii="Times New Roman" w:eastAsia="Times New Roman" w:hAnsi="Times New Roman" w:cs="Times New Roman"/>
          <w:color w:val="000000"/>
          <w:sz w:val="24"/>
          <w:szCs w:val="24"/>
          <w:rPrChange w:id="724" w:author="Emeson Santos" w:date="2019-08-15T21:08:00Z">
            <w:rPr>
              <w:rFonts w:ascii="Times New Roman" w:eastAsia="Times New Roman" w:hAnsi="Times New Roman" w:cs="Times New Roman"/>
              <w:color w:val="000000"/>
            </w:rPr>
          </w:rPrChange>
        </w:rPr>
        <w:t xml:space="preserve"> melhorias nas organizações. </w:t>
      </w:r>
    </w:p>
    <w:p w14:paraId="5994C0DA" w14:textId="77777777" w:rsidR="001B5205" w:rsidRPr="00092410" w:rsidRDefault="001B5205" w:rsidP="001B5205">
      <w:pPr>
        <w:spacing w:line="240" w:lineRule="auto"/>
        <w:ind w:firstLine="720"/>
        <w:jc w:val="both"/>
        <w:rPr>
          <w:rFonts w:ascii="Times New Roman" w:eastAsia="Times New Roman" w:hAnsi="Times New Roman" w:cs="Times New Roman"/>
          <w:sz w:val="28"/>
          <w:szCs w:val="28"/>
          <w:rPrChange w:id="725"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726" w:author="Emeson Santos" w:date="2019-08-15T21:08:00Z">
            <w:rPr>
              <w:rFonts w:ascii="Times New Roman" w:eastAsia="Times New Roman" w:hAnsi="Times New Roman" w:cs="Times New Roman"/>
              <w:color w:val="000000"/>
            </w:rPr>
          </w:rPrChange>
        </w:rPr>
        <w:t>Na seção 2.4 discute a notação de modelagem de processo de negócio (BPMN) com o objetivo de…</w:t>
      </w:r>
    </w:p>
    <w:p w14:paraId="3AB74509" w14:textId="77777777" w:rsidR="001B5205" w:rsidRPr="00092410" w:rsidRDefault="001B5205" w:rsidP="001B5205">
      <w:pPr>
        <w:spacing w:line="240" w:lineRule="auto"/>
        <w:ind w:firstLine="720"/>
        <w:jc w:val="both"/>
        <w:rPr>
          <w:rFonts w:ascii="Times New Roman" w:eastAsia="Times New Roman" w:hAnsi="Times New Roman" w:cs="Times New Roman"/>
          <w:sz w:val="28"/>
          <w:szCs w:val="28"/>
          <w:rPrChange w:id="727"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728" w:author="Emeson Santos" w:date="2019-08-15T21:08:00Z">
            <w:rPr>
              <w:rFonts w:ascii="Times New Roman" w:eastAsia="Times New Roman" w:hAnsi="Times New Roman" w:cs="Times New Roman"/>
              <w:color w:val="000000"/>
            </w:rPr>
          </w:rPrChange>
        </w:rPr>
        <w:t>Na seção 2.5 discute sobre a ferramenta BPMN com o objetivo de …</w:t>
      </w:r>
    </w:p>
    <w:p w14:paraId="23E03BF2" w14:textId="77777777" w:rsidR="001B5205" w:rsidRPr="00092410" w:rsidRDefault="001B5205" w:rsidP="001B5205">
      <w:pPr>
        <w:spacing w:line="240" w:lineRule="auto"/>
        <w:ind w:firstLine="720"/>
        <w:jc w:val="both"/>
        <w:rPr>
          <w:rFonts w:ascii="Times New Roman" w:eastAsia="Times New Roman" w:hAnsi="Times New Roman" w:cs="Times New Roman"/>
          <w:sz w:val="28"/>
          <w:szCs w:val="28"/>
          <w:rPrChange w:id="729"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730" w:author="Emeson Santos" w:date="2019-08-15T21:08:00Z">
            <w:rPr>
              <w:rFonts w:ascii="Times New Roman" w:eastAsia="Times New Roman" w:hAnsi="Times New Roman" w:cs="Times New Roman"/>
              <w:color w:val="000000"/>
            </w:rPr>
          </w:rPrChange>
        </w:rPr>
        <w:lastRenderedPageBreak/>
        <w:t>Na seção 2.6 discute os problemas processuais das organizações com o objetivo de …</w:t>
      </w:r>
    </w:p>
    <w:p w14:paraId="6DAB02F1" w14:textId="77777777" w:rsidR="001B5205" w:rsidRPr="00FE6672" w:rsidRDefault="001B5205" w:rsidP="001B5205">
      <w:pPr>
        <w:spacing w:after="160" w:line="256" w:lineRule="auto"/>
        <w:jc w:val="both"/>
        <w:rPr>
          <w:rFonts w:ascii="Times New Roman" w:eastAsia="Times New Roman" w:hAnsi="Times New Roman" w:cs="Times New Roman"/>
          <w:b/>
          <w:color w:val="0070C0"/>
        </w:rPr>
      </w:pPr>
    </w:p>
    <w:p w14:paraId="0F97CEE8" w14:textId="4DE950D4" w:rsidR="009C334B" w:rsidRPr="00FE6672" w:rsidRDefault="009C334B">
      <w:pPr>
        <w:spacing w:after="160" w:line="256" w:lineRule="auto"/>
        <w:ind w:left="360"/>
        <w:jc w:val="both"/>
        <w:rPr>
          <w:rFonts w:ascii="Times New Roman" w:eastAsia="Times New Roman" w:hAnsi="Times New Roman" w:cs="Times New Roman"/>
          <w:b/>
          <w:color w:val="0070C0"/>
        </w:rPr>
      </w:pPr>
    </w:p>
    <w:p w14:paraId="0ACEB7DA" w14:textId="77777777" w:rsidR="009C334B" w:rsidRPr="00FE6672" w:rsidRDefault="009C334B">
      <w:pPr>
        <w:spacing w:after="160" w:line="256" w:lineRule="auto"/>
        <w:ind w:left="360"/>
        <w:jc w:val="both"/>
        <w:rPr>
          <w:rFonts w:ascii="Times New Roman" w:eastAsia="Times New Roman" w:hAnsi="Times New Roman" w:cs="Times New Roman"/>
          <w:b/>
          <w:color w:val="0070C0"/>
        </w:rPr>
      </w:pPr>
    </w:p>
    <w:p w14:paraId="00EC39EA" w14:textId="77777777" w:rsidR="004A0712" w:rsidRPr="00FE6672" w:rsidRDefault="004240D8">
      <w:pPr>
        <w:spacing w:after="160" w:line="256" w:lineRule="auto"/>
        <w:jc w:val="both"/>
        <w:rPr>
          <w:rFonts w:ascii="Times New Roman" w:eastAsia="Times New Roman" w:hAnsi="Times New Roman" w:cs="Times New Roman"/>
          <w:b/>
          <w:sz w:val="32"/>
          <w:szCs w:val="32"/>
        </w:rPr>
      </w:pPr>
      <w:r w:rsidRPr="00FE6672">
        <w:rPr>
          <w:rFonts w:ascii="Times New Roman" w:eastAsia="Times New Roman" w:hAnsi="Times New Roman" w:cs="Times New Roman"/>
          <w:b/>
          <w:sz w:val="32"/>
          <w:szCs w:val="32"/>
        </w:rPr>
        <w:t>CAPITULO 2</w:t>
      </w:r>
    </w:p>
    <w:p w14:paraId="01767B23" w14:textId="77777777" w:rsidR="004A0712" w:rsidRPr="00FE6672" w:rsidRDefault="004240D8">
      <w:pPr>
        <w:spacing w:after="160" w:line="256" w:lineRule="auto"/>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FUNDAMENTAÇÃO TEÓRICA</w:t>
      </w:r>
    </w:p>
    <w:p w14:paraId="395E98E0" w14:textId="15327ACD" w:rsidR="004A0712" w:rsidRPr="00092410" w:rsidDel="00ED42D7" w:rsidRDefault="004240D8">
      <w:pPr>
        <w:spacing w:after="160" w:line="256" w:lineRule="auto"/>
        <w:ind w:firstLine="720"/>
        <w:jc w:val="both"/>
        <w:rPr>
          <w:del w:id="731" w:author="Emeson Santos" w:date="2019-08-15T18:29:00Z"/>
          <w:rFonts w:ascii="Times New Roman" w:eastAsia="Times New Roman" w:hAnsi="Times New Roman" w:cs="Times New Roman"/>
          <w:bCs/>
          <w:sz w:val="24"/>
          <w:szCs w:val="24"/>
          <w:rPrChange w:id="732" w:author="Emeson Santos" w:date="2019-08-15T21:09:00Z">
            <w:rPr>
              <w:del w:id="733" w:author="Emeson Santos" w:date="2019-08-15T18:29:00Z"/>
              <w:rFonts w:ascii="Times New Roman" w:eastAsia="Times New Roman" w:hAnsi="Times New Roman" w:cs="Times New Roman"/>
              <w:bCs/>
            </w:rPr>
          </w:rPrChange>
        </w:rPr>
        <w:pPrChange w:id="734" w:author="Emeson Santos" w:date="2019-08-15T21:55:00Z">
          <w:pPr>
            <w:spacing w:after="160" w:line="256" w:lineRule="auto"/>
            <w:ind w:left="360" w:firstLine="360"/>
            <w:jc w:val="both"/>
          </w:pPr>
        </w:pPrChange>
      </w:pPr>
      <w:commentRangeStart w:id="735"/>
      <w:r w:rsidRPr="00092410">
        <w:rPr>
          <w:rFonts w:ascii="Times New Roman" w:eastAsia="Times New Roman" w:hAnsi="Times New Roman" w:cs="Times New Roman"/>
          <w:bCs/>
          <w:sz w:val="24"/>
          <w:szCs w:val="24"/>
          <w:rPrChange w:id="736" w:author="Emeson Santos" w:date="2019-08-15T21:09:00Z">
            <w:rPr>
              <w:rFonts w:ascii="Times New Roman" w:eastAsia="Times New Roman" w:hAnsi="Times New Roman" w:cs="Times New Roman"/>
              <w:bCs/>
            </w:rPr>
          </w:rPrChange>
        </w:rPr>
        <w:t xml:space="preserve">Este capítulo vem a apresentar os principais assuntos deste </w:t>
      </w:r>
      <w:ins w:id="737" w:author="Emeson Santos" w:date="2019-08-15T22:00:00Z">
        <w:r w:rsidR="002D7F3E">
          <w:rPr>
            <w:rFonts w:ascii="Times New Roman" w:eastAsia="Times New Roman" w:hAnsi="Times New Roman" w:cs="Times New Roman"/>
            <w:bCs/>
            <w:sz w:val="24"/>
            <w:szCs w:val="24"/>
          </w:rPr>
          <w:t>trabalho de conclusão de curso (TCC)</w:t>
        </w:r>
      </w:ins>
      <w:del w:id="738" w:author="Emeson Santos" w:date="2019-08-15T22:00:00Z">
        <w:r w:rsidRPr="00092410" w:rsidDel="002D7F3E">
          <w:rPr>
            <w:rFonts w:ascii="Times New Roman" w:eastAsia="Times New Roman" w:hAnsi="Times New Roman" w:cs="Times New Roman"/>
            <w:bCs/>
            <w:sz w:val="24"/>
            <w:szCs w:val="24"/>
            <w:rPrChange w:id="739" w:author="Emeson Santos" w:date="2019-08-15T21:09:00Z">
              <w:rPr>
                <w:rFonts w:ascii="Times New Roman" w:eastAsia="Times New Roman" w:hAnsi="Times New Roman" w:cs="Times New Roman"/>
                <w:bCs/>
              </w:rPr>
            </w:rPrChange>
          </w:rPr>
          <w:delText>projeto de pesquisa</w:delText>
        </w:r>
      </w:del>
      <w:r w:rsidRPr="00092410">
        <w:rPr>
          <w:rFonts w:ascii="Times New Roman" w:eastAsia="Times New Roman" w:hAnsi="Times New Roman" w:cs="Times New Roman"/>
          <w:bCs/>
          <w:sz w:val="24"/>
          <w:szCs w:val="24"/>
          <w:rPrChange w:id="740" w:author="Emeson Santos" w:date="2019-08-15T21:09:00Z">
            <w:rPr>
              <w:rFonts w:ascii="Times New Roman" w:eastAsia="Times New Roman" w:hAnsi="Times New Roman" w:cs="Times New Roman"/>
              <w:bCs/>
            </w:rPr>
          </w:rPrChange>
        </w:rPr>
        <w:t xml:space="preserve"> </w:t>
      </w:r>
      <w:r w:rsidR="002D4373" w:rsidRPr="00092410">
        <w:rPr>
          <w:rFonts w:ascii="Times New Roman" w:eastAsia="Times New Roman" w:hAnsi="Times New Roman" w:cs="Times New Roman"/>
          <w:bCs/>
          <w:sz w:val="24"/>
          <w:szCs w:val="24"/>
          <w:rPrChange w:id="741" w:author="Emeson Santos" w:date="2019-08-15T21:09:00Z">
            <w:rPr>
              <w:rFonts w:ascii="Times New Roman" w:eastAsia="Times New Roman" w:hAnsi="Times New Roman" w:cs="Times New Roman"/>
              <w:bCs/>
            </w:rPr>
          </w:rPrChange>
        </w:rPr>
        <w:t>como o</w:t>
      </w:r>
      <w:r w:rsidRPr="00092410">
        <w:rPr>
          <w:rFonts w:ascii="Times New Roman" w:eastAsia="Times New Roman" w:hAnsi="Times New Roman" w:cs="Times New Roman"/>
          <w:bCs/>
          <w:sz w:val="24"/>
          <w:szCs w:val="24"/>
          <w:rPrChange w:id="742" w:author="Emeson Santos" w:date="2019-08-15T21:09:00Z">
            <w:rPr>
              <w:rFonts w:ascii="Times New Roman" w:eastAsia="Times New Roman" w:hAnsi="Times New Roman" w:cs="Times New Roman"/>
              <w:bCs/>
            </w:rPr>
          </w:rPrChange>
        </w:rPr>
        <w:t xml:space="preserve"> processo de negócio, modelagem de processo de negócio, processos de negócio das chefias dos departamentos da UFS. Ao final mostra alguns trabalhos relacionados ao problema do trabalho descrito.</w:t>
      </w:r>
      <w:commentRangeEnd w:id="735"/>
      <w:r w:rsidRPr="00092410">
        <w:rPr>
          <w:rFonts w:ascii="Times New Roman" w:hAnsi="Times New Roman" w:cs="Times New Roman"/>
          <w:bCs/>
          <w:sz w:val="24"/>
          <w:szCs w:val="24"/>
          <w:rPrChange w:id="743" w:author="Emeson Santos" w:date="2019-08-15T21:09:00Z">
            <w:rPr>
              <w:rFonts w:ascii="Times New Roman" w:hAnsi="Times New Roman" w:cs="Times New Roman"/>
              <w:bCs/>
            </w:rPr>
          </w:rPrChange>
        </w:rPr>
        <w:commentReference w:id="735"/>
      </w:r>
    </w:p>
    <w:p w14:paraId="7D1BA053" w14:textId="77777777" w:rsidR="004A0712" w:rsidRPr="00092410" w:rsidRDefault="004A0712">
      <w:pPr>
        <w:spacing w:after="160" w:line="256" w:lineRule="auto"/>
        <w:ind w:firstLine="720"/>
        <w:jc w:val="both"/>
        <w:rPr>
          <w:rFonts w:ascii="Times New Roman" w:eastAsia="Times New Roman" w:hAnsi="Times New Roman" w:cs="Times New Roman"/>
          <w:b/>
          <w:sz w:val="24"/>
          <w:szCs w:val="24"/>
          <w:rPrChange w:id="744" w:author="Emeson Santos" w:date="2019-08-15T21:09:00Z">
            <w:rPr>
              <w:rFonts w:ascii="Times New Roman" w:eastAsia="Times New Roman" w:hAnsi="Times New Roman" w:cs="Times New Roman"/>
              <w:b/>
            </w:rPr>
          </w:rPrChange>
        </w:rPr>
        <w:pPrChange w:id="745" w:author="Emeson Santos" w:date="2019-08-15T21:55:00Z">
          <w:pPr>
            <w:spacing w:after="160" w:line="256" w:lineRule="auto"/>
            <w:ind w:left="360"/>
            <w:jc w:val="both"/>
          </w:pPr>
        </w:pPrChange>
      </w:pPr>
    </w:p>
    <w:p w14:paraId="380858FB" w14:textId="15D6F0BB" w:rsidR="004A0712" w:rsidRPr="00FE6672" w:rsidRDefault="004240D8" w:rsidP="00F70D9A">
      <w:pPr>
        <w:spacing w:after="160" w:line="256" w:lineRule="auto"/>
        <w:jc w:val="both"/>
        <w:rPr>
          <w:rFonts w:ascii="Times New Roman" w:eastAsia="Times New Roman" w:hAnsi="Times New Roman" w:cs="Times New Roman"/>
          <w:b/>
        </w:rPr>
      </w:pPr>
      <w:r w:rsidRPr="00FE6672">
        <w:rPr>
          <w:rFonts w:ascii="Times New Roman" w:eastAsia="Times New Roman" w:hAnsi="Times New Roman" w:cs="Times New Roman"/>
          <w:b/>
          <w:sz w:val="28"/>
          <w:szCs w:val="28"/>
        </w:rPr>
        <w:t>2.1.</w:t>
      </w:r>
      <w:r w:rsidRPr="00FE6672">
        <w:rPr>
          <w:rFonts w:ascii="Times New Roman" w:eastAsia="Times New Roman" w:hAnsi="Times New Roman" w:cs="Times New Roman"/>
          <w:sz w:val="14"/>
          <w:szCs w:val="14"/>
        </w:rPr>
        <w:t xml:space="preserve"> </w:t>
      </w:r>
      <w:r w:rsidRPr="00FE6672">
        <w:rPr>
          <w:rFonts w:ascii="Times New Roman" w:eastAsia="Times New Roman" w:hAnsi="Times New Roman" w:cs="Times New Roman"/>
          <w:b/>
          <w:sz w:val="28"/>
          <w:szCs w:val="28"/>
        </w:rPr>
        <w:t xml:space="preserve"> PROCESSO DE NEGÓCIO</w:t>
      </w:r>
      <w:r w:rsidRPr="00FE6672">
        <w:rPr>
          <w:rFonts w:ascii="Times New Roman" w:eastAsia="Times New Roman" w:hAnsi="Times New Roman" w:cs="Times New Roman"/>
          <w:b/>
        </w:rPr>
        <w:t xml:space="preserve"> </w:t>
      </w:r>
    </w:p>
    <w:p w14:paraId="1EDDD039" w14:textId="147EF703" w:rsidR="004D4C37" w:rsidRPr="00FE6672" w:rsidRDefault="004240D8" w:rsidP="004D4C37">
      <w:pPr>
        <w:pStyle w:val="PargrafodaLista"/>
        <w:ind w:left="0" w:firstLine="444"/>
        <w:jc w:val="both"/>
        <w:rPr>
          <w:rFonts w:ascii="Times New Roman" w:hAnsi="Times New Roman" w:cs="Times New Roman"/>
        </w:rPr>
      </w:pPr>
      <w:r w:rsidRPr="00FE6672">
        <w:rPr>
          <w:rFonts w:ascii="Times New Roman" w:hAnsi="Times New Roman" w:cs="Times New Roman"/>
          <w:b/>
          <w:sz w:val="16"/>
          <w:szCs w:val="16"/>
        </w:rPr>
        <w:t xml:space="preserve">      </w:t>
      </w:r>
      <w:commentRangeStart w:id="746"/>
      <w:r w:rsidR="004D4C37" w:rsidRPr="00FE6672">
        <w:rPr>
          <w:rFonts w:ascii="Times New Roman" w:hAnsi="Times New Roman" w:cs="Times New Roman"/>
        </w:rPr>
        <w:t xml:space="preserve">Esta seção vem mostrar que alguns problemas </w:t>
      </w:r>
      <w:ins w:id="747" w:author="Emeson Santos" w:date="2019-08-15T22:01:00Z">
        <w:r w:rsidR="002D7F3E">
          <w:rPr>
            <w:rFonts w:ascii="Times New Roman" w:hAnsi="Times New Roman" w:cs="Times New Roman"/>
          </w:rPr>
          <w:t>organizacionais</w:t>
        </w:r>
      </w:ins>
      <w:del w:id="748" w:author="Emeson Santos" w:date="2019-08-15T22:01:00Z">
        <w:r w:rsidR="004D4C37" w:rsidRPr="00FE6672" w:rsidDel="002D7F3E">
          <w:rPr>
            <w:rFonts w:ascii="Times New Roman" w:hAnsi="Times New Roman" w:cs="Times New Roman"/>
          </w:rPr>
          <w:delText xml:space="preserve">Processuais </w:delText>
        </w:r>
        <w:r w:rsidR="00B13545" w:rsidDel="002D7F3E">
          <w:rPr>
            <w:rFonts w:ascii="Times New Roman" w:hAnsi="Times New Roman" w:cs="Times New Roman"/>
          </w:rPr>
          <w:delText>n</w:delText>
        </w:r>
        <w:r w:rsidR="004D4C37" w:rsidRPr="00FE6672" w:rsidDel="002D7F3E">
          <w:rPr>
            <w:rFonts w:ascii="Times New Roman" w:hAnsi="Times New Roman" w:cs="Times New Roman"/>
          </w:rPr>
          <w:delText>as empresas</w:delText>
        </w:r>
      </w:del>
      <w:r w:rsidR="004D4C37" w:rsidRPr="00FE6672">
        <w:rPr>
          <w:rFonts w:ascii="Times New Roman" w:hAnsi="Times New Roman" w:cs="Times New Roman"/>
        </w:rPr>
        <w:t xml:space="preserve"> e apresentar de forma simples e eficaz um modelo </w:t>
      </w:r>
      <w:r w:rsidR="00B13545">
        <w:rPr>
          <w:rFonts w:ascii="Times New Roman" w:hAnsi="Times New Roman" w:cs="Times New Roman"/>
        </w:rPr>
        <w:t>para</w:t>
      </w:r>
      <w:r w:rsidR="004D4C37" w:rsidRPr="00FE6672">
        <w:rPr>
          <w:rFonts w:ascii="Times New Roman" w:hAnsi="Times New Roman" w:cs="Times New Roman"/>
        </w:rPr>
        <w:t xml:space="preserve"> padronização de organização que pode ser usado em organizações afim de facilitar as ações e funções dentro das </w:t>
      </w:r>
      <w:r w:rsidR="0071402D">
        <w:rPr>
          <w:rFonts w:ascii="Times New Roman" w:hAnsi="Times New Roman" w:cs="Times New Roman"/>
        </w:rPr>
        <w:t>instituições</w:t>
      </w:r>
      <w:r w:rsidR="004D4C37" w:rsidRPr="00FE6672">
        <w:rPr>
          <w:rFonts w:ascii="Times New Roman" w:hAnsi="Times New Roman" w:cs="Times New Roman"/>
        </w:rPr>
        <w:t>. No caso deste trabalho usaremos a técnica de modelagem de processo de negócio (BPM)</w:t>
      </w:r>
      <w:ins w:id="749" w:author="Emeson Santos" w:date="2019-08-15T22:01:00Z">
        <w:r w:rsidR="002D7F3E">
          <w:rPr>
            <w:rFonts w:ascii="Times New Roman" w:hAnsi="Times New Roman" w:cs="Times New Roman"/>
          </w:rPr>
          <w:t xml:space="preserve"> nos pro</w:t>
        </w:r>
      </w:ins>
      <w:ins w:id="750" w:author="Emeson Santos" w:date="2019-08-15T22:02:00Z">
        <w:r w:rsidR="002D7F3E">
          <w:rPr>
            <w:rFonts w:ascii="Times New Roman" w:hAnsi="Times New Roman" w:cs="Times New Roman"/>
          </w:rPr>
          <w:t>cessos das chefias departamentais da universidade federal de Sergipe (UFS)</w:t>
        </w:r>
      </w:ins>
      <w:ins w:id="751" w:author="Emeson Santos" w:date="2019-08-15T22:46:00Z">
        <w:r w:rsidR="00BA512E">
          <w:rPr>
            <w:rFonts w:ascii="Times New Roman" w:hAnsi="Times New Roman" w:cs="Times New Roman"/>
          </w:rPr>
          <w:t>.</w:t>
        </w:r>
      </w:ins>
      <w:ins w:id="752" w:author="Emeson Santos" w:date="2019-08-15T22:03:00Z">
        <w:r w:rsidR="002D7F3E" w:rsidRPr="00FE6672" w:rsidDel="002D7F3E">
          <w:rPr>
            <w:rFonts w:ascii="Times New Roman" w:hAnsi="Times New Roman" w:cs="Times New Roman"/>
          </w:rPr>
          <w:t xml:space="preserve"> </w:t>
        </w:r>
      </w:ins>
      <w:del w:id="753" w:author="Emeson Santos" w:date="2019-08-15T22:03:00Z">
        <w:r w:rsidR="004D4C37" w:rsidRPr="00FE6672" w:rsidDel="002D7F3E">
          <w:rPr>
            <w:rFonts w:ascii="Times New Roman" w:hAnsi="Times New Roman" w:cs="Times New Roman"/>
          </w:rPr>
          <w:delText>.</w:delText>
        </w:r>
        <w:commentRangeEnd w:id="746"/>
        <w:r w:rsidR="004D4C37" w:rsidRPr="00FE6672" w:rsidDel="002D7F3E">
          <w:rPr>
            <w:rStyle w:val="Refdecomentrio"/>
            <w:rFonts w:ascii="Times New Roman" w:hAnsi="Times New Roman" w:cs="Times New Roman"/>
            <w:sz w:val="24"/>
            <w:szCs w:val="24"/>
          </w:rPr>
          <w:commentReference w:id="746"/>
        </w:r>
      </w:del>
    </w:p>
    <w:p w14:paraId="43DE8F02" w14:textId="77D98D2E" w:rsidR="007119AE" w:rsidDel="007001C1" w:rsidRDefault="004D4C37">
      <w:pPr>
        <w:pStyle w:val="PargrafodaLista"/>
        <w:ind w:left="0" w:firstLine="708"/>
        <w:jc w:val="both"/>
        <w:rPr>
          <w:del w:id="754" w:author="Emeson Santos" w:date="2019-08-15T18:52:00Z"/>
          <w:rFonts w:ascii="Times New Roman" w:hAnsi="Times New Roman" w:cs="Times New Roman"/>
        </w:rPr>
        <w:pPrChange w:id="755" w:author="Emeson Santos" w:date="2019-08-15T22:03:00Z">
          <w:pPr>
            <w:ind w:firstLine="444"/>
            <w:jc w:val="both"/>
          </w:pPr>
        </w:pPrChange>
      </w:pPr>
      <w:del w:id="756" w:author="Emeson Santos" w:date="2019-08-15T18:33:00Z">
        <w:r w:rsidRPr="00ED42D7" w:rsidDel="00ED42D7">
          <w:rPr>
            <w:rFonts w:ascii="Times New Roman" w:hAnsi="Times New Roman" w:cs="Times New Roman"/>
          </w:rPr>
          <w:delText xml:space="preserve">Toda e qualquer organização tem seu negócio executado diariamente por seus processos de negócio. No entanto, nem sempre esses processos estão explícitos ou são conhecidos pela organização. O conhecimento dos processos de negócio é importante para uma organização, pois é através deles que se pode planejar e intensificar se as tarefas estão corretas, determinar prioridades e analisar procedimentos a fim de evitar perda de tempo, repetição de tarefas, desmotivação e queda de produtividade. </w:delText>
        </w:r>
        <w:commentRangeStart w:id="757"/>
        <w:r w:rsidRPr="00ED42D7" w:rsidDel="00ED42D7">
          <w:rPr>
            <w:rFonts w:ascii="Times New Roman" w:hAnsi="Times New Roman" w:cs="Times New Roman"/>
          </w:rPr>
          <w:delText>(BORGES, 2015, P. 6).</w:delText>
        </w:r>
        <w:commentRangeEnd w:id="757"/>
        <w:r w:rsidRPr="00ED42D7" w:rsidDel="00ED42D7">
          <w:rPr>
            <w:rStyle w:val="Refdecomentrio"/>
            <w:rFonts w:ascii="Times New Roman" w:hAnsi="Times New Roman" w:cs="Times New Roman"/>
            <w:sz w:val="24"/>
            <w:szCs w:val="24"/>
          </w:rPr>
          <w:commentReference w:id="757"/>
        </w:r>
      </w:del>
      <w:ins w:id="758" w:author="Emeson Santos" w:date="2019-08-15T19:51:00Z">
        <w:r w:rsidR="0041273F">
          <w:rPr>
            <w:rFonts w:ascii="Times New Roman" w:hAnsi="Times New Roman" w:cs="Times New Roman"/>
          </w:rPr>
          <w:t>De acordo com</w:t>
        </w:r>
      </w:ins>
      <w:commentRangeStart w:id="759"/>
      <w:ins w:id="760" w:author="Emeson Santos" w:date="2019-08-15T11:21:00Z">
        <w:r w:rsidR="007119AE" w:rsidRPr="00ED42D7">
          <w:rPr>
            <w:rFonts w:ascii="Times New Roman" w:hAnsi="Times New Roman" w:cs="Times New Roman"/>
            <w:rPrChange w:id="761" w:author="Emeson Santos" w:date="2019-08-15T18:33:00Z">
              <w:rPr>
                <w:rFonts w:ascii="Times New Roman" w:hAnsi="Times New Roman" w:cs="Times New Roman"/>
                <w:color w:val="FF0000"/>
                <w:sz w:val="24"/>
                <w:szCs w:val="24"/>
              </w:rPr>
            </w:rPrChange>
          </w:rPr>
          <w:t xml:space="preserve"> Bo</w:t>
        </w:r>
      </w:ins>
      <w:ins w:id="762" w:author="Emeson Santos" w:date="2019-08-15T11:33:00Z">
        <w:r w:rsidR="00A8651F" w:rsidRPr="00ED42D7">
          <w:rPr>
            <w:rFonts w:ascii="Times New Roman" w:hAnsi="Times New Roman" w:cs="Times New Roman"/>
            <w:rPrChange w:id="763" w:author="Emeson Santos" w:date="2019-08-15T18:33:00Z">
              <w:rPr>
                <w:rFonts w:ascii="Times New Roman" w:hAnsi="Times New Roman" w:cs="Times New Roman"/>
                <w:color w:val="FF0000"/>
                <w:sz w:val="24"/>
                <w:szCs w:val="24"/>
              </w:rPr>
            </w:rPrChange>
          </w:rPr>
          <w:t>r</w:t>
        </w:r>
      </w:ins>
      <w:ins w:id="764" w:author="Emeson Santos" w:date="2019-08-15T11:21:00Z">
        <w:r w:rsidR="007119AE" w:rsidRPr="00ED42D7">
          <w:rPr>
            <w:rFonts w:ascii="Times New Roman" w:hAnsi="Times New Roman" w:cs="Times New Roman"/>
            <w:rPrChange w:id="765" w:author="Emeson Santos" w:date="2019-08-15T18:33:00Z">
              <w:rPr>
                <w:rFonts w:ascii="Times New Roman" w:hAnsi="Times New Roman" w:cs="Times New Roman"/>
                <w:color w:val="FF0000"/>
                <w:sz w:val="24"/>
                <w:szCs w:val="24"/>
              </w:rPr>
            </w:rPrChange>
          </w:rPr>
          <w:t>ges</w:t>
        </w:r>
      </w:ins>
      <w:ins w:id="766" w:author="Emeson Santos" w:date="2019-08-15T11:22:00Z">
        <w:r w:rsidR="007119AE" w:rsidRPr="00ED42D7">
          <w:rPr>
            <w:rFonts w:ascii="Times New Roman" w:hAnsi="Times New Roman" w:cs="Times New Roman"/>
            <w:rPrChange w:id="767" w:author="Emeson Santos" w:date="2019-08-15T18:33:00Z">
              <w:rPr>
                <w:rFonts w:ascii="Times New Roman" w:hAnsi="Times New Roman" w:cs="Times New Roman"/>
                <w:color w:val="FF0000"/>
                <w:sz w:val="24"/>
                <w:szCs w:val="24"/>
              </w:rPr>
            </w:rPrChange>
          </w:rPr>
          <w:t xml:space="preserve"> (2015, p.6)</w:t>
        </w:r>
      </w:ins>
      <w:ins w:id="768" w:author="Emeson Santos" w:date="2019-08-15T19:51:00Z">
        <w:r w:rsidR="0041273F">
          <w:rPr>
            <w:rFonts w:ascii="Times New Roman" w:hAnsi="Times New Roman" w:cs="Times New Roman"/>
          </w:rPr>
          <w:t>,</w:t>
        </w:r>
      </w:ins>
      <w:ins w:id="769" w:author="Emeson Santos" w:date="2019-08-15T11:22:00Z">
        <w:r w:rsidR="007119AE" w:rsidRPr="00ED42D7">
          <w:rPr>
            <w:rFonts w:ascii="Times New Roman" w:hAnsi="Times New Roman" w:cs="Times New Roman"/>
            <w:rPrChange w:id="770" w:author="Emeson Santos" w:date="2019-08-15T18:33:00Z">
              <w:rPr>
                <w:rFonts w:ascii="Times New Roman" w:hAnsi="Times New Roman" w:cs="Times New Roman"/>
                <w:color w:val="FF0000"/>
                <w:sz w:val="24"/>
                <w:szCs w:val="24"/>
              </w:rPr>
            </w:rPrChange>
          </w:rPr>
          <w:t xml:space="preserve"> as organizações trabalham diariamente </w:t>
        </w:r>
      </w:ins>
      <w:ins w:id="771" w:author="Emeson Santos" w:date="2019-08-15T11:23:00Z">
        <w:r w:rsidR="007119AE" w:rsidRPr="00ED42D7">
          <w:rPr>
            <w:rFonts w:ascii="Times New Roman" w:hAnsi="Times New Roman" w:cs="Times New Roman"/>
            <w:rPrChange w:id="772" w:author="Emeson Santos" w:date="2019-08-15T18:33:00Z">
              <w:rPr>
                <w:rFonts w:ascii="Times New Roman" w:hAnsi="Times New Roman" w:cs="Times New Roman"/>
                <w:color w:val="FF0000"/>
                <w:sz w:val="24"/>
                <w:szCs w:val="24"/>
              </w:rPr>
            </w:rPrChange>
          </w:rPr>
          <w:t xml:space="preserve">executando seus processos de negócios. Porem nem todos os </w:t>
        </w:r>
      </w:ins>
      <w:ins w:id="773" w:author="Emeson Santos" w:date="2019-08-15T11:24:00Z">
        <w:r w:rsidR="007119AE" w:rsidRPr="00ED42D7">
          <w:rPr>
            <w:rFonts w:ascii="Times New Roman" w:hAnsi="Times New Roman" w:cs="Times New Roman"/>
            <w:rPrChange w:id="774" w:author="Emeson Santos" w:date="2019-08-15T18:33:00Z">
              <w:rPr>
                <w:rFonts w:ascii="Times New Roman" w:hAnsi="Times New Roman" w:cs="Times New Roman"/>
                <w:color w:val="FF0000"/>
                <w:sz w:val="24"/>
                <w:szCs w:val="24"/>
              </w:rPr>
            </w:rPrChange>
          </w:rPr>
          <w:t xml:space="preserve">envolvidos na organização conhece </w:t>
        </w:r>
      </w:ins>
      <w:ins w:id="775" w:author="Emeson Santos" w:date="2019-08-15T22:03:00Z">
        <w:r w:rsidR="00FB496E">
          <w:rPr>
            <w:rFonts w:ascii="Times New Roman" w:hAnsi="Times New Roman" w:cs="Times New Roman"/>
          </w:rPr>
          <w:t>esses</w:t>
        </w:r>
      </w:ins>
      <w:ins w:id="776" w:author="Emeson Santos" w:date="2019-08-15T11:24:00Z">
        <w:r w:rsidR="007119AE" w:rsidRPr="00ED42D7">
          <w:rPr>
            <w:rFonts w:ascii="Times New Roman" w:hAnsi="Times New Roman" w:cs="Times New Roman"/>
            <w:rPrChange w:id="777" w:author="Emeson Santos" w:date="2019-08-15T18:33:00Z">
              <w:rPr>
                <w:rFonts w:ascii="Times New Roman" w:hAnsi="Times New Roman" w:cs="Times New Roman"/>
                <w:color w:val="FF0000"/>
                <w:sz w:val="24"/>
                <w:szCs w:val="24"/>
              </w:rPr>
            </w:rPrChange>
          </w:rPr>
          <w:t xml:space="preserve"> processos de negócios</w:t>
        </w:r>
      </w:ins>
      <w:ins w:id="778" w:author="Emeson Santos" w:date="2019-08-15T11:25:00Z">
        <w:r w:rsidR="007119AE" w:rsidRPr="00ED42D7">
          <w:rPr>
            <w:rFonts w:ascii="Times New Roman" w:hAnsi="Times New Roman" w:cs="Times New Roman"/>
            <w:rPrChange w:id="779" w:author="Emeson Santos" w:date="2019-08-15T18:33:00Z">
              <w:rPr>
                <w:rFonts w:ascii="Times New Roman" w:hAnsi="Times New Roman" w:cs="Times New Roman"/>
                <w:color w:val="FF0000"/>
                <w:sz w:val="24"/>
                <w:szCs w:val="24"/>
              </w:rPr>
            </w:rPrChange>
          </w:rPr>
          <w:t>, o que é um problema</w:t>
        </w:r>
      </w:ins>
      <w:ins w:id="780" w:author="Emeson Santos" w:date="2019-08-15T11:26:00Z">
        <w:r w:rsidR="007119AE" w:rsidRPr="00ED42D7">
          <w:rPr>
            <w:rFonts w:ascii="Times New Roman" w:hAnsi="Times New Roman" w:cs="Times New Roman"/>
            <w:rPrChange w:id="781" w:author="Emeson Santos" w:date="2019-08-15T18:33:00Z">
              <w:rPr>
                <w:rFonts w:ascii="Times New Roman" w:hAnsi="Times New Roman" w:cs="Times New Roman"/>
                <w:color w:val="FF0000"/>
                <w:sz w:val="24"/>
                <w:szCs w:val="24"/>
              </w:rPr>
            </w:rPrChange>
          </w:rPr>
          <w:t xml:space="preserve">, pois desta forma fica </w:t>
        </w:r>
      </w:ins>
      <w:ins w:id="782" w:author="Emeson Santos" w:date="2019-08-15T11:28:00Z">
        <w:r w:rsidR="007119AE" w:rsidRPr="00ED42D7">
          <w:rPr>
            <w:rFonts w:ascii="Times New Roman" w:hAnsi="Times New Roman" w:cs="Times New Roman"/>
            <w:rPrChange w:id="783" w:author="Emeson Santos" w:date="2019-08-15T18:33:00Z">
              <w:rPr>
                <w:rFonts w:ascii="Times New Roman" w:hAnsi="Times New Roman" w:cs="Times New Roman"/>
                <w:color w:val="FF0000"/>
                <w:sz w:val="24"/>
                <w:szCs w:val="24"/>
              </w:rPr>
            </w:rPrChange>
          </w:rPr>
          <w:t>difícil</w:t>
        </w:r>
      </w:ins>
      <w:ins w:id="784" w:author="Emeson Santos" w:date="2019-08-15T11:26:00Z">
        <w:r w:rsidR="007119AE" w:rsidRPr="00ED42D7">
          <w:rPr>
            <w:rFonts w:ascii="Times New Roman" w:hAnsi="Times New Roman" w:cs="Times New Roman"/>
            <w:rPrChange w:id="785" w:author="Emeson Santos" w:date="2019-08-15T18:33:00Z">
              <w:rPr>
                <w:rFonts w:ascii="Times New Roman" w:hAnsi="Times New Roman" w:cs="Times New Roman"/>
                <w:color w:val="FF0000"/>
                <w:sz w:val="24"/>
                <w:szCs w:val="24"/>
              </w:rPr>
            </w:rPrChange>
          </w:rPr>
          <w:t xml:space="preserve"> </w:t>
        </w:r>
      </w:ins>
      <w:ins w:id="786" w:author="Emeson Santos" w:date="2019-08-15T11:27:00Z">
        <w:r w:rsidR="007119AE" w:rsidRPr="00ED42D7">
          <w:rPr>
            <w:rFonts w:ascii="Times New Roman" w:hAnsi="Times New Roman" w:cs="Times New Roman"/>
            <w:rPrChange w:id="787" w:author="Emeson Santos" w:date="2019-08-15T18:33:00Z">
              <w:rPr>
                <w:rFonts w:ascii="Times New Roman" w:hAnsi="Times New Roman" w:cs="Times New Roman"/>
                <w:color w:val="FF0000"/>
                <w:sz w:val="24"/>
                <w:szCs w:val="24"/>
              </w:rPr>
            </w:rPrChange>
          </w:rPr>
          <w:t xml:space="preserve">para uma organização planejar, </w:t>
        </w:r>
      </w:ins>
      <w:ins w:id="788" w:author="Emeson Santos" w:date="2019-08-15T11:28:00Z">
        <w:r w:rsidR="007119AE" w:rsidRPr="00ED42D7">
          <w:rPr>
            <w:rFonts w:ascii="Times New Roman" w:hAnsi="Times New Roman" w:cs="Times New Roman"/>
            <w:rPrChange w:id="789" w:author="Emeson Santos" w:date="2019-08-15T18:33:00Z">
              <w:rPr>
                <w:rFonts w:ascii="Times New Roman" w:hAnsi="Times New Roman" w:cs="Times New Roman"/>
                <w:color w:val="FF0000"/>
                <w:sz w:val="24"/>
                <w:szCs w:val="24"/>
              </w:rPr>
            </w:rPrChange>
          </w:rPr>
          <w:t>analisar</w:t>
        </w:r>
      </w:ins>
      <w:ins w:id="790" w:author="Emeson Santos" w:date="2019-08-15T11:29:00Z">
        <w:r w:rsidR="007119AE" w:rsidRPr="00ED42D7">
          <w:rPr>
            <w:rFonts w:ascii="Times New Roman" w:hAnsi="Times New Roman" w:cs="Times New Roman"/>
            <w:rPrChange w:id="791" w:author="Emeson Santos" w:date="2019-08-15T18:33:00Z">
              <w:rPr>
                <w:rFonts w:ascii="Times New Roman" w:hAnsi="Times New Roman" w:cs="Times New Roman"/>
                <w:color w:val="FF0000"/>
                <w:sz w:val="24"/>
                <w:szCs w:val="24"/>
              </w:rPr>
            </w:rPrChange>
          </w:rPr>
          <w:t xml:space="preserve"> e </w:t>
        </w:r>
      </w:ins>
      <w:ins w:id="792" w:author="Emeson Santos" w:date="2019-08-15T11:28:00Z">
        <w:r w:rsidR="007119AE" w:rsidRPr="00ED42D7">
          <w:rPr>
            <w:rFonts w:ascii="Times New Roman" w:hAnsi="Times New Roman" w:cs="Times New Roman"/>
            <w:rPrChange w:id="793" w:author="Emeson Santos" w:date="2019-08-15T18:33:00Z">
              <w:rPr>
                <w:rFonts w:ascii="Times New Roman" w:hAnsi="Times New Roman" w:cs="Times New Roman"/>
                <w:color w:val="FF0000"/>
                <w:sz w:val="24"/>
                <w:szCs w:val="24"/>
              </w:rPr>
            </w:rPrChange>
          </w:rPr>
          <w:t xml:space="preserve">determinar prioridades </w:t>
        </w:r>
      </w:ins>
      <w:ins w:id="794" w:author="Emeson Santos" w:date="2019-08-15T11:29:00Z">
        <w:r w:rsidR="007119AE" w:rsidRPr="00ED42D7">
          <w:rPr>
            <w:rFonts w:ascii="Times New Roman" w:hAnsi="Times New Roman" w:cs="Times New Roman"/>
            <w:rPrChange w:id="795" w:author="Emeson Santos" w:date="2019-08-15T18:33:00Z">
              <w:rPr>
                <w:rFonts w:ascii="Times New Roman" w:hAnsi="Times New Roman" w:cs="Times New Roman"/>
                <w:color w:val="FF0000"/>
                <w:sz w:val="24"/>
                <w:szCs w:val="24"/>
              </w:rPr>
            </w:rPrChange>
          </w:rPr>
          <w:t>dos processos sem que</w:t>
        </w:r>
      </w:ins>
      <w:ins w:id="796" w:author="Emeson Santos" w:date="2019-08-15T11:30:00Z">
        <w:r w:rsidR="007119AE" w:rsidRPr="00ED42D7">
          <w:rPr>
            <w:rFonts w:ascii="Times New Roman" w:hAnsi="Times New Roman" w:cs="Times New Roman"/>
            <w:rPrChange w:id="797" w:author="Emeson Santos" w:date="2019-08-15T18:33:00Z">
              <w:rPr>
                <w:rFonts w:ascii="Times New Roman" w:hAnsi="Times New Roman" w:cs="Times New Roman"/>
                <w:color w:val="FF0000"/>
                <w:sz w:val="24"/>
                <w:szCs w:val="24"/>
              </w:rPr>
            </w:rPrChange>
          </w:rPr>
          <w:t xml:space="preserve"> todos</w:t>
        </w:r>
      </w:ins>
      <w:ins w:id="798" w:author="Emeson Santos" w:date="2019-08-15T11:29:00Z">
        <w:r w:rsidR="007119AE" w:rsidRPr="00ED42D7">
          <w:rPr>
            <w:rFonts w:ascii="Times New Roman" w:hAnsi="Times New Roman" w:cs="Times New Roman"/>
            <w:rPrChange w:id="799" w:author="Emeson Santos" w:date="2019-08-15T18:33:00Z">
              <w:rPr>
                <w:rFonts w:ascii="Times New Roman" w:hAnsi="Times New Roman" w:cs="Times New Roman"/>
                <w:color w:val="FF0000"/>
                <w:sz w:val="24"/>
                <w:szCs w:val="24"/>
              </w:rPr>
            </w:rPrChange>
          </w:rPr>
          <w:t xml:space="preserve"> os envo</w:t>
        </w:r>
      </w:ins>
      <w:ins w:id="800" w:author="Emeson Santos" w:date="2019-08-15T11:30:00Z">
        <w:r w:rsidR="007119AE" w:rsidRPr="00ED42D7">
          <w:rPr>
            <w:rFonts w:ascii="Times New Roman" w:hAnsi="Times New Roman" w:cs="Times New Roman"/>
            <w:rPrChange w:id="801" w:author="Emeson Santos" w:date="2019-08-15T18:33:00Z">
              <w:rPr>
                <w:rFonts w:ascii="Times New Roman" w:hAnsi="Times New Roman" w:cs="Times New Roman"/>
                <w:color w:val="FF0000"/>
                <w:sz w:val="24"/>
                <w:szCs w:val="24"/>
              </w:rPr>
            </w:rPrChange>
          </w:rPr>
          <w:t>lvidos tenham plena clareza do que acontece nos processos de n</w:t>
        </w:r>
      </w:ins>
      <w:ins w:id="802" w:author="Emeson Santos" w:date="2019-08-15T11:31:00Z">
        <w:r w:rsidR="007119AE" w:rsidRPr="00ED42D7">
          <w:rPr>
            <w:rFonts w:ascii="Times New Roman" w:hAnsi="Times New Roman" w:cs="Times New Roman"/>
            <w:rPrChange w:id="803" w:author="Emeson Santos" w:date="2019-08-15T18:33:00Z">
              <w:rPr>
                <w:rFonts w:ascii="Times New Roman" w:hAnsi="Times New Roman" w:cs="Times New Roman"/>
                <w:color w:val="FF0000"/>
                <w:sz w:val="24"/>
                <w:szCs w:val="24"/>
              </w:rPr>
            </w:rPrChange>
          </w:rPr>
          <w:t>egócios da organização</w:t>
        </w:r>
      </w:ins>
      <w:ins w:id="804" w:author="Emeson Santos" w:date="2019-08-15T22:33:00Z">
        <w:r w:rsidR="005E0226">
          <w:rPr>
            <w:rFonts w:ascii="Times New Roman" w:hAnsi="Times New Roman" w:cs="Times New Roman"/>
          </w:rPr>
          <w:t>,</w:t>
        </w:r>
      </w:ins>
      <w:ins w:id="805" w:author="Emeson Santos" w:date="2019-08-15T11:31:00Z">
        <w:r w:rsidR="007119AE" w:rsidRPr="00ED42D7">
          <w:rPr>
            <w:rFonts w:ascii="Times New Roman" w:hAnsi="Times New Roman" w:cs="Times New Roman"/>
            <w:rPrChange w:id="806" w:author="Emeson Santos" w:date="2019-08-15T18:33:00Z">
              <w:rPr>
                <w:rFonts w:ascii="Times New Roman" w:hAnsi="Times New Roman" w:cs="Times New Roman"/>
                <w:color w:val="FF0000"/>
                <w:sz w:val="24"/>
                <w:szCs w:val="24"/>
              </w:rPr>
            </w:rPrChange>
          </w:rPr>
          <w:t xml:space="preserve"> </w:t>
        </w:r>
      </w:ins>
      <w:ins w:id="807" w:author="Emeson Santos" w:date="2019-08-15T22:04:00Z">
        <w:r w:rsidR="00FB496E">
          <w:rPr>
            <w:rFonts w:ascii="Times New Roman" w:hAnsi="Times New Roman" w:cs="Times New Roman"/>
          </w:rPr>
          <w:t xml:space="preserve">pois isso pode </w:t>
        </w:r>
      </w:ins>
      <w:ins w:id="808" w:author="Emeson Santos" w:date="2019-08-15T11:31:00Z">
        <w:r w:rsidR="007119AE" w:rsidRPr="00ED42D7">
          <w:rPr>
            <w:rFonts w:ascii="Times New Roman" w:hAnsi="Times New Roman" w:cs="Times New Roman"/>
            <w:rPrChange w:id="809" w:author="Emeson Santos" w:date="2019-08-15T18:33:00Z">
              <w:rPr>
                <w:rFonts w:ascii="Times New Roman" w:hAnsi="Times New Roman" w:cs="Times New Roman"/>
                <w:color w:val="FF0000"/>
                <w:sz w:val="24"/>
                <w:szCs w:val="24"/>
              </w:rPr>
            </w:rPrChange>
          </w:rPr>
          <w:t>evita</w:t>
        </w:r>
      </w:ins>
      <w:ins w:id="810" w:author="Emeson Santos" w:date="2019-08-15T22:04:00Z">
        <w:r w:rsidR="00FB496E">
          <w:rPr>
            <w:rFonts w:ascii="Times New Roman" w:hAnsi="Times New Roman" w:cs="Times New Roman"/>
          </w:rPr>
          <w:t>r</w:t>
        </w:r>
      </w:ins>
      <w:ins w:id="811" w:author="Emeson Santos" w:date="2019-08-15T11:31:00Z">
        <w:r w:rsidR="007119AE" w:rsidRPr="00ED42D7">
          <w:rPr>
            <w:rFonts w:ascii="Times New Roman" w:hAnsi="Times New Roman" w:cs="Times New Roman"/>
            <w:rPrChange w:id="812" w:author="Emeson Santos" w:date="2019-08-15T18:33:00Z">
              <w:rPr>
                <w:rFonts w:ascii="Times New Roman" w:hAnsi="Times New Roman" w:cs="Times New Roman"/>
                <w:color w:val="FF0000"/>
                <w:sz w:val="24"/>
                <w:szCs w:val="24"/>
              </w:rPr>
            </w:rPrChange>
          </w:rPr>
          <w:t xml:space="preserve"> </w:t>
        </w:r>
        <w:r w:rsidR="009E5637" w:rsidRPr="00ED42D7">
          <w:rPr>
            <w:rFonts w:ascii="Times New Roman" w:hAnsi="Times New Roman" w:cs="Times New Roman"/>
            <w:rPrChange w:id="813" w:author="Emeson Santos" w:date="2019-08-15T18:33:00Z">
              <w:rPr>
                <w:rFonts w:ascii="Times New Roman" w:hAnsi="Times New Roman" w:cs="Times New Roman"/>
                <w:color w:val="FF0000"/>
                <w:sz w:val="24"/>
                <w:szCs w:val="24"/>
              </w:rPr>
            </w:rPrChange>
          </w:rPr>
          <w:t xml:space="preserve">perda de tempo, </w:t>
        </w:r>
      </w:ins>
      <w:ins w:id="814" w:author="Emeson Santos" w:date="2019-08-15T11:32:00Z">
        <w:r w:rsidR="009E5637" w:rsidRPr="00ED42D7">
          <w:rPr>
            <w:rFonts w:ascii="Times New Roman" w:hAnsi="Times New Roman" w:cs="Times New Roman"/>
            <w:rPrChange w:id="815" w:author="Emeson Santos" w:date="2019-08-15T18:33:00Z">
              <w:rPr>
                <w:rFonts w:ascii="Times New Roman" w:hAnsi="Times New Roman" w:cs="Times New Roman"/>
                <w:color w:val="FF0000"/>
                <w:sz w:val="24"/>
                <w:szCs w:val="24"/>
              </w:rPr>
            </w:rPrChange>
          </w:rPr>
          <w:t>repetição de tarefas, desmotivação  e baixa produtividade</w:t>
        </w:r>
      </w:ins>
      <w:ins w:id="816" w:author="Emeson Santos" w:date="2019-08-15T11:33:00Z">
        <w:r w:rsidR="009E5637" w:rsidRPr="00ED42D7">
          <w:rPr>
            <w:rFonts w:ascii="Times New Roman" w:hAnsi="Times New Roman" w:cs="Times New Roman"/>
            <w:rPrChange w:id="817" w:author="Emeson Santos" w:date="2019-08-15T18:33:00Z">
              <w:rPr>
                <w:rFonts w:ascii="Times New Roman" w:hAnsi="Times New Roman" w:cs="Times New Roman"/>
                <w:color w:val="FF0000"/>
                <w:sz w:val="24"/>
                <w:szCs w:val="24"/>
              </w:rPr>
            </w:rPrChange>
          </w:rPr>
          <w:t>.</w:t>
        </w:r>
      </w:ins>
      <w:ins w:id="818" w:author="Emeson Santos" w:date="2019-08-15T11:30:00Z">
        <w:r w:rsidR="007119AE" w:rsidRPr="00ED42D7">
          <w:rPr>
            <w:rFonts w:ascii="Times New Roman" w:hAnsi="Times New Roman" w:cs="Times New Roman"/>
            <w:rPrChange w:id="819" w:author="Emeson Santos" w:date="2019-08-15T18:33:00Z">
              <w:rPr>
                <w:rFonts w:ascii="Times New Roman" w:hAnsi="Times New Roman" w:cs="Times New Roman"/>
                <w:color w:val="FF0000"/>
                <w:sz w:val="24"/>
                <w:szCs w:val="24"/>
              </w:rPr>
            </w:rPrChange>
          </w:rPr>
          <w:t xml:space="preserve"> </w:t>
        </w:r>
      </w:ins>
      <w:ins w:id="820" w:author="Emeson Santos" w:date="2019-08-15T11:34:00Z">
        <w:r w:rsidR="00A8651F" w:rsidRPr="00ED42D7">
          <w:rPr>
            <w:rFonts w:ascii="Times New Roman" w:hAnsi="Times New Roman" w:cs="Times New Roman"/>
            <w:rPrChange w:id="821" w:author="Emeson Santos" w:date="2019-08-15T18:33:00Z">
              <w:rPr>
                <w:rFonts w:ascii="Times New Roman" w:hAnsi="Times New Roman" w:cs="Times New Roman"/>
                <w:color w:val="FF0000"/>
                <w:sz w:val="24"/>
                <w:szCs w:val="24"/>
              </w:rPr>
            </w:rPrChange>
          </w:rPr>
          <w:t>Logo</w:t>
        </w:r>
      </w:ins>
      <w:ins w:id="822" w:author="Emeson Santos" w:date="2019-08-15T11:35:00Z">
        <w:r w:rsidR="00A8651F" w:rsidRPr="00ED42D7">
          <w:rPr>
            <w:rFonts w:ascii="Times New Roman" w:hAnsi="Times New Roman" w:cs="Times New Roman"/>
            <w:rPrChange w:id="823" w:author="Emeson Santos" w:date="2019-08-15T18:33:00Z">
              <w:rPr>
                <w:rFonts w:ascii="Times New Roman" w:hAnsi="Times New Roman" w:cs="Times New Roman"/>
                <w:color w:val="FF0000"/>
                <w:sz w:val="24"/>
                <w:szCs w:val="24"/>
              </w:rPr>
            </w:rPrChange>
          </w:rPr>
          <w:t>,</w:t>
        </w:r>
      </w:ins>
      <w:ins w:id="824" w:author="Emeson Santos" w:date="2019-08-15T11:34:00Z">
        <w:r w:rsidR="00A8651F" w:rsidRPr="00ED42D7">
          <w:rPr>
            <w:rFonts w:ascii="Times New Roman" w:hAnsi="Times New Roman" w:cs="Times New Roman"/>
            <w:rPrChange w:id="825" w:author="Emeson Santos" w:date="2019-08-15T18:33:00Z">
              <w:rPr>
                <w:rFonts w:ascii="Times New Roman" w:hAnsi="Times New Roman" w:cs="Times New Roman"/>
                <w:color w:val="FF0000"/>
                <w:sz w:val="24"/>
                <w:szCs w:val="24"/>
              </w:rPr>
            </w:rPrChange>
          </w:rPr>
          <w:t xml:space="preserve"> os envolvidos devem estar a par de como funciona todos os processos da organização</w:t>
        </w:r>
      </w:ins>
      <w:ins w:id="826" w:author="Emeson Santos" w:date="2019-08-15T22:05:00Z">
        <w:r w:rsidR="00FB496E">
          <w:rPr>
            <w:rFonts w:ascii="Times New Roman" w:hAnsi="Times New Roman" w:cs="Times New Roman"/>
          </w:rPr>
          <w:t xml:space="preserve">, onde se inicia o processo onde finaliza o processo e se </w:t>
        </w:r>
        <w:proofErr w:type="gramStart"/>
        <w:r w:rsidR="00FB496E">
          <w:rPr>
            <w:rFonts w:ascii="Times New Roman" w:hAnsi="Times New Roman" w:cs="Times New Roman"/>
          </w:rPr>
          <w:t>esse</w:t>
        </w:r>
      </w:ins>
      <w:ins w:id="827" w:author="Emeson Santos" w:date="2019-08-15T22:34:00Z">
        <w:r w:rsidR="005E0226">
          <w:rPr>
            <w:rFonts w:ascii="Times New Roman" w:hAnsi="Times New Roman" w:cs="Times New Roman"/>
          </w:rPr>
          <w:t xml:space="preserve"> </w:t>
        </w:r>
      </w:ins>
      <w:ins w:id="828" w:author="Emeson Santos" w:date="2019-08-15T22:05:00Z">
        <w:r w:rsidR="00FB496E">
          <w:rPr>
            <w:rFonts w:ascii="Times New Roman" w:hAnsi="Times New Roman" w:cs="Times New Roman"/>
          </w:rPr>
          <w:t>passa</w:t>
        </w:r>
        <w:proofErr w:type="gramEnd"/>
        <w:r w:rsidR="00FB496E">
          <w:rPr>
            <w:rFonts w:ascii="Times New Roman" w:hAnsi="Times New Roman" w:cs="Times New Roman"/>
          </w:rPr>
          <w:t xml:space="preserve"> p</w:t>
        </w:r>
      </w:ins>
      <w:ins w:id="829" w:author="Emeson Santos" w:date="2019-08-15T22:06:00Z">
        <w:r w:rsidR="00FB496E">
          <w:rPr>
            <w:rFonts w:ascii="Times New Roman" w:hAnsi="Times New Roman" w:cs="Times New Roman"/>
          </w:rPr>
          <w:t>elo setor especifico do envolvido</w:t>
        </w:r>
      </w:ins>
      <w:ins w:id="830" w:author="Emeson Santos" w:date="2019-08-15T11:34:00Z">
        <w:r w:rsidR="00A8651F" w:rsidRPr="00ED42D7">
          <w:rPr>
            <w:rFonts w:ascii="Times New Roman" w:hAnsi="Times New Roman" w:cs="Times New Roman"/>
            <w:rPrChange w:id="831" w:author="Emeson Santos" w:date="2019-08-15T18:33:00Z">
              <w:rPr>
                <w:rFonts w:ascii="Times New Roman" w:hAnsi="Times New Roman" w:cs="Times New Roman"/>
                <w:color w:val="FF0000"/>
                <w:sz w:val="24"/>
                <w:szCs w:val="24"/>
              </w:rPr>
            </w:rPrChange>
          </w:rPr>
          <w:t>.</w:t>
        </w:r>
      </w:ins>
      <w:commentRangeEnd w:id="759"/>
      <w:ins w:id="832" w:author="Emeson Santos" w:date="2019-08-15T22:06:00Z">
        <w:r w:rsidR="00FB496E">
          <w:rPr>
            <w:rFonts w:ascii="Times New Roman" w:hAnsi="Times New Roman" w:cs="Times New Roman"/>
          </w:rPr>
          <w:t xml:space="preserve"> Tendo os envolvidos uma visão mais a</w:t>
        </w:r>
      </w:ins>
      <w:ins w:id="833" w:author="Emeson Santos" w:date="2019-08-15T22:07:00Z">
        <w:r w:rsidR="00FB496E">
          <w:rPr>
            <w:rFonts w:ascii="Times New Roman" w:hAnsi="Times New Roman" w:cs="Times New Roman"/>
          </w:rPr>
          <w:t xml:space="preserve">berta dos processos </w:t>
        </w:r>
      </w:ins>
      <w:ins w:id="834" w:author="Emeson Santos" w:date="2019-08-15T22:08:00Z">
        <w:r w:rsidR="00FB496E">
          <w:rPr>
            <w:rFonts w:ascii="Times New Roman" w:hAnsi="Times New Roman" w:cs="Times New Roman"/>
          </w:rPr>
          <w:t>será</w:t>
        </w:r>
      </w:ins>
      <w:ins w:id="835" w:author="Emeson Santos" w:date="2019-08-15T22:07:00Z">
        <w:r w:rsidR="00FB496E">
          <w:rPr>
            <w:rFonts w:ascii="Times New Roman" w:hAnsi="Times New Roman" w:cs="Times New Roman"/>
          </w:rPr>
          <w:t xml:space="preserve"> perceptível que cada </w:t>
        </w:r>
      </w:ins>
      <w:ins w:id="836" w:author="Emeson Santos" w:date="2019-08-15T22:11:00Z">
        <w:r w:rsidR="00834ECB">
          <w:rPr>
            <w:rFonts w:ascii="Times New Roman" w:hAnsi="Times New Roman" w:cs="Times New Roman"/>
          </w:rPr>
          <w:t>atividade, seja</w:t>
        </w:r>
      </w:ins>
      <w:ins w:id="837" w:author="Emeson Santos" w:date="2019-08-15T22:08:00Z">
        <w:r w:rsidR="00FB496E">
          <w:rPr>
            <w:rFonts w:ascii="Times New Roman" w:hAnsi="Times New Roman" w:cs="Times New Roman"/>
          </w:rPr>
          <w:t xml:space="preserve"> ela interna o exter</w:t>
        </w:r>
      </w:ins>
      <w:ins w:id="838" w:author="Emeson Santos" w:date="2019-08-15T18:31:00Z">
        <w:r w:rsidR="00ED42D7" w:rsidRPr="00ED42D7">
          <w:rPr>
            <w:rStyle w:val="Refdecomentrio"/>
          </w:rPr>
          <w:commentReference w:id="759"/>
        </w:r>
      </w:ins>
      <w:ins w:id="839" w:author="Emeson Santos" w:date="2019-08-15T22:08:00Z">
        <w:r w:rsidR="00FB496E">
          <w:rPr>
            <w:rFonts w:ascii="Times New Roman" w:hAnsi="Times New Roman" w:cs="Times New Roman"/>
          </w:rPr>
          <w:t xml:space="preserve">na, tem </w:t>
        </w:r>
      </w:ins>
      <w:ins w:id="840" w:author="Emeson Santos" w:date="2019-08-15T22:09:00Z">
        <w:r w:rsidR="00FB496E">
          <w:rPr>
            <w:rFonts w:ascii="Times New Roman" w:hAnsi="Times New Roman" w:cs="Times New Roman"/>
          </w:rPr>
          <w:t>uma ligação seja para outra atividade</w:t>
        </w:r>
      </w:ins>
      <w:ins w:id="841" w:author="Emeson Santos" w:date="2019-08-15T22:35:00Z">
        <w:r w:rsidR="005E0226">
          <w:rPr>
            <w:rFonts w:ascii="Times New Roman" w:hAnsi="Times New Roman" w:cs="Times New Roman"/>
          </w:rPr>
          <w:t xml:space="preserve"> ou </w:t>
        </w:r>
      </w:ins>
      <w:ins w:id="842" w:author="Emeson Santos" w:date="2019-08-15T22:09:00Z">
        <w:r w:rsidR="00FB496E">
          <w:rPr>
            <w:rFonts w:ascii="Times New Roman" w:hAnsi="Times New Roman" w:cs="Times New Roman"/>
          </w:rPr>
          <w:t>outro processo</w:t>
        </w:r>
      </w:ins>
      <w:ins w:id="843" w:author="Emeson Santos" w:date="2019-08-15T22:10:00Z">
        <w:r w:rsidR="00FB496E">
          <w:rPr>
            <w:rFonts w:ascii="Times New Roman" w:hAnsi="Times New Roman" w:cs="Times New Roman"/>
          </w:rPr>
          <w:t>.</w:t>
        </w:r>
      </w:ins>
      <w:ins w:id="844" w:author="Emeson Santos" w:date="2019-08-15T22:08:00Z">
        <w:r w:rsidR="00FB496E">
          <w:rPr>
            <w:rFonts w:ascii="Times New Roman" w:hAnsi="Times New Roman" w:cs="Times New Roman"/>
          </w:rPr>
          <w:t xml:space="preserve"> </w:t>
        </w:r>
      </w:ins>
    </w:p>
    <w:p w14:paraId="3B0F516A" w14:textId="77777777" w:rsidR="007001C1" w:rsidRPr="00ED42D7" w:rsidRDefault="007001C1">
      <w:pPr>
        <w:pStyle w:val="PargrafodaLista"/>
        <w:ind w:left="0" w:firstLine="708"/>
        <w:jc w:val="both"/>
        <w:rPr>
          <w:ins w:id="845" w:author="Emeson Santos" w:date="2019-08-15T18:52:00Z"/>
          <w:rFonts w:ascii="Times New Roman" w:hAnsi="Times New Roman" w:cs="Times New Roman"/>
        </w:rPr>
        <w:pPrChange w:id="846" w:author="Emeson Santos" w:date="2019-08-15T22:03:00Z">
          <w:pPr>
            <w:ind w:firstLine="444"/>
            <w:jc w:val="both"/>
          </w:pPr>
        </w:pPrChange>
      </w:pPr>
    </w:p>
    <w:p w14:paraId="3127E936" w14:textId="7B1BD090" w:rsidR="00B7786C" w:rsidRPr="0041273F" w:rsidRDefault="00B7786C">
      <w:pPr>
        <w:ind w:firstLine="708"/>
        <w:jc w:val="both"/>
        <w:rPr>
          <w:rFonts w:ascii="Times New Roman" w:hAnsi="Times New Roman" w:cs="Times New Roman"/>
          <w:sz w:val="24"/>
          <w:szCs w:val="24"/>
        </w:rPr>
        <w:pPrChange w:id="847" w:author="Emeson Santos" w:date="2019-08-15T21:55:00Z">
          <w:pPr>
            <w:ind w:firstLine="720"/>
            <w:jc w:val="both"/>
          </w:pPr>
        </w:pPrChange>
      </w:pPr>
      <w:commentRangeStart w:id="848"/>
      <w:del w:id="849" w:author="Emeson Santos" w:date="2019-08-15T18:52:00Z">
        <w:r w:rsidRPr="00B7786C" w:rsidDel="007001C1">
          <w:rPr>
            <w:rFonts w:ascii="Times New Roman" w:hAnsi="Times New Roman" w:cs="Times New Roman"/>
            <w:sz w:val="24"/>
            <w:szCs w:val="24"/>
          </w:rPr>
          <w:delText xml:space="preserve"> </w:delText>
        </w:r>
        <w:commentRangeStart w:id="850"/>
        <w:r w:rsidRPr="00ED42D7" w:rsidDel="007001C1">
          <w:rPr>
            <w:rFonts w:ascii="Times New Roman" w:hAnsi="Times New Roman" w:cs="Times New Roman"/>
            <w:color w:val="FF0000"/>
            <w:sz w:val="24"/>
            <w:szCs w:val="24"/>
            <w:rPrChange w:id="851" w:author="Emeson Santos" w:date="2019-08-15T18:35:00Z">
              <w:rPr>
                <w:rFonts w:ascii="Times New Roman" w:hAnsi="Times New Roman" w:cs="Times New Roman"/>
                <w:sz w:val="24"/>
                <w:szCs w:val="24"/>
              </w:rPr>
            </w:rPrChange>
          </w:rPr>
          <w:delText xml:space="preserve">As dificuldades sobre os processos organizacionais são grandes e diversas, os processos tem que está bem documentados, ter claro as fronteiras (inícios e fim) e seu objetivos. </w:delText>
        </w:r>
        <w:r w:rsidRPr="007001C1" w:rsidDel="007001C1">
          <w:rPr>
            <w:rFonts w:ascii="Times New Roman" w:hAnsi="Times New Roman" w:cs="Times New Roman"/>
            <w:color w:val="FF0000"/>
            <w:sz w:val="24"/>
            <w:szCs w:val="24"/>
            <w:highlight w:val="yellow"/>
            <w:rPrChange w:id="852" w:author="Emeson Santos" w:date="2019-08-15T18:46:00Z">
              <w:rPr>
                <w:rFonts w:ascii="Times New Roman" w:hAnsi="Times New Roman" w:cs="Times New Roman"/>
                <w:sz w:val="24"/>
                <w:szCs w:val="24"/>
              </w:rPr>
            </w:rPrChange>
          </w:rPr>
          <w:delText>Entre as organizações tem havido uma tendência por estruturar a gestão em torno de processos, ao invés da tradicional estrutura funcional.</w:delText>
        </w:r>
        <w:r w:rsidRPr="00ED42D7" w:rsidDel="007001C1">
          <w:rPr>
            <w:rFonts w:ascii="Times New Roman" w:hAnsi="Times New Roman" w:cs="Times New Roman"/>
            <w:color w:val="FF0000"/>
            <w:sz w:val="24"/>
            <w:szCs w:val="24"/>
            <w:rPrChange w:id="853" w:author="Emeson Santos" w:date="2019-08-15T18:35:00Z">
              <w:rPr>
                <w:rFonts w:ascii="Times New Roman" w:hAnsi="Times New Roman" w:cs="Times New Roman"/>
                <w:sz w:val="24"/>
                <w:szCs w:val="24"/>
              </w:rPr>
            </w:rPrChange>
          </w:rPr>
          <w:delText xml:space="preserve"> Essa gradativa mudança tem ocorrido pelos seguintes motivos: aumento na frequência da encomenda dos produtos/serviços ofertados, necessidade de rápida transferência de informação e tomada de decisão; necessidade de se adaptar a mudanças na demanda e aumento da concorrência internacional (</w:delText>
        </w:r>
        <w:commentRangeStart w:id="854"/>
        <w:r w:rsidRPr="00ED42D7" w:rsidDel="007001C1">
          <w:rPr>
            <w:rFonts w:ascii="Times New Roman" w:hAnsi="Times New Roman" w:cs="Times New Roman"/>
            <w:color w:val="FF0000"/>
            <w:sz w:val="24"/>
            <w:szCs w:val="24"/>
            <w:rPrChange w:id="855" w:author="Emeson Santos" w:date="2019-08-15T18:35:00Z">
              <w:rPr>
                <w:rFonts w:ascii="Times New Roman" w:hAnsi="Times New Roman" w:cs="Times New Roman"/>
                <w:sz w:val="24"/>
                <w:szCs w:val="24"/>
              </w:rPr>
            </w:rPrChange>
          </w:rPr>
          <w:delText>MÜCKENBERGER; TOGASHI; PÁDUA; MIURA, 2012, p. 2).</w:delText>
        </w:r>
        <w:commentRangeEnd w:id="854"/>
        <w:r w:rsidRPr="00ED42D7" w:rsidDel="007001C1">
          <w:rPr>
            <w:rStyle w:val="Refdecomentrio"/>
            <w:rFonts w:ascii="Times New Roman" w:hAnsi="Times New Roman" w:cs="Times New Roman"/>
            <w:color w:val="FF0000"/>
            <w:sz w:val="24"/>
            <w:szCs w:val="24"/>
            <w:rPrChange w:id="856" w:author="Emeson Santos" w:date="2019-08-15T18:35:00Z">
              <w:rPr>
                <w:rStyle w:val="Refdecomentrio"/>
                <w:rFonts w:ascii="Times New Roman" w:hAnsi="Times New Roman" w:cs="Times New Roman"/>
                <w:sz w:val="24"/>
                <w:szCs w:val="24"/>
              </w:rPr>
            </w:rPrChange>
          </w:rPr>
          <w:commentReference w:id="854"/>
        </w:r>
      </w:del>
      <w:commentRangeEnd w:id="850"/>
      <w:r w:rsidRPr="00ED42D7">
        <w:rPr>
          <w:rFonts w:ascii="Times New Roman" w:hAnsi="Times New Roman" w:cs="Times New Roman"/>
          <w:sz w:val="24"/>
          <w:szCs w:val="24"/>
          <w:rPrChange w:id="857" w:author="Emeson Santos" w:date="2019-08-15T18:35:00Z">
            <w:rPr>
              <w:rStyle w:val="Refdecomentrio"/>
            </w:rPr>
          </w:rPrChange>
        </w:rPr>
        <w:commentReference w:id="850"/>
      </w:r>
      <w:ins w:id="858" w:author="Emeson Santos" w:date="2019-08-15T18:37:00Z">
        <w:r w:rsidR="00E162F1">
          <w:rPr>
            <w:rFonts w:ascii="Times New Roman" w:hAnsi="Times New Roman" w:cs="Times New Roman"/>
            <w:sz w:val="24"/>
            <w:szCs w:val="24"/>
          </w:rPr>
          <w:t>Os processos organiza</w:t>
        </w:r>
      </w:ins>
      <w:ins w:id="859" w:author="Emeson Santos" w:date="2019-08-15T18:38:00Z">
        <w:r w:rsidR="00E162F1">
          <w:rPr>
            <w:rFonts w:ascii="Times New Roman" w:hAnsi="Times New Roman" w:cs="Times New Roman"/>
            <w:sz w:val="24"/>
            <w:szCs w:val="24"/>
          </w:rPr>
          <w:t xml:space="preserve">cionais </w:t>
        </w:r>
      </w:ins>
      <w:ins w:id="860" w:author="Emeson Santos" w:date="2019-08-15T18:39:00Z">
        <w:r w:rsidR="00E162F1">
          <w:rPr>
            <w:rFonts w:ascii="Times New Roman" w:hAnsi="Times New Roman" w:cs="Times New Roman"/>
            <w:sz w:val="24"/>
            <w:szCs w:val="24"/>
          </w:rPr>
          <w:t>podem apresentar enumeras dificuldades</w:t>
        </w:r>
      </w:ins>
      <w:ins w:id="861" w:author="Emeson Santos" w:date="2019-08-15T18:42:00Z">
        <w:r w:rsidR="00E162F1">
          <w:rPr>
            <w:rFonts w:ascii="Times New Roman" w:hAnsi="Times New Roman" w:cs="Times New Roman"/>
            <w:sz w:val="24"/>
            <w:szCs w:val="24"/>
          </w:rPr>
          <w:t xml:space="preserve">, </w:t>
        </w:r>
      </w:ins>
      <w:ins w:id="862" w:author="Emeson Santos" w:date="2019-08-15T22:10:00Z">
        <w:r w:rsidR="00FB496E">
          <w:rPr>
            <w:rFonts w:ascii="Times New Roman" w:hAnsi="Times New Roman" w:cs="Times New Roman"/>
            <w:sz w:val="24"/>
            <w:szCs w:val="24"/>
          </w:rPr>
          <w:t>os processos devem</w:t>
        </w:r>
      </w:ins>
      <w:ins w:id="863" w:author="Emeson Santos" w:date="2019-08-15T19:53:00Z">
        <w:r w:rsidR="000056E4">
          <w:rPr>
            <w:rFonts w:ascii="Times New Roman" w:hAnsi="Times New Roman" w:cs="Times New Roman"/>
            <w:sz w:val="24"/>
            <w:szCs w:val="24"/>
          </w:rPr>
          <w:t xml:space="preserve"> </w:t>
        </w:r>
      </w:ins>
      <w:ins w:id="864" w:author="Emeson Santos" w:date="2019-08-15T18:42:00Z">
        <w:r w:rsidR="00E162F1">
          <w:rPr>
            <w:rFonts w:ascii="Times New Roman" w:hAnsi="Times New Roman" w:cs="Times New Roman"/>
            <w:sz w:val="24"/>
            <w:szCs w:val="24"/>
          </w:rPr>
          <w:t>te</w:t>
        </w:r>
      </w:ins>
      <w:ins w:id="865" w:author="Emeson Santos" w:date="2019-08-15T22:10:00Z">
        <w:r w:rsidR="00FB496E">
          <w:rPr>
            <w:rFonts w:ascii="Times New Roman" w:hAnsi="Times New Roman" w:cs="Times New Roman"/>
            <w:sz w:val="24"/>
            <w:szCs w:val="24"/>
          </w:rPr>
          <w:t>r</w:t>
        </w:r>
      </w:ins>
      <w:ins w:id="866" w:author="Emeson Santos" w:date="2019-08-15T18:43:00Z">
        <w:r w:rsidR="00E162F1">
          <w:rPr>
            <w:rFonts w:ascii="Times New Roman" w:hAnsi="Times New Roman" w:cs="Times New Roman"/>
            <w:sz w:val="24"/>
            <w:szCs w:val="24"/>
          </w:rPr>
          <w:t xml:space="preserve"> bastante clareza, estar bem documentados, s</w:t>
        </w:r>
      </w:ins>
      <w:ins w:id="867" w:author="Emeson Santos" w:date="2019-08-15T18:45:00Z">
        <w:r w:rsidR="00E162F1">
          <w:rPr>
            <w:rFonts w:ascii="Times New Roman" w:hAnsi="Times New Roman" w:cs="Times New Roman"/>
            <w:sz w:val="24"/>
            <w:szCs w:val="24"/>
          </w:rPr>
          <w:t>a</w:t>
        </w:r>
      </w:ins>
      <w:ins w:id="868" w:author="Emeson Santos" w:date="2019-08-15T18:43:00Z">
        <w:r w:rsidR="00E162F1">
          <w:rPr>
            <w:rFonts w:ascii="Times New Roman" w:hAnsi="Times New Roman" w:cs="Times New Roman"/>
            <w:sz w:val="24"/>
            <w:szCs w:val="24"/>
          </w:rPr>
          <w:t xml:space="preserve">ber onde </w:t>
        </w:r>
      </w:ins>
      <w:ins w:id="869" w:author="Emeson Santos" w:date="2019-08-15T18:44:00Z">
        <w:r w:rsidR="00E162F1">
          <w:rPr>
            <w:rFonts w:ascii="Times New Roman" w:hAnsi="Times New Roman" w:cs="Times New Roman"/>
            <w:sz w:val="24"/>
            <w:szCs w:val="24"/>
          </w:rPr>
          <w:t>começa um processo e onde o mesmo é finalizado, de onde veio e para onde vai</w:t>
        </w:r>
      </w:ins>
      <w:ins w:id="870" w:author="Emeson Santos" w:date="2019-08-15T22:10:00Z">
        <w:r w:rsidR="00FB496E">
          <w:rPr>
            <w:rFonts w:ascii="Times New Roman" w:hAnsi="Times New Roman" w:cs="Times New Roman"/>
            <w:sz w:val="24"/>
            <w:szCs w:val="24"/>
          </w:rPr>
          <w:t>,</w:t>
        </w:r>
      </w:ins>
      <w:ins w:id="871" w:author="Emeson Santos" w:date="2019-08-15T18:44:00Z">
        <w:r w:rsidR="00E162F1">
          <w:rPr>
            <w:rFonts w:ascii="Times New Roman" w:hAnsi="Times New Roman" w:cs="Times New Roman"/>
            <w:sz w:val="24"/>
            <w:szCs w:val="24"/>
          </w:rPr>
          <w:t xml:space="preserve"> </w:t>
        </w:r>
      </w:ins>
      <w:ins w:id="872" w:author="Emeson Santos" w:date="2019-08-15T18:45:00Z">
        <w:r w:rsidR="00E162F1">
          <w:rPr>
            <w:rFonts w:ascii="Times New Roman" w:hAnsi="Times New Roman" w:cs="Times New Roman"/>
            <w:sz w:val="24"/>
            <w:szCs w:val="24"/>
          </w:rPr>
          <w:t>atendendo o objetivo do processo de negócio.</w:t>
        </w:r>
      </w:ins>
      <w:ins w:id="873" w:author="Emeson Santos" w:date="2019-08-15T18:46:00Z">
        <w:r w:rsidR="007001C1">
          <w:rPr>
            <w:rFonts w:ascii="Times New Roman" w:hAnsi="Times New Roman" w:cs="Times New Roman"/>
            <w:sz w:val="24"/>
            <w:szCs w:val="24"/>
          </w:rPr>
          <w:t xml:space="preserve"> </w:t>
        </w:r>
      </w:ins>
      <w:ins w:id="874" w:author="Emeson Santos" w:date="2019-08-15T18:52:00Z">
        <w:r w:rsidR="007001C1">
          <w:rPr>
            <w:rFonts w:ascii="Times New Roman" w:hAnsi="Times New Roman" w:cs="Times New Roman"/>
            <w:sz w:val="24"/>
            <w:szCs w:val="24"/>
          </w:rPr>
          <w:t>As organizações vêm</w:t>
        </w:r>
      </w:ins>
      <w:ins w:id="875" w:author="Emeson Santos" w:date="2019-08-15T18:46:00Z">
        <w:r w:rsidR="007001C1">
          <w:rPr>
            <w:rFonts w:ascii="Times New Roman" w:hAnsi="Times New Roman" w:cs="Times New Roman"/>
            <w:sz w:val="24"/>
            <w:szCs w:val="24"/>
          </w:rPr>
          <w:t xml:space="preserve"> sofrendo algumas mudan</w:t>
        </w:r>
      </w:ins>
      <w:ins w:id="876" w:author="Emeson Santos" w:date="2019-08-15T18:47:00Z">
        <w:r w:rsidR="007001C1">
          <w:rPr>
            <w:rFonts w:ascii="Times New Roman" w:hAnsi="Times New Roman" w:cs="Times New Roman"/>
            <w:sz w:val="24"/>
            <w:szCs w:val="24"/>
          </w:rPr>
          <w:t>ças em torno de sua gestão de processos</w:t>
        </w:r>
      </w:ins>
      <w:ins w:id="877" w:author="Emeson Santos" w:date="2019-08-15T18:48:00Z">
        <w:r w:rsidR="007001C1">
          <w:rPr>
            <w:rFonts w:ascii="Times New Roman" w:hAnsi="Times New Roman" w:cs="Times New Roman"/>
            <w:sz w:val="24"/>
            <w:szCs w:val="24"/>
          </w:rPr>
          <w:t>. Isso acontece por causa do aumento</w:t>
        </w:r>
      </w:ins>
      <w:ins w:id="878" w:author="Emeson Santos" w:date="2019-08-15T18:49:00Z">
        <w:r w:rsidR="007001C1">
          <w:rPr>
            <w:rFonts w:ascii="Times New Roman" w:hAnsi="Times New Roman" w:cs="Times New Roman"/>
            <w:sz w:val="24"/>
            <w:szCs w:val="24"/>
          </w:rPr>
          <w:t xml:space="preserve"> de encomenda dos produtos, necessidade de </w:t>
        </w:r>
      </w:ins>
      <w:ins w:id="879" w:author="Emeson Santos" w:date="2019-08-15T18:50:00Z">
        <w:r w:rsidR="007001C1">
          <w:rPr>
            <w:rFonts w:ascii="Times New Roman" w:hAnsi="Times New Roman" w:cs="Times New Roman"/>
            <w:sz w:val="24"/>
            <w:szCs w:val="24"/>
          </w:rPr>
          <w:t>uma comunicação mais rápida ajudando na tomada de decisão, adaptação as</w:t>
        </w:r>
      </w:ins>
      <w:ins w:id="880" w:author="Emeson Santos" w:date="2019-08-15T18:51:00Z">
        <w:r w:rsidR="007001C1">
          <w:rPr>
            <w:rFonts w:ascii="Times New Roman" w:hAnsi="Times New Roman" w:cs="Times New Roman"/>
            <w:sz w:val="24"/>
            <w:szCs w:val="24"/>
          </w:rPr>
          <w:t xml:space="preserve"> mudanças e aumento da concorrência, assim confirma</w:t>
        </w:r>
      </w:ins>
      <w:ins w:id="881" w:author="Emeson Santos" w:date="2019-08-15T18:47:00Z">
        <w:r w:rsidR="007001C1">
          <w:rPr>
            <w:rFonts w:ascii="Times New Roman" w:hAnsi="Times New Roman" w:cs="Times New Roman"/>
            <w:sz w:val="24"/>
            <w:szCs w:val="24"/>
          </w:rPr>
          <w:t xml:space="preserve"> </w:t>
        </w:r>
      </w:ins>
      <w:ins w:id="882" w:author="Emeson Santos" w:date="2019-08-15T18:51:00Z">
        <w:r w:rsidR="007001C1" w:rsidRPr="00836698">
          <w:rPr>
            <w:rFonts w:ascii="Times New Roman" w:hAnsi="Times New Roman" w:cs="Times New Roman"/>
            <w:sz w:val="24"/>
            <w:szCs w:val="24"/>
            <w:rPrChange w:id="883" w:author="Emeson Santos" w:date="2019-08-15T22:45:00Z">
              <w:rPr>
                <w:rFonts w:ascii="Times New Roman" w:hAnsi="Times New Roman" w:cs="Times New Roman"/>
                <w:color w:val="FF0000"/>
                <w:sz w:val="24"/>
                <w:szCs w:val="24"/>
              </w:rPr>
            </w:rPrChange>
          </w:rPr>
          <w:t>(</w:t>
        </w:r>
      </w:ins>
      <w:ins w:id="884" w:author="Emeson Santos" w:date="2019-08-15T22:42:00Z">
        <w:r w:rsidR="000218E0" w:rsidRPr="00836698">
          <w:rPr>
            <w:rFonts w:ascii="Times New Roman" w:hAnsi="Times New Roman" w:cs="Times New Roman"/>
            <w:sz w:val="20"/>
            <w:szCs w:val="20"/>
            <w:shd w:val="clear" w:color="auto" w:fill="FFFFFF"/>
            <w:rPrChange w:id="885" w:author="Emeson Santos" w:date="2019-08-15T22:45:00Z">
              <w:rPr>
                <w:sz w:val="20"/>
                <w:szCs w:val="20"/>
                <w:shd w:val="clear" w:color="auto" w:fill="FFFFFF"/>
              </w:rPr>
            </w:rPrChange>
          </w:rPr>
          <w:t>MÜCKENBERGER, Everson et al</w:t>
        </w:r>
      </w:ins>
      <w:commentRangeStart w:id="886"/>
      <w:commentRangeStart w:id="887"/>
      <w:ins w:id="888" w:author="Emeson Santos" w:date="2019-08-15T18:51:00Z">
        <w:r w:rsidR="007001C1" w:rsidRPr="00836698">
          <w:rPr>
            <w:rFonts w:ascii="Times New Roman" w:hAnsi="Times New Roman" w:cs="Times New Roman"/>
            <w:sz w:val="24"/>
            <w:szCs w:val="24"/>
            <w:rPrChange w:id="889" w:author="Emeson Santos" w:date="2019-08-15T22:45:00Z">
              <w:rPr>
                <w:rFonts w:ascii="Times New Roman" w:hAnsi="Times New Roman" w:cs="Times New Roman"/>
                <w:color w:val="FF0000"/>
                <w:sz w:val="24"/>
                <w:szCs w:val="24"/>
              </w:rPr>
            </w:rPrChange>
          </w:rPr>
          <w:t>,</w:t>
        </w:r>
      </w:ins>
      <w:ins w:id="890" w:author="Emeson Santos" w:date="2019-08-15T22:43:00Z">
        <w:r w:rsidR="000218E0" w:rsidRPr="00836698">
          <w:rPr>
            <w:rFonts w:ascii="Times New Roman" w:hAnsi="Times New Roman" w:cs="Times New Roman"/>
            <w:sz w:val="24"/>
            <w:szCs w:val="24"/>
          </w:rPr>
          <w:t xml:space="preserve"> 2013,</w:t>
        </w:r>
      </w:ins>
      <w:ins w:id="891" w:author="Emeson Santos" w:date="2019-08-15T18:51:00Z">
        <w:r w:rsidR="007001C1" w:rsidRPr="00836698">
          <w:rPr>
            <w:rFonts w:ascii="Times New Roman" w:hAnsi="Times New Roman" w:cs="Times New Roman"/>
            <w:sz w:val="24"/>
            <w:szCs w:val="24"/>
            <w:rPrChange w:id="892" w:author="Emeson Santos" w:date="2019-08-15T22:45:00Z">
              <w:rPr>
                <w:rFonts w:ascii="Times New Roman" w:hAnsi="Times New Roman" w:cs="Times New Roman"/>
                <w:color w:val="FF0000"/>
                <w:sz w:val="24"/>
                <w:szCs w:val="24"/>
              </w:rPr>
            </w:rPrChange>
          </w:rPr>
          <w:t xml:space="preserve"> p. 2).</w:t>
        </w:r>
        <w:commentRangeEnd w:id="886"/>
        <w:r w:rsidR="007001C1" w:rsidRPr="00836698">
          <w:rPr>
            <w:rStyle w:val="Refdecomentrio"/>
            <w:rFonts w:ascii="Times New Roman" w:hAnsi="Times New Roman" w:cs="Times New Roman"/>
            <w:sz w:val="24"/>
            <w:szCs w:val="24"/>
            <w:rPrChange w:id="893" w:author="Emeson Santos" w:date="2019-08-15T22:45:00Z">
              <w:rPr>
                <w:rStyle w:val="Refdecomentrio"/>
                <w:rFonts w:ascii="Times New Roman" w:hAnsi="Times New Roman" w:cs="Times New Roman"/>
                <w:color w:val="FF0000"/>
                <w:sz w:val="24"/>
                <w:szCs w:val="24"/>
              </w:rPr>
            </w:rPrChange>
          </w:rPr>
          <w:commentReference w:id="886"/>
        </w:r>
      </w:ins>
      <w:commentRangeEnd w:id="848"/>
      <w:commentRangeEnd w:id="887"/>
      <w:ins w:id="894" w:author="Emeson Santos" w:date="2019-08-15T22:44:00Z">
        <w:r w:rsidR="00836698" w:rsidRPr="00836698">
          <w:rPr>
            <w:rStyle w:val="Refdecomentrio"/>
            <w:rFonts w:ascii="Times New Roman" w:hAnsi="Times New Roman" w:cs="Times New Roman"/>
            <w:rPrChange w:id="895" w:author="Emeson Santos" w:date="2019-08-15T22:45:00Z">
              <w:rPr>
                <w:rStyle w:val="Refdecomentrio"/>
              </w:rPr>
            </w:rPrChange>
          </w:rPr>
          <w:commentReference w:id="887"/>
        </w:r>
      </w:ins>
      <w:ins w:id="896" w:author="Emeson Santos" w:date="2019-08-15T19:53:00Z">
        <w:r w:rsidR="000056E4">
          <w:rPr>
            <w:rStyle w:val="Refdecomentrio"/>
          </w:rPr>
          <w:commentReference w:id="848"/>
        </w:r>
      </w:ins>
    </w:p>
    <w:p w14:paraId="7CDFABF9" w14:textId="155DB41B" w:rsidR="004D4C37" w:rsidRPr="00FE6672" w:rsidRDefault="004D4C37" w:rsidP="004D4C37">
      <w:pPr>
        <w:ind w:firstLine="444"/>
        <w:jc w:val="both"/>
        <w:rPr>
          <w:rFonts w:ascii="Times New Roman" w:hAnsi="Times New Roman" w:cs="Times New Roman"/>
          <w:sz w:val="24"/>
          <w:szCs w:val="24"/>
        </w:rPr>
      </w:pPr>
    </w:p>
    <w:p w14:paraId="4EC63ED5" w14:textId="38E9D013" w:rsidR="00C43D3A" w:rsidDel="00834ECB" w:rsidRDefault="00C43D3A" w:rsidP="00834ECB">
      <w:pPr>
        <w:ind w:firstLine="708"/>
        <w:jc w:val="both"/>
        <w:rPr>
          <w:del w:id="897" w:author="Emeson Santos" w:date="2019-08-15T22:12:00Z"/>
          <w:rFonts w:ascii="Times New Roman" w:hAnsi="Times New Roman" w:cs="Times New Roman"/>
          <w:color w:val="FF0000"/>
          <w:sz w:val="24"/>
          <w:szCs w:val="24"/>
        </w:rPr>
      </w:pPr>
      <w:r w:rsidRPr="00C43D3A">
        <w:rPr>
          <w:rFonts w:ascii="Times New Roman" w:hAnsi="Times New Roman" w:cs="Times New Roman"/>
          <w:color w:val="FF0000"/>
          <w:sz w:val="24"/>
          <w:szCs w:val="24"/>
        </w:rPr>
        <w:t>(falar dos problemas nas organizações</w:t>
      </w:r>
      <w:r w:rsidR="00FA7348">
        <w:rPr>
          <w:rFonts w:ascii="Times New Roman" w:hAnsi="Times New Roman" w:cs="Times New Roman"/>
          <w:color w:val="FF0000"/>
          <w:sz w:val="24"/>
          <w:szCs w:val="24"/>
        </w:rPr>
        <w:t xml:space="preserve"> contextualizada como os problemas </w:t>
      </w:r>
      <w:r w:rsidR="00AB6090">
        <w:rPr>
          <w:rFonts w:ascii="Times New Roman" w:hAnsi="Times New Roman" w:cs="Times New Roman"/>
          <w:color w:val="FF0000"/>
          <w:sz w:val="24"/>
          <w:szCs w:val="24"/>
        </w:rPr>
        <w:t>acadêmicos</w:t>
      </w:r>
      <w:r w:rsidRPr="00C43D3A">
        <w:rPr>
          <w:rFonts w:ascii="Times New Roman" w:hAnsi="Times New Roman" w:cs="Times New Roman"/>
          <w:color w:val="FF0000"/>
          <w:sz w:val="24"/>
          <w:szCs w:val="24"/>
        </w:rPr>
        <w:t>)</w:t>
      </w:r>
    </w:p>
    <w:p w14:paraId="7CE04B94" w14:textId="77777777" w:rsidR="00834ECB" w:rsidRPr="00C43D3A" w:rsidRDefault="00834ECB" w:rsidP="004D4C37">
      <w:pPr>
        <w:ind w:firstLine="708"/>
        <w:jc w:val="both"/>
        <w:rPr>
          <w:ins w:id="898" w:author="Emeson Santos" w:date="2019-08-15T22:12:00Z"/>
          <w:rFonts w:ascii="Times New Roman" w:hAnsi="Times New Roman" w:cs="Times New Roman"/>
          <w:color w:val="FF0000"/>
          <w:sz w:val="24"/>
          <w:szCs w:val="24"/>
        </w:rPr>
      </w:pPr>
    </w:p>
    <w:p w14:paraId="182EBA86" w14:textId="77777777" w:rsidR="00FA7348" w:rsidDel="00834ECB" w:rsidRDefault="00FA7348" w:rsidP="004D4C37">
      <w:pPr>
        <w:ind w:firstLine="720"/>
        <w:jc w:val="both"/>
        <w:rPr>
          <w:del w:id="899" w:author="Emeson Santos" w:date="2019-08-15T22:12:00Z"/>
          <w:rFonts w:ascii="Times New Roman" w:hAnsi="Times New Roman" w:cs="Times New Roman"/>
          <w:sz w:val="24"/>
          <w:szCs w:val="24"/>
        </w:rPr>
      </w:pPr>
    </w:p>
    <w:p w14:paraId="17CC73DA" w14:textId="3575E648" w:rsidR="004D4C37" w:rsidRPr="00FE6672" w:rsidDel="00F87F83" w:rsidRDefault="004D4C37">
      <w:pPr>
        <w:jc w:val="both"/>
        <w:rPr>
          <w:del w:id="900" w:author="Emeson Santos" w:date="2019-08-15T21:10:00Z"/>
          <w:rFonts w:ascii="Times New Roman" w:hAnsi="Times New Roman" w:cs="Times New Roman"/>
          <w:sz w:val="24"/>
          <w:szCs w:val="24"/>
        </w:rPr>
        <w:pPrChange w:id="901" w:author="Emeson Santos" w:date="2019-08-15T22:12:00Z">
          <w:pPr>
            <w:ind w:firstLine="720"/>
            <w:jc w:val="both"/>
          </w:pPr>
        </w:pPrChange>
      </w:pPr>
      <w:commentRangeStart w:id="902"/>
      <w:commentRangeStart w:id="903"/>
      <w:del w:id="904" w:author="Emeson Santos" w:date="2019-08-15T22:12:00Z">
        <w:r w:rsidRPr="0010773B" w:rsidDel="00834ECB">
          <w:rPr>
            <w:rFonts w:ascii="Times New Roman" w:hAnsi="Times New Roman" w:cs="Times New Roman"/>
            <w:color w:val="FF0000"/>
            <w:sz w:val="24"/>
            <w:szCs w:val="24"/>
          </w:rPr>
          <w:delText>Quando uma organização tem vários processos por departamento e eles não se comunicam entre s</w:delText>
        </w:r>
      </w:del>
      <w:del w:id="905" w:author="Emeson Santos" w:date="2019-08-15T21:09:00Z">
        <w:r w:rsidRPr="0010773B" w:rsidDel="00092410">
          <w:rPr>
            <w:rFonts w:ascii="Times New Roman" w:hAnsi="Times New Roman" w:cs="Times New Roman"/>
            <w:color w:val="FF0000"/>
            <w:sz w:val="24"/>
            <w:szCs w:val="24"/>
          </w:rPr>
          <w:delText>e</w:delText>
        </w:r>
      </w:del>
      <w:del w:id="906" w:author="Emeson Santos" w:date="2019-08-15T22:12:00Z">
        <w:r w:rsidRPr="0010773B" w:rsidDel="00834ECB">
          <w:rPr>
            <w:rFonts w:ascii="Times New Roman" w:hAnsi="Times New Roman" w:cs="Times New Roman"/>
            <w:color w:val="FF0000"/>
            <w:sz w:val="24"/>
            <w:szCs w:val="24"/>
          </w:rPr>
          <w:delText>, pode</w:delText>
        </w:r>
      </w:del>
      <w:del w:id="907" w:author="Emeson Santos" w:date="2019-08-15T21:10:00Z">
        <w:r w:rsidRPr="0010773B" w:rsidDel="00092410">
          <w:rPr>
            <w:rFonts w:ascii="Times New Roman" w:hAnsi="Times New Roman" w:cs="Times New Roman"/>
            <w:color w:val="FF0000"/>
            <w:sz w:val="24"/>
            <w:szCs w:val="24"/>
          </w:rPr>
          <w:delText>m</w:delText>
        </w:r>
      </w:del>
      <w:del w:id="908" w:author="Emeson Santos" w:date="2019-08-15T22:12:00Z">
        <w:r w:rsidRPr="0010773B" w:rsidDel="00834ECB">
          <w:rPr>
            <w:rFonts w:ascii="Times New Roman" w:hAnsi="Times New Roman" w:cs="Times New Roman"/>
            <w:color w:val="FF0000"/>
            <w:sz w:val="24"/>
            <w:szCs w:val="24"/>
          </w:rPr>
          <w:delText xml:space="preserve"> gerar falhas na produção final dos produtos</w:delText>
        </w:r>
      </w:del>
      <w:del w:id="909" w:author="Emeson Santos" w:date="2019-08-15T21:10:00Z">
        <w:r w:rsidRPr="0010773B" w:rsidDel="00C112DC">
          <w:rPr>
            <w:rFonts w:ascii="Times New Roman" w:hAnsi="Times New Roman" w:cs="Times New Roman"/>
            <w:color w:val="FF0000"/>
            <w:sz w:val="24"/>
            <w:szCs w:val="24"/>
          </w:rPr>
          <w:delText>/</w:delText>
        </w:r>
      </w:del>
      <w:del w:id="910" w:author="Emeson Santos" w:date="2019-08-15T22:12:00Z">
        <w:r w:rsidRPr="0010773B" w:rsidDel="00834ECB">
          <w:rPr>
            <w:rFonts w:ascii="Times New Roman" w:hAnsi="Times New Roman" w:cs="Times New Roman"/>
            <w:color w:val="FF0000"/>
            <w:sz w:val="24"/>
            <w:szCs w:val="24"/>
          </w:rPr>
          <w:delText>serviços. A definição de um único processo padrão corporativo de forma que a organização identifique os problemas existente e que os departamentos envolvidos tenham um maior entendimento de todos o processo em se. Outro problema que atinge uma organização é a falta de capacidade de resolver um problema, talvez essa seja a principal adversidade das empresas, característica essa que se revela quando determinado objetivo não é alcançado. Ao contrário da empresa encontrar novas formas de solucionar o problema ela aceita o fato que não é capaz de resolvê-lo, sendo comuns frase como “caro demais”, “já tentei, mas não deu certo”. Uma alternativa para contornar esta situação é adotar novas ações ao invés de justificar, exigindo uma análise dos problemas e novas formas de contorná-las, afinal a justificativa pode ser aceita, mas a falta de atitude não.</w:delText>
        </w:r>
        <w:commentRangeEnd w:id="902"/>
        <w:r w:rsidRPr="0010773B" w:rsidDel="00834ECB">
          <w:rPr>
            <w:rStyle w:val="Refdecomentrio"/>
            <w:rFonts w:ascii="Times New Roman" w:hAnsi="Times New Roman" w:cs="Times New Roman"/>
            <w:color w:val="FF0000"/>
            <w:sz w:val="24"/>
            <w:szCs w:val="24"/>
          </w:rPr>
          <w:commentReference w:id="902"/>
        </w:r>
        <w:commentRangeEnd w:id="903"/>
        <w:r w:rsidR="00B7786C" w:rsidDel="00834ECB">
          <w:rPr>
            <w:rStyle w:val="Refdecomentrio"/>
          </w:rPr>
          <w:commentReference w:id="903"/>
        </w:r>
      </w:del>
    </w:p>
    <w:p w14:paraId="05394D23" w14:textId="77777777" w:rsidR="00B7786C" w:rsidRDefault="00B7786C">
      <w:pPr>
        <w:ind w:firstLine="708"/>
        <w:jc w:val="both"/>
        <w:rPr>
          <w:rFonts w:ascii="Times New Roman" w:hAnsi="Times New Roman" w:cs="Times New Roman"/>
          <w:sz w:val="24"/>
          <w:szCs w:val="24"/>
        </w:rPr>
        <w:pPrChange w:id="911" w:author="Emeson Santos" w:date="2019-08-15T22:12:00Z">
          <w:pPr>
            <w:ind w:firstLine="720"/>
            <w:jc w:val="both"/>
          </w:pPr>
        </w:pPrChange>
      </w:pPr>
    </w:p>
    <w:p w14:paraId="6A8116C2" w14:textId="3C3230AE" w:rsidR="00824C17" w:rsidRDefault="00B7786C" w:rsidP="004D4C37">
      <w:pPr>
        <w:ind w:firstLine="720"/>
        <w:jc w:val="both"/>
        <w:rPr>
          <w:rFonts w:ascii="Times New Roman" w:hAnsi="Times New Roman" w:cs="Times New Roman"/>
          <w:sz w:val="24"/>
          <w:szCs w:val="24"/>
        </w:rPr>
      </w:pPr>
      <w:r>
        <w:rPr>
          <w:rFonts w:ascii="Times New Roman" w:hAnsi="Times New Roman" w:cs="Times New Roman"/>
          <w:sz w:val="24"/>
          <w:szCs w:val="24"/>
        </w:rPr>
        <w:t xml:space="preserve">Pode </w:t>
      </w:r>
      <w:r w:rsidR="004D4C37" w:rsidRPr="00FE6672">
        <w:rPr>
          <w:rFonts w:ascii="Times New Roman" w:hAnsi="Times New Roman" w:cs="Times New Roman"/>
          <w:sz w:val="24"/>
          <w:szCs w:val="24"/>
        </w:rPr>
        <w:t xml:space="preserve">acontecer </w:t>
      </w:r>
      <w:r>
        <w:rPr>
          <w:rFonts w:ascii="Times New Roman" w:hAnsi="Times New Roman" w:cs="Times New Roman"/>
          <w:sz w:val="24"/>
          <w:szCs w:val="24"/>
        </w:rPr>
        <w:t>problemas em p</w:t>
      </w:r>
      <w:r w:rsidR="004D4C37" w:rsidRPr="00FE6672">
        <w:rPr>
          <w:rFonts w:ascii="Times New Roman" w:hAnsi="Times New Roman" w:cs="Times New Roman"/>
          <w:sz w:val="24"/>
          <w:szCs w:val="24"/>
        </w:rPr>
        <w:t>rocesso</w:t>
      </w:r>
      <w:r>
        <w:rPr>
          <w:rFonts w:ascii="Times New Roman" w:hAnsi="Times New Roman" w:cs="Times New Roman"/>
          <w:sz w:val="24"/>
          <w:szCs w:val="24"/>
        </w:rPr>
        <w:t>s</w:t>
      </w:r>
      <w:r w:rsidR="004D4C37" w:rsidRPr="00FE6672">
        <w:rPr>
          <w:rFonts w:ascii="Times New Roman" w:hAnsi="Times New Roman" w:cs="Times New Roman"/>
          <w:sz w:val="24"/>
          <w:szCs w:val="24"/>
        </w:rPr>
        <w:t xml:space="preserve"> organizaciona</w:t>
      </w:r>
      <w:r>
        <w:rPr>
          <w:rFonts w:ascii="Times New Roman" w:hAnsi="Times New Roman" w:cs="Times New Roman"/>
          <w:sz w:val="24"/>
          <w:szCs w:val="24"/>
        </w:rPr>
        <w:t>is</w:t>
      </w:r>
      <w:r w:rsidR="004D4C37" w:rsidRPr="00FE6672">
        <w:rPr>
          <w:rFonts w:ascii="Times New Roman" w:hAnsi="Times New Roman" w:cs="Times New Roman"/>
          <w:sz w:val="24"/>
          <w:szCs w:val="24"/>
        </w:rPr>
        <w:t xml:space="preserve">, </w:t>
      </w:r>
      <w:r w:rsidR="001D3DB0">
        <w:rPr>
          <w:rFonts w:ascii="Times New Roman" w:hAnsi="Times New Roman" w:cs="Times New Roman"/>
          <w:sz w:val="24"/>
          <w:szCs w:val="24"/>
        </w:rPr>
        <w:t xml:space="preserve">mas existem </w:t>
      </w:r>
      <w:r w:rsidR="004D4C37" w:rsidRPr="00FE6672">
        <w:rPr>
          <w:rFonts w:ascii="Times New Roman" w:hAnsi="Times New Roman" w:cs="Times New Roman"/>
          <w:sz w:val="24"/>
          <w:szCs w:val="24"/>
        </w:rPr>
        <w:t xml:space="preserve">meios de organizar seus processos de forma que possa ter </w:t>
      </w:r>
      <w:r w:rsidR="00FB505B" w:rsidRPr="00FE6672">
        <w:rPr>
          <w:rFonts w:ascii="Times New Roman" w:hAnsi="Times New Roman" w:cs="Times New Roman"/>
          <w:sz w:val="24"/>
          <w:szCs w:val="24"/>
        </w:rPr>
        <w:t>uma clareza</w:t>
      </w:r>
      <w:r w:rsidR="004D4C37" w:rsidRPr="00FE6672">
        <w:rPr>
          <w:rFonts w:ascii="Times New Roman" w:hAnsi="Times New Roman" w:cs="Times New Roman"/>
          <w:sz w:val="24"/>
          <w:szCs w:val="24"/>
        </w:rPr>
        <w:t xml:space="preserve"> </w:t>
      </w:r>
      <w:r w:rsidR="001D3DB0">
        <w:rPr>
          <w:rFonts w:ascii="Times New Roman" w:hAnsi="Times New Roman" w:cs="Times New Roman"/>
          <w:sz w:val="24"/>
          <w:szCs w:val="24"/>
        </w:rPr>
        <w:t>entre</w:t>
      </w:r>
      <w:r w:rsidR="004D4C37" w:rsidRPr="00FE6672">
        <w:rPr>
          <w:rFonts w:ascii="Times New Roman" w:hAnsi="Times New Roman" w:cs="Times New Roman"/>
          <w:sz w:val="24"/>
          <w:szCs w:val="24"/>
        </w:rPr>
        <w:t xml:space="preserve"> todos os </w:t>
      </w:r>
      <w:r w:rsidR="00FB505B" w:rsidRPr="00FE6672">
        <w:rPr>
          <w:rFonts w:ascii="Times New Roman" w:hAnsi="Times New Roman" w:cs="Times New Roman"/>
          <w:sz w:val="24"/>
          <w:szCs w:val="24"/>
        </w:rPr>
        <w:t xml:space="preserve">envolvidos, </w:t>
      </w:r>
      <w:r w:rsidR="00FB505B">
        <w:rPr>
          <w:rFonts w:ascii="Times New Roman" w:hAnsi="Times New Roman" w:cs="Times New Roman"/>
          <w:sz w:val="24"/>
          <w:szCs w:val="24"/>
        </w:rPr>
        <w:t>e</w:t>
      </w:r>
      <w:r w:rsidR="001D3DB0">
        <w:rPr>
          <w:rFonts w:ascii="Times New Roman" w:hAnsi="Times New Roman" w:cs="Times New Roman"/>
          <w:sz w:val="24"/>
          <w:szCs w:val="24"/>
        </w:rPr>
        <w:t xml:space="preserve"> </w:t>
      </w:r>
      <w:r w:rsidR="004D4C37" w:rsidRPr="00FE6672">
        <w:rPr>
          <w:rFonts w:ascii="Times New Roman" w:hAnsi="Times New Roman" w:cs="Times New Roman"/>
          <w:sz w:val="24"/>
          <w:szCs w:val="24"/>
        </w:rPr>
        <w:t xml:space="preserve">um </w:t>
      </w:r>
      <w:r w:rsidR="001D3DB0">
        <w:rPr>
          <w:rFonts w:ascii="Times New Roman" w:hAnsi="Times New Roman" w:cs="Times New Roman"/>
          <w:sz w:val="24"/>
          <w:szCs w:val="24"/>
        </w:rPr>
        <w:t>deles</w:t>
      </w:r>
      <w:r w:rsidR="004D4C37" w:rsidRPr="00FE6672">
        <w:rPr>
          <w:rFonts w:ascii="Times New Roman" w:hAnsi="Times New Roman" w:cs="Times New Roman"/>
          <w:sz w:val="24"/>
          <w:szCs w:val="24"/>
        </w:rPr>
        <w:t xml:space="preserve"> é o modelo BPM. </w:t>
      </w:r>
    </w:p>
    <w:p w14:paraId="61D7F273" w14:textId="7C16604D" w:rsidR="007001C1" w:rsidRDefault="004D4C37" w:rsidP="004D4C37">
      <w:pPr>
        <w:ind w:firstLine="720"/>
        <w:jc w:val="both"/>
        <w:rPr>
          <w:ins w:id="912" w:author="Emeson Santos" w:date="2019-08-15T18:56:00Z"/>
          <w:rFonts w:ascii="Times New Roman" w:hAnsi="Times New Roman" w:cs="Times New Roman"/>
          <w:sz w:val="24"/>
          <w:szCs w:val="24"/>
        </w:rPr>
      </w:pPr>
      <w:proofErr w:type="spellStart"/>
      <w:r w:rsidRPr="00FE6672">
        <w:rPr>
          <w:rFonts w:ascii="Times New Roman" w:hAnsi="Times New Roman" w:cs="Times New Roman"/>
          <w:sz w:val="24"/>
          <w:szCs w:val="24"/>
          <w:shd w:val="clear" w:color="auto" w:fill="FFFFFF"/>
        </w:rPr>
        <w:t>Weske</w:t>
      </w:r>
      <w:commentRangeStart w:id="913"/>
      <w:commentRangeStart w:id="914"/>
      <w:commentRangeStart w:id="915"/>
      <w:proofErr w:type="spellEnd"/>
      <w:r w:rsidRPr="00FE6672">
        <w:rPr>
          <w:rFonts w:ascii="Times New Roman" w:hAnsi="Times New Roman" w:cs="Times New Roman"/>
          <w:sz w:val="24"/>
          <w:szCs w:val="24"/>
        </w:rPr>
        <w:t xml:space="preserve"> (2007, p. 7) define BPM, modelagem de processos de negócio, como sendo</w:t>
      </w:r>
      <w:ins w:id="916" w:author="Emeson Santos" w:date="2019-08-15T18:54:00Z">
        <w:r w:rsidR="007001C1">
          <w:rPr>
            <w:rFonts w:ascii="Times New Roman" w:hAnsi="Times New Roman" w:cs="Times New Roman"/>
            <w:sz w:val="24"/>
            <w:szCs w:val="24"/>
          </w:rPr>
          <w:t xml:space="preserve"> </w:t>
        </w:r>
      </w:ins>
      <w:del w:id="917" w:author="Emeson Santos" w:date="2019-08-15T18:54:00Z">
        <w:r w:rsidRPr="00FE6672" w:rsidDel="007001C1">
          <w:rPr>
            <w:rFonts w:ascii="Times New Roman" w:hAnsi="Times New Roman" w:cs="Times New Roman"/>
            <w:sz w:val="24"/>
            <w:szCs w:val="24"/>
          </w:rPr>
          <w:delText>: “</w:delText>
        </w:r>
      </w:del>
      <w:r w:rsidRPr="00FE6672">
        <w:rPr>
          <w:rFonts w:ascii="Times New Roman" w:hAnsi="Times New Roman" w:cs="Times New Roman"/>
          <w:sz w:val="24"/>
          <w:szCs w:val="24"/>
        </w:rPr>
        <w:t xml:space="preserve">um conjunto </w:t>
      </w:r>
      <w:del w:id="918" w:author="Emeson Santos" w:date="2019-08-15T18:54:00Z">
        <w:r w:rsidRPr="00FE6672" w:rsidDel="007001C1">
          <w:rPr>
            <w:rFonts w:ascii="Times New Roman" w:hAnsi="Times New Roman" w:cs="Times New Roman"/>
            <w:sz w:val="24"/>
            <w:szCs w:val="24"/>
          </w:rPr>
          <w:delText>de modelos de atividade</w:delText>
        </w:r>
      </w:del>
      <w:ins w:id="919" w:author="Emeson Santos" w:date="2019-08-15T18:54:00Z">
        <w:r w:rsidR="007001C1">
          <w:rPr>
            <w:rFonts w:ascii="Times New Roman" w:hAnsi="Times New Roman" w:cs="Times New Roman"/>
            <w:sz w:val="24"/>
            <w:szCs w:val="24"/>
          </w:rPr>
          <w:t>ações</w:t>
        </w:r>
      </w:ins>
      <w:r w:rsidRPr="00FE6672">
        <w:rPr>
          <w:rFonts w:ascii="Times New Roman" w:hAnsi="Times New Roman" w:cs="Times New Roman"/>
          <w:sz w:val="24"/>
          <w:szCs w:val="24"/>
        </w:rPr>
        <w:t xml:space="preserve"> </w:t>
      </w:r>
      <w:ins w:id="920" w:author="Emeson Santos" w:date="2019-08-15T18:54:00Z">
        <w:r w:rsidR="007001C1">
          <w:rPr>
            <w:rFonts w:ascii="Times New Roman" w:hAnsi="Times New Roman" w:cs="Times New Roman"/>
            <w:sz w:val="24"/>
            <w:szCs w:val="24"/>
          </w:rPr>
          <w:t>que segue algumas regras para serem</w:t>
        </w:r>
      </w:ins>
      <w:ins w:id="921" w:author="Emeson Santos" w:date="2019-08-15T18:55:00Z">
        <w:r w:rsidR="007001C1">
          <w:rPr>
            <w:rFonts w:ascii="Times New Roman" w:hAnsi="Times New Roman" w:cs="Times New Roman"/>
            <w:sz w:val="24"/>
            <w:szCs w:val="24"/>
          </w:rPr>
          <w:t xml:space="preserve"> executadas e se comuni</w:t>
        </w:r>
      </w:ins>
      <w:ins w:id="922" w:author="Emeson Santos" w:date="2019-08-15T18:56:00Z">
        <w:r w:rsidR="007001C1">
          <w:rPr>
            <w:rFonts w:ascii="Times New Roman" w:hAnsi="Times New Roman" w:cs="Times New Roman"/>
            <w:sz w:val="24"/>
            <w:szCs w:val="24"/>
          </w:rPr>
          <w:t>ca</w:t>
        </w:r>
      </w:ins>
      <w:ins w:id="923" w:author="Emeson Santos" w:date="2019-08-15T22:13:00Z">
        <w:r w:rsidR="00834ECB">
          <w:rPr>
            <w:rFonts w:ascii="Times New Roman" w:hAnsi="Times New Roman" w:cs="Times New Roman"/>
            <w:sz w:val="24"/>
            <w:szCs w:val="24"/>
          </w:rPr>
          <w:t>rem</w:t>
        </w:r>
      </w:ins>
      <w:ins w:id="924" w:author="Emeson Santos" w:date="2019-08-15T18:56:00Z">
        <w:r w:rsidR="007001C1">
          <w:rPr>
            <w:rFonts w:ascii="Times New Roman" w:hAnsi="Times New Roman" w:cs="Times New Roman"/>
            <w:sz w:val="24"/>
            <w:szCs w:val="24"/>
          </w:rPr>
          <w:t xml:space="preserve"> entre elas</w:t>
        </w:r>
      </w:ins>
      <w:del w:id="925" w:author="Emeson Santos" w:date="2019-08-15T18:55:00Z">
        <w:r w:rsidRPr="00FE6672" w:rsidDel="007001C1">
          <w:rPr>
            <w:rFonts w:ascii="Times New Roman" w:hAnsi="Times New Roman" w:cs="Times New Roman"/>
            <w:sz w:val="24"/>
            <w:szCs w:val="24"/>
          </w:rPr>
          <w:delText>e restrições de execução entre eles</w:delText>
        </w:r>
      </w:del>
      <w:r w:rsidRPr="00FE6672">
        <w:rPr>
          <w:rFonts w:ascii="Times New Roman" w:hAnsi="Times New Roman" w:cs="Times New Roman"/>
          <w:sz w:val="24"/>
          <w:szCs w:val="24"/>
        </w:rPr>
        <w:t xml:space="preserve">. </w:t>
      </w:r>
      <w:ins w:id="926" w:author="Emeson Santos" w:date="2019-08-15T18:59:00Z">
        <w:r w:rsidR="0014269E">
          <w:rPr>
            <w:rFonts w:ascii="Times New Roman" w:hAnsi="Times New Roman" w:cs="Times New Roman"/>
            <w:sz w:val="24"/>
            <w:szCs w:val="24"/>
          </w:rPr>
          <w:t xml:space="preserve">O processo de negócio pode </w:t>
        </w:r>
      </w:ins>
      <w:ins w:id="927" w:author="Emeson Santos" w:date="2019-08-15T22:13:00Z">
        <w:r w:rsidR="001D0523">
          <w:rPr>
            <w:rFonts w:ascii="Times New Roman" w:hAnsi="Times New Roman" w:cs="Times New Roman"/>
            <w:sz w:val="24"/>
            <w:szCs w:val="24"/>
          </w:rPr>
          <w:t>ser</w:t>
        </w:r>
      </w:ins>
      <w:ins w:id="928" w:author="Emeson Santos" w:date="2019-08-15T18:59:00Z">
        <w:r w:rsidR="0014269E">
          <w:rPr>
            <w:rFonts w:ascii="Times New Roman" w:hAnsi="Times New Roman" w:cs="Times New Roman"/>
            <w:sz w:val="24"/>
            <w:szCs w:val="24"/>
          </w:rPr>
          <w:t xml:space="preserve"> representado por instâncias</w:t>
        </w:r>
      </w:ins>
      <w:ins w:id="929" w:author="Emeson Santos" w:date="2019-08-15T19:00:00Z">
        <w:r w:rsidR="0014269E">
          <w:rPr>
            <w:rFonts w:ascii="Times New Roman" w:hAnsi="Times New Roman" w:cs="Times New Roman"/>
            <w:sz w:val="24"/>
            <w:szCs w:val="24"/>
          </w:rPr>
          <w:t xml:space="preserve"> de processos contendo outras </w:t>
        </w:r>
      </w:ins>
      <w:ins w:id="930" w:author="Emeson Santos" w:date="2019-08-15T19:05:00Z">
        <w:r w:rsidR="0014269E">
          <w:rPr>
            <w:rFonts w:ascii="Times New Roman" w:hAnsi="Times New Roman" w:cs="Times New Roman"/>
            <w:sz w:val="24"/>
            <w:szCs w:val="24"/>
          </w:rPr>
          <w:lastRenderedPageBreak/>
          <w:t>instâncias</w:t>
        </w:r>
      </w:ins>
      <w:ins w:id="931" w:author="Emeson Santos" w:date="2019-08-15T19:00:00Z">
        <w:r w:rsidR="0014269E">
          <w:rPr>
            <w:rFonts w:ascii="Times New Roman" w:hAnsi="Times New Roman" w:cs="Times New Roman"/>
            <w:sz w:val="24"/>
            <w:szCs w:val="24"/>
          </w:rPr>
          <w:t xml:space="preserve"> de ações. Cada modelagem</w:t>
        </w:r>
      </w:ins>
      <w:ins w:id="932" w:author="Emeson Santos" w:date="2019-08-15T19:01:00Z">
        <w:r w:rsidR="0014269E">
          <w:rPr>
            <w:rFonts w:ascii="Times New Roman" w:hAnsi="Times New Roman" w:cs="Times New Roman"/>
            <w:sz w:val="24"/>
            <w:szCs w:val="24"/>
          </w:rPr>
          <w:t xml:space="preserve"> de processo de negócio </w:t>
        </w:r>
      </w:ins>
      <w:ins w:id="933" w:author="Emeson Santos" w:date="2019-08-15T19:03:00Z">
        <w:r w:rsidR="0014269E">
          <w:rPr>
            <w:rFonts w:ascii="Times New Roman" w:hAnsi="Times New Roman" w:cs="Times New Roman"/>
            <w:sz w:val="24"/>
            <w:szCs w:val="24"/>
          </w:rPr>
          <w:t>funciona como</w:t>
        </w:r>
      </w:ins>
      <w:ins w:id="934" w:author="Emeson Santos" w:date="2019-08-15T19:04:00Z">
        <w:r w:rsidR="0014269E">
          <w:rPr>
            <w:rFonts w:ascii="Times New Roman" w:hAnsi="Times New Roman" w:cs="Times New Roman"/>
            <w:sz w:val="24"/>
            <w:szCs w:val="24"/>
          </w:rPr>
          <w:t xml:space="preserve"> um </w:t>
        </w:r>
      </w:ins>
      <w:ins w:id="935" w:author="Emeson Santos" w:date="2019-08-15T22:14:00Z">
        <w:r w:rsidR="001D0523">
          <w:rPr>
            <w:rFonts w:ascii="Times New Roman" w:hAnsi="Times New Roman" w:cs="Times New Roman"/>
            <w:sz w:val="24"/>
            <w:szCs w:val="24"/>
          </w:rPr>
          <w:t>conjunto</w:t>
        </w:r>
      </w:ins>
      <w:ins w:id="936" w:author="Emeson Santos" w:date="2019-08-15T19:04:00Z">
        <w:r w:rsidR="0014269E">
          <w:rPr>
            <w:rFonts w:ascii="Times New Roman" w:hAnsi="Times New Roman" w:cs="Times New Roman"/>
            <w:sz w:val="24"/>
            <w:szCs w:val="24"/>
          </w:rPr>
          <w:t xml:space="preserve"> de </w:t>
        </w:r>
      </w:ins>
      <w:ins w:id="937" w:author="Emeson Santos" w:date="2019-08-15T19:05:00Z">
        <w:r w:rsidR="0014269E">
          <w:rPr>
            <w:rFonts w:ascii="Times New Roman" w:hAnsi="Times New Roman" w:cs="Times New Roman"/>
            <w:sz w:val="24"/>
            <w:szCs w:val="24"/>
          </w:rPr>
          <w:t>instâncias</w:t>
        </w:r>
      </w:ins>
      <w:ins w:id="938" w:author="Emeson Santos" w:date="2019-08-15T19:04:00Z">
        <w:r w:rsidR="0014269E">
          <w:rPr>
            <w:rFonts w:ascii="Times New Roman" w:hAnsi="Times New Roman" w:cs="Times New Roman"/>
            <w:sz w:val="24"/>
            <w:szCs w:val="24"/>
          </w:rPr>
          <w:t xml:space="preserve"> do processo de negócio e também </w:t>
        </w:r>
      </w:ins>
      <w:ins w:id="939" w:author="Emeson Santos" w:date="2019-08-15T19:05:00Z">
        <w:r w:rsidR="0014269E">
          <w:rPr>
            <w:rFonts w:ascii="Times New Roman" w:hAnsi="Times New Roman" w:cs="Times New Roman"/>
            <w:sz w:val="24"/>
            <w:szCs w:val="24"/>
          </w:rPr>
          <w:t>como um conjunto de instancias de atividades.</w:t>
        </w:r>
      </w:ins>
    </w:p>
    <w:p w14:paraId="1C2708D2" w14:textId="4D47F590" w:rsidR="007001C1" w:rsidRDefault="00895BC8" w:rsidP="004D4C37">
      <w:pPr>
        <w:ind w:firstLine="720"/>
        <w:jc w:val="both"/>
        <w:rPr>
          <w:ins w:id="940" w:author="Emeson Santos" w:date="2019-08-15T18:56:00Z"/>
          <w:rFonts w:ascii="Times New Roman" w:hAnsi="Times New Roman" w:cs="Times New Roman"/>
          <w:sz w:val="24"/>
          <w:szCs w:val="24"/>
        </w:rPr>
      </w:pPr>
      <w:ins w:id="941" w:author="Emeson Santos" w:date="2019-08-15T19:06:00Z">
        <w:r>
          <w:rPr>
            <w:rFonts w:ascii="Times New Roman" w:hAnsi="Times New Roman" w:cs="Times New Roman"/>
            <w:sz w:val="24"/>
            <w:szCs w:val="24"/>
          </w:rPr>
          <w:t>A modelage</w:t>
        </w:r>
      </w:ins>
      <w:ins w:id="942" w:author="Emeson Santos" w:date="2019-08-15T21:11:00Z">
        <w:r w:rsidR="00F87F83">
          <w:rPr>
            <w:rFonts w:ascii="Times New Roman" w:hAnsi="Times New Roman" w:cs="Times New Roman"/>
            <w:sz w:val="24"/>
            <w:szCs w:val="24"/>
          </w:rPr>
          <w:t>m</w:t>
        </w:r>
      </w:ins>
      <w:ins w:id="943" w:author="Emeson Santos" w:date="2019-08-15T19:06:00Z">
        <w:r>
          <w:rPr>
            <w:rFonts w:ascii="Times New Roman" w:hAnsi="Times New Roman" w:cs="Times New Roman"/>
            <w:sz w:val="24"/>
            <w:szCs w:val="24"/>
          </w:rPr>
          <w:t xml:space="preserve"> de processo</w:t>
        </w:r>
      </w:ins>
      <w:ins w:id="944" w:author="Emeson Santos" w:date="2019-08-15T21:11:00Z">
        <w:r w:rsidR="00F87F83">
          <w:rPr>
            <w:rFonts w:ascii="Times New Roman" w:hAnsi="Times New Roman" w:cs="Times New Roman"/>
            <w:sz w:val="24"/>
            <w:szCs w:val="24"/>
          </w:rPr>
          <w:t>s</w:t>
        </w:r>
      </w:ins>
      <w:ins w:id="945" w:author="Emeson Santos" w:date="2019-08-15T19:06:00Z">
        <w:r>
          <w:rPr>
            <w:rFonts w:ascii="Times New Roman" w:hAnsi="Times New Roman" w:cs="Times New Roman"/>
            <w:sz w:val="24"/>
            <w:szCs w:val="24"/>
          </w:rPr>
          <w:t xml:space="preserve"> de negócio</w:t>
        </w:r>
      </w:ins>
      <w:ins w:id="946" w:author="Emeson Santos" w:date="2019-08-15T21:11:00Z">
        <w:r w:rsidR="00F87F83">
          <w:rPr>
            <w:rFonts w:ascii="Times New Roman" w:hAnsi="Times New Roman" w:cs="Times New Roman"/>
            <w:sz w:val="24"/>
            <w:szCs w:val="24"/>
          </w:rPr>
          <w:t>s</w:t>
        </w:r>
      </w:ins>
      <w:ins w:id="947" w:author="Emeson Santos" w:date="2019-08-15T19:07:00Z">
        <w:r>
          <w:rPr>
            <w:rFonts w:ascii="Times New Roman" w:hAnsi="Times New Roman" w:cs="Times New Roman"/>
            <w:sz w:val="24"/>
            <w:szCs w:val="24"/>
          </w:rPr>
          <w:t xml:space="preserve">, </w:t>
        </w:r>
      </w:ins>
      <w:ins w:id="948" w:author="Emeson Santos" w:date="2019-08-15T19:55:00Z">
        <w:r w:rsidR="00124999">
          <w:rPr>
            <w:rFonts w:ascii="Times New Roman" w:hAnsi="Times New Roman" w:cs="Times New Roman"/>
            <w:sz w:val="24"/>
            <w:szCs w:val="24"/>
          </w:rPr>
          <w:t>para</w:t>
        </w:r>
      </w:ins>
      <w:ins w:id="949" w:author="Emeson Santos" w:date="2019-08-15T19:07:00Z">
        <w:r>
          <w:rPr>
            <w:rFonts w:ascii="Times New Roman" w:hAnsi="Times New Roman" w:cs="Times New Roman"/>
            <w:sz w:val="24"/>
            <w:szCs w:val="24"/>
          </w:rPr>
          <w:t xml:space="preserve"> </w:t>
        </w:r>
        <w:r w:rsidRPr="00FE6672">
          <w:rPr>
            <w:rFonts w:ascii="Times New Roman" w:hAnsi="Times New Roman" w:cs="Times New Roman"/>
            <w:sz w:val="24"/>
            <w:szCs w:val="24"/>
          </w:rPr>
          <w:t>Pereira (2013, p.43)</w:t>
        </w:r>
        <w:commentRangeStart w:id="950"/>
        <w:commentRangeEnd w:id="950"/>
        <w:r w:rsidRPr="00FE6672">
          <w:rPr>
            <w:rStyle w:val="Refdecomentrio"/>
            <w:rFonts w:ascii="Times New Roman" w:hAnsi="Times New Roman" w:cs="Times New Roman"/>
            <w:sz w:val="24"/>
            <w:szCs w:val="24"/>
          </w:rPr>
          <w:commentReference w:id="950"/>
        </w:r>
        <w:commentRangeStart w:id="951"/>
        <w:commentRangeEnd w:id="951"/>
        <w:r>
          <w:rPr>
            <w:rStyle w:val="Refdecomentrio"/>
          </w:rPr>
          <w:commentReference w:id="951"/>
        </w:r>
        <w:r>
          <w:rPr>
            <w:rFonts w:ascii="Times New Roman" w:hAnsi="Times New Roman" w:cs="Times New Roman"/>
            <w:sz w:val="24"/>
            <w:szCs w:val="24"/>
          </w:rPr>
          <w:t xml:space="preserve"> </w:t>
        </w:r>
      </w:ins>
      <w:ins w:id="952" w:author="Emeson Santos" w:date="2019-08-15T19:08:00Z">
        <w:r>
          <w:rPr>
            <w:rFonts w:ascii="Times New Roman" w:hAnsi="Times New Roman" w:cs="Times New Roman"/>
            <w:sz w:val="24"/>
            <w:szCs w:val="24"/>
          </w:rPr>
          <w:t>agrega valores a organização e aplica melhorias de processos</w:t>
        </w:r>
      </w:ins>
      <w:ins w:id="953" w:author="Emeson Santos" w:date="2019-08-15T19:09:00Z">
        <w:r>
          <w:rPr>
            <w:rFonts w:ascii="Times New Roman" w:hAnsi="Times New Roman" w:cs="Times New Roman"/>
            <w:sz w:val="24"/>
            <w:szCs w:val="24"/>
          </w:rPr>
          <w:t xml:space="preserve"> de forma contínua principalmente no seu remodelamento e </w:t>
        </w:r>
      </w:ins>
      <w:ins w:id="954" w:author="Emeson Santos" w:date="2019-08-15T19:10:00Z">
        <w:r>
          <w:rPr>
            <w:rFonts w:ascii="Times New Roman" w:hAnsi="Times New Roman" w:cs="Times New Roman"/>
            <w:sz w:val="24"/>
            <w:szCs w:val="24"/>
          </w:rPr>
          <w:t xml:space="preserve">em sua </w:t>
        </w:r>
      </w:ins>
      <w:ins w:id="955" w:author="Emeson Santos" w:date="2019-08-15T19:12:00Z">
        <w:r>
          <w:rPr>
            <w:rFonts w:ascii="Times New Roman" w:hAnsi="Times New Roman" w:cs="Times New Roman"/>
            <w:sz w:val="24"/>
            <w:szCs w:val="24"/>
          </w:rPr>
          <w:t>análise</w:t>
        </w:r>
      </w:ins>
      <w:ins w:id="956" w:author="Emeson Santos" w:date="2019-08-15T19:11:00Z">
        <w:r>
          <w:rPr>
            <w:rFonts w:ascii="Times New Roman" w:hAnsi="Times New Roman" w:cs="Times New Roman"/>
            <w:sz w:val="24"/>
            <w:szCs w:val="24"/>
          </w:rPr>
          <w:t xml:space="preserve"> e assim conclui o seu objetivo atendendo a essas</w:t>
        </w:r>
      </w:ins>
      <w:ins w:id="957" w:author="Emeson Santos" w:date="2019-08-15T19:12:00Z">
        <w:r>
          <w:rPr>
            <w:rFonts w:ascii="Times New Roman" w:hAnsi="Times New Roman" w:cs="Times New Roman"/>
            <w:sz w:val="24"/>
            <w:szCs w:val="24"/>
          </w:rPr>
          <w:t xml:space="preserve">. Em nosso contexto </w:t>
        </w:r>
      </w:ins>
      <w:ins w:id="958" w:author="Emeson Santos" w:date="2019-08-15T19:40:00Z">
        <w:r w:rsidR="008E5081">
          <w:rPr>
            <w:rFonts w:ascii="Times New Roman" w:hAnsi="Times New Roman" w:cs="Times New Roman"/>
            <w:sz w:val="24"/>
            <w:szCs w:val="24"/>
          </w:rPr>
          <w:t xml:space="preserve">não vamos aplicar a melhoria </w:t>
        </w:r>
      </w:ins>
      <w:ins w:id="959" w:author="Emeson Santos" w:date="2019-08-15T19:41:00Z">
        <w:r w:rsidR="008E5081">
          <w:rPr>
            <w:rFonts w:ascii="Times New Roman" w:hAnsi="Times New Roman" w:cs="Times New Roman"/>
            <w:sz w:val="24"/>
            <w:szCs w:val="24"/>
          </w:rPr>
          <w:t>de processos</w:t>
        </w:r>
      </w:ins>
      <w:ins w:id="960" w:author="Emeson Santos" w:date="2019-08-15T22:16:00Z">
        <w:r w:rsidR="001D0523">
          <w:rPr>
            <w:rFonts w:ascii="Times New Roman" w:hAnsi="Times New Roman" w:cs="Times New Roman"/>
            <w:sz w:val="24"/>
            <w:szCs w:val="24"/>
          </w:rPr>
          <w:t>.</w:t>
        </w:r>
      </w:ins>
    </w:p>
    <w:p w14:paraId="198542E5" w14:textId="551C41E6" w:rsidR="004D4C37" w:rsidRPr="00FE6672" w:rsidDel="008E5081" w:rsidRDefault="004D4C37" w:rsidP="004D4C37">
      <w:pPr>
        <w:ind w:firstLine="720"/>
        <w:jc w:val="both"/>
        <w:rPr>
          <w:del w:id="961" w:author="Emeson Santos" w:date="2019-08-15T19:42:00Z"/>
          <w:rFonts w:ascii="Times New Roman" w:hAnsi="Times New Roman" w:cs="Times New Roman"/>
          <w:sz w:val="24"/>
          <w:szCs w:val="24"/>
        </w:rPr>
      </w:pPr>
      <w:del w:id="962" w:author="Emeson Santos" w:date="2019-08-15T19:06:00Z">
        <w:r w:rsidRPr="00FE6672" w:rsidDel="00A41D7C">
          <w:rPr>
            <w:rFonts w:ascii="Times New Roman" w:hAnsi="Times New Roman" w:cs="Times New Roman"/>
            <w:sz w:val="24"/>
            <w:szCs w:val="24"/>
          </w:rPr>
          <w:delText>Uma instância de processo de negócios representa um caso concreto nos negócios operacionais de uma empresa, consistindo em instâncias de atividade. Cada modelo de processo de negócios atua como um modelo para um conjunto de instâncias do processo de negócios, e cada modelo de atividade atua como um modelo para um conjunto de instâncias de atividade.”.</w:delText>
        </w:r>
        <w:commentRangeEnd w:id="913"/>
        <w:r w:rsidRPr="00FE6672" w:rsidDel="00A41D7C">
          <w:rPr>
            <w:rStyle w:val="Refdecomentrio"/>
            <w:rFonts w:ascii="Times New Roman" w:hAnsi="Times New Roman" w:cs="Times New Roman"/>
            <w:sz w:val="24"/>
            <w:szCs w:val="24"/>
          </w:rPr>
          <w:commentReference w:id="913"/>
        </w:r>
        <w:commentRangeEnd w:id="914"/>
        <w:r w:rsidR="00806926" w:rsidDel="00A41D7C">
          <w:rPr>
            <w:rStyle w:val="Refdecomentrio"/>
          </w:rPr>
          <w:commentReference w:id="914"/>
        </w:r>
        <w:r w:rsidRPr="00FE6672" w:rsidDel="00A41D7C">
          <w:rPr>
            <w:rFonts w:ascii="Times New Roman" w:hAnsi="Times New Roman" w:cs="Times New Roman"/>
            <w:sz w:val="24"/>
            <w:szCs w:val="24"/>
          </w:rPr>
          <w:delText xml:space="preserve"> </w:delText>
        </w:r>
        <w:commentRangeEnd w:id="915"/>
        <w:r w:rsidRPr="00FE6672" w:rsidDel="00A41D7C">
          <w:rPr>
            <w:rStyle w:val="Refdecomentrio"/>
            <w:rFonts w:ascii="Times New Roman" w:hAnsi="Times New Roman" w:cs="Times New Roman"/>
            <w:sz w:val="24"/>
            <w:szCs w:val="24"/>
          </w:rPr>
          <w:commentReference w:id="915"/>
        </w:r>
      </w:del>
      <w:commentRangeStart w:id="963"/>
      <w:commentRangeStart w:id="964"/>
      <w:del w:id="965" w:author="Emeson Santos" w:date="2019-08-15T19:42:00Z">
        <w:r w:rsidRPr="00FE6672" w:rsidDel="008E5081">
          <w:rPr>
            <w:rFonts w:ascii="Times New Roman" w:hAnsi="Times New Roman" w:cs="Times New Roman"/>
            <w:sz w:val="24"/>
            <w:szCs w:val="24"/>
          </w:rPr>
          <w:delText>O Modelamento de processos de negócios BPM, tem por objetivo não só gerenciar os processos para agregar valor à organização, como também a melhoria contínua dos processos, principalmente através de seu redesenho e análise. (Pereira, 2013, p.43)</w:delText>
        </w:r>
        <w:commentRangeEnd w:id="963"/>
        <w:r w:rsidRPr="00FE6672" w:rsidDel="008E5081">
          <w:rPr>
            <w:rStyle w:val="Refdecomentrio"/>
            <w:rFonts w:ascii="Times New Roman" w:hAnsi="Times New Roman" w:cs="Times New Roman"/>
            <w:sz w:val="24"/>
            <w:szCs w:val="24"/>
          </w:rPr>
          <w:commentReference w:id="963"/>
        </w:r>
        <w:commentRangeEnd w:id="964"/>
        <w:r w:rsidR="00806926" w:rsidDel="008E5081">
          <w:rPr>
            <w:rStyle w:val="Refdecomentrio"/>
          </w:rPr>
          <w:commentReference w:id="964"/>
        </w:r>
        <w:r w:rsidRPr="00FE6672" w:rsidDel="008E5081">
          <w:rPr>
            <w:rFonts w:ascii="Times New Roman" w:hAnsi="Times New Roman" w:cs="Times New Roman"/>
            <w:sz w:val="24"/>
            <w:szCs w:val="24"/>
          </w:rPr>
          <w:delText xml:space="preserve">.  </w:delText>
        </w:r>
      </w:del>
    </w:p>
    <w:p w14:paraId="43A4A64C" w14:textId="5644312C" w:rsidR="001C236D" w:rsidRPr="00FE6672" w:rsidDel="00454854" w:rsidRDefault="004D4C37" w:rsidP="004D4C37">
      <w:pPr>
        <w:ind w:firstLine="708"/>
        <w:jc w:val="both"/>
        <w:rPr>
          <w:del w:id="966" w:author="Emeson Santos" w:date="2019-08-15T21:50:00Z"/>
          <w:rFonts w:ascii="Times New Roman" w:hAnsi="Times New Roman" w:cs="Times New Roman"/>
          <w:sz w:val="24"/>
          <w:szCs w:val="24"/>
        </w:rPr>
      </w:pPr>
      <w:r w:rsidRPr="00FE6672">
        <w:rPr>
          <w:rFonts w:ascii="Times New Roman" w:hAnsi="Times New Roman" w:cs="Times New Roman"/>
          <w:sz w:val="24"/>
          <w:szCs w:val="24"/>
        </w:rPr>
        <w:t>Existem várias definições de processo de negócio de acordo com algumas literaturas:</w:t>
      </w:r>
    </w:p>
    <w:p w14:paraId="3BF688F3" w14:textId="25E4ABD7" w:rsidR="00885A00" w:rsidRDefault="00885A00" w:rsidP="004D4C37">
      <w:pPr>
        <w:ind w:firstLine="708"/>
        <w:jc w:val="both"/>
        <w:rPr>
          <w:ins w:id="967" w:author="Emeson Santos" w:date="2019-08-15T21:12:00Z"/>
          <w:rFonts w:ascii="Times New Roman" w:hAnsi="Times New Roman" w:cs="Times New Roman"/>
          <w:sz w:val="24"/>
          <w:szCs w:val="24"/>
        </w:rPr>
      </w:pPr>
    </w:p>
    <w:p w14:paraId="50A12674" w14:textId="365243D1" w:rsidR="001500C1" w:rsidRPr="00916296" w:rsidDel="007F6D57" w:rsidRDefault="001500C1">
      <w:pPr>
        <w:ind w:firstLine="708"/>
        <w:jc w:val="both"/>
        <w:rPr>
          <w:del w:id="968" w:author="Emeson Santos" w:date="2019-08-15T21:27:00Z"/>
          <w:rFonts w:ascii="Times New Roman" w:hAnsi="Times New Roman" w:cs="Times New Roman"/>
          <w:sz w:val="24"/>
          <w:szCs w:val="24"/>
        </w:rPr>
      </w:pPr>
      <w:commentRangeStart w:id="969"/>
      <w:ins w:id="970" w:author="Emeson Santos" w:date="2019-08-15T21:12:00Z">
        <w:r w:rsidRPr="00916296">
          <w:rPr>
            <w:rFonts w:ascii="Times New Roman" w:hAnsi="Times New Roman" w:cs="Times New Roman"/>
            <w:sz w:val="24"/>
            <w:szCs w:val="24"/>
            <w:rPrChange w:id="971" w:author="Emeson Santos" w:date="2019-08-15T22:32:00Z">
              <w:rPr>
                <w:rFonts w:ascii="Times New Roman" w:hAnsi="Times New Roman" w:cs="Times New Roman"/>
                <w:color w:val="FF0000"/>
                <w:sz w:val="24"/>
                <w:szCs w:val="24"/>
              </w:rPr>
            </w:rPrChange>
          </w:rPr>
          <w:t xml:space="preserve">O processo de negócio </w:t>
        </w:r>
      </w:ins>
      <w:ins w:id="972" w:author="Emeson Santos" w:date="2019-08-15T21:17:00Z">
        <w:r w:rsidRPr="00916296">
          <w:rPr>
            <w:rFonts w:ascii="Times New Roman" w:hAnsi="Times New Roman" w:cs="Times New Roman"/>
            <w:sz w:val="24"/>
            <w:szCs w:val="24"/>
            <w:rPrChange w:id="973" w:author="Emeson Santos" w:date="2019-08-15T22:32:00Z">
              <w:rPr>
                <w:rFonts w:ascii="Times New Roman" w:hAnsi="Times New Roman" w:cs="Times New Roman"/>
                <w:color w:val="FF0000"/>
                <w:sz w:val="24"/>
                <w:szCs w:val="24"/>
              </w:rPr>
            </w:rPrChange>
          </w:rPr>
          <w:t>Segundo</w:t>
        </w:r>
      </w:ins>
      <w:ins w:id="974" w:author="Emeson Santos" w:date="2019-08-15T21:12:00Z">
        <w:r w:rsidRPr="00916296">
          <w:rPr>
            <w:rFonts w:ascii="Times New Roman" w:hAnsi="Times New Roman" w:cs="Times New Roman"/>
            <w:sz w:val="24"/>
            <w:szCs w:val="24"/>
            <w:rPrChange w:id="975" w:author="Emeson Santos" w:date="2019-08-15T22:32:00Z">
              <w:rPr>
                <w:rFonts w:ascii="Times New Roman" w:hAnsi="Times New Roman" w:cs="Times New Roman"/>
                <w:color w:val="FF0000"/>
                <w:sz w:val="24"/>
                <w:szCs w:val="24"/>
              </w:rPr>
            </w:rPrChange>
          </w:rPr>
          <w:t xml:space="preserve"> </w:t>
        </w:r>
      </w:ins>
      <w:proofErr w:type="spellStart"/>
      <w:ins w:id="976" w:author="Emeson Santos" w:date="2019-08-15T21:17:00Z">
        <w:r w:rsidRPr="00916296">
          <w:rPr>
            <w:rFonts w:ascii="Times New Roman" w:hAnsi="Times New Roman" w:cs="Times New Roman"/>
            <w:sz w:val="24"/>
            <w:szCs w:val="24"/>
            <w:rPrChange w:id="977" w:author="Emeson Santos" w:date="2019-08-15T22:32:00Z">
              <w:rPr>
                <w:rFonts w:ascii="Times New Roman" w:hAnsi="Times New Roman" w:cs="Times New Roman"/>
                <w:color w:val="FF0000"/>
                <w:sz w:val="24"/>
                <w:szCs w:val="24"/>
              </w:rPr>
            </w:rPrChange>
          </w:rPr>
          <w:t>Weske</w:t>
        </w:r>
        <w:proofErr w:type="spellEnd"/>
        <w:r w:rsidRPr="00916296">
          <w:rPr>
            <w:rFonts w:ascii="Times New Roman" w:hAnsi="Times New Roman" w:cs="Times New Roman"/>
            <w:sz w:val="24"/>
            <w:szCs w:val="24"/>
            <w:rPrChange w:id="978" w:author="Emeson Santos" w:date="2019-08-15T22:32:00Z">
              <w:rPr>
                <w:rFonts w:ascii="Times New Roman" w:hAnsi="Times New Roman" w:cs="Times New Roman"/>
                <w:color w:val="FF0000"/>
                <w:sz w:val="24"/>
                <w:szCs w:val="24"/>
              </w:rPr>
            </w:rPrChange>
          </w:rPr>
          <w:t xml:space="preserve"> (200</w:t>
        </w:r>
      </w:ins>
      <w:ins w:id="979" w:author="Emeson Santos" w:date="2019-08-15T21:18:00Z">
        <w:r w:rsidRPr="00916296">
          <w:rPr>
            <w:rFonts w:ascii="Times New Roman" w:hAnsi="Times New Roman" w:cs="Times New Roman"/>
            <w:sz w:val="24"/>
            <w:szCs w:val="24"/>
            <w:rPrChange w:id="980" w:author="Emeson Santos" w:date="2019-08-15T22:32:00Z">
              <w:rPr>
                <w:rFonts w:ascii="Times New Roman" w:hAnsi="Times New Roman" w:cs="Times New Roman"/>
                <w:color w:val="FF0000"/>
                <w:sz w:val="24"/>
                <w:szCs w:val="24"/>
              </w:rPr>
            </w:rPrChange>
          </w:rPr>
          <w:t>7, p. 6</w:t>
        </w:r>
      </w:ins>
      <w:ins w:id="981" w:author="Emeson Santos" w:date="2019-08-15T21:17:00Z">
        <w:r w:rsidRPr="00916296">
          <w:rPr>
            <w:rFonts w:ascii="Times New Roman" w:hAnsi="Times New Roman" w:cs="Times New Roman"/>
            <w:sz w:val="24"/>
            <w:szCs w:val="24"/>
            <w:rPrChange w:id="982" w:author="Emeson Santos" w:date="2019-08-15T22:32:00Z">
              <w:rPr>
                <w:rFonts w:ascii="Times New Roman" w:hAnsi="Times New Roman" w:cs="Times New Roman"/>
                <w:color w:val="FF0000"/>
                <w:sz w:val="24"/>
                <w:szCs w:val="24"/>
              </w:rPr>
            </w:rPrChange>
          </w:rPr>
          <w:t>)</w:t>
        </w:r>
      </w:ins>
      <w:ins w:id="983" w:author="Emeson Santos" w:date="2019-08-15T21:18:00Z">
        <w:r w:rsidRPr="00916296">
          <w:rPr>
            <w:rFonts w:ascii="Times New Roman" w:hAnsi="Times New Roman" w:cs="Times New Roman"/>
            <w:sz w:val="24"/>
            <w:szCs w:val="24"/>
            <w:rPrChange w:id="984" w:author="Emeson Santos" w:date="2019-08-15T22:32:00Z">
              <w:rPr>
                <w:rFonts w:ascii="Times New Roman" w:hAnsi="Times New Roman" w:cs="Times New Roman"/>
                <w:color w:val="FF0000"/>
                <w:sz w:val="24"/>
                <w:szCs w:val="24"/>
              </w:rPr>
            </w:rPrChange>
          </w:rPr>
          <w:t xml:space="preserve">, </w:t>
        </w:r>
        <w:r w:rsidR="007F6D57" w:rsidRPr="00916296">
          <w:rPr>
            <w:rFonts w:ascii="Times New Roman" w:hAnsi="Times New Roman" w:cs="Times New Roman"/>
            <w:sz w:val="24"/>
            <w:szCs w:val="24"/>
            <w:rPrChange w:id="985" w:author="Emeson Santos" w:date="2019-08-15T22:32:00Z">
              <w:rPr>
                <w:rFonts w:ascii="Times New Roman" w:hAnsi="Times New Roman" w:cs="Times New Roman"/>
                <w:color w:val="FF0000"/>
                <w:sz w:val="24"/>
                <w:szCs w:val="24"/>
              </w:rPr>
            </w:rPrChange>
          </w:rPr>
          <w:t>é</w:t>
        </w:r>
      </w:ins>
      <w:ins w:id="986" w:author="Emeson Santos" w:date="2019-08-15T21:45:00Z">
        <w:r w:rsidR="001666EE" w:rsidRPr="00916296">
          <w:rPr>
            <w:rFonts w:ascii="Times New Roman" w:hAnsi="Times New Roman" w:cs="Times New Roman"/>
            <w:sz w:val="24"/>
            <w:szCs w:val="24"/>
            <w:rPrChange w:id="987" w:author="Emeson Santos" w:date="2019-08-15T22:32:00Z">
              <w:rPr>
                <w:rFonts w:ascii="Times New Roman" w:hAnsi="Times New Roman" w:cs="Times New Roman"/>
                <w:color w:val="FF0000"/>
                <w:sz w:val="24"/>
                <w:szCs w:val="24"/>
              </w:rPr>
            </w:rPrChange>
          </w:rPr>
          <w:t xml:space="preserve"> definido como</w:t>
        </w:r>
      </w:ins>
      <w:ins w:id="988" w:author="Emeson Santos" w:date="2019-08-15T21:18:00Z">
        <w:r w:rsidR="007F6D57" w:rsidRPr="00916296">
          <w:rPr>
            <w:rFonts w:ascii="Times New Roman" w:hAnsi="Times New Roman" w:cs="Times New Roman"/>
            <w:sz w:val="24"/>
            <w:szCs w:val="24"/>
            <w:rPrChange w:id="989" w:author="Emeson Santos" w:date="2019-08-15T22:32:00Z">
              <w:rPr>
                <w:rFonts w:ascii="Times New Roman" w:hAnsi="Times New Roman" w:cs="Times New Roman"/>
                <w:color w:val="FF0000"/>
                <w:sz w:val="24"/>
                <w:szCs w:val="24"/>
              </w:rPr>
            </w:rPrChange>
          </w:rPr>
          <w:t xml:space="preserve"> um conjunto de atividades </w:t>
        </w:r>
      </w:ins>
      <w:ins w:id="990" w:author="Emeson Santos" w:date="2019-08-15T21:19:00Z">
        <w:r w:rsidR="007F6D57" w:rsidRPr="00916296">
          <w:rPr>
            <w:rFonts w:ascii="Times New Roman" w:hAnsi="Times New Roman" w:cs="Times New Roman"/>
            <w:sz w:val="24"/>
            <w:szCs w:val="24"/>
            <w:rPrChange w:id="991" w:author="Emeson Santos" w:date="2019-08-15T22:32:00Z">
              <w:rPr>
                <w:rFonts w:ascii="Times New Roman" w:hAnsi="Times New Roman" w:cs="Times New Roman"/>
                <w:color w:val="FF0000"/>
                <w:sz w:val="24"/>
                <w:szCs w:val="24"/>
              </w:rPr>
            </w:rPrChange>
          </w:rPr>
          <w:t xml:space="preserve">que são executadas em um ambiente </w:t>
        </w:r>
      </w:ins>
      <w:ins w:id="992" w:author="Emeson Santos" w:date="2019-08-15T21:21:00Z">
        <w:r w:rsidR="007F6D57" w:rsidRPr="00916296">
          <w:rPr>
            <w:rFonts w:ascii="Times New Roman" w:hAnsi="Times New Roman" w:cs="Times New Roman"/>
            <w:sz w:val="24"/>
            <w:szCs w:val="24"/>
            <w:rPrChange w:id="993" w:author="Emeson Santos" w:date="2019-08-15T22:32:00Z">
              <w:rPr>
                <w:rFonts w:ascii="Times New Roman" w:hAnsi="Times New Roman" w:cs="Times New Roman"/>
                <w:color w:val="FF0000"/>
                <w:sz w:val="24"/>
                <w:szCs w:val="24"/>
              </w:rPr>
            </w:rPrChange>
          </w:rPr>
          <w:t xml:space="preserve">organizacional com coordenação e técnicas a serem seguidas. As </w:t>
        </w:r>
      </w:ins>
      <w:ins w:id="994" w:author="Emeson Santos" w:date="2019-08-15T21:22:00Z">
        <w:r w:rsidR="007F6D57" w:rsidRPr="00916296">
          <w:rPr>
            <w:rFonts w:ascii="Times New Roman" w:hAnsi="Times New Roman" w:cs="Times New Roman"/>
            <w:sz w:val="24"/>
            <w:szCs w:val="24"/>
            <w:rPrChange w:id="995" w:author="Emeson Santos" w:date="2019-08-15T22:32:00Z">
              <w:rPr>
                <w:rFonts w:ascii="Times New Roman" w:hAnsi="Times New Roman" w:cs="Times New Roman"/>
                <w:color w:val="FF0000"/>
                <w:sz w:val="24"/>
                <w:szCs w:val="24"/>
              </w:rPr>
            </w:rPrChange>
          </w:rPr>
          <w:t xml:space="preserve">atividades são realizadas para atingir um objetivo do negócio. Cada processo é executado </w:t>
        </w:r>
      </w:ins>
      <w:ins w:id="996" w:author="Emeson Santos" w:date="2019-08-15T21:23:00Z">
        <w:r w:rsidR="007F6D57" w:rsidRPr="00916296">
          <w:rPr>
            <w:rFonts w:ascii="Times New Roman" w:hAnsi="Times New Roman" w:cs="Times New Roman"/>
            <w:sz w:val="24"/>
            <w:szCs w:val="24"/>
            <w:rPrChange w:id="997" w:author="Emeson Santos" w:date="2019-08-15T22:32:00Z">
              <w:rPr>
                <w:rFonts w:ascii="Times New Roman" w:hAnsi="Times New Roman" w:cs="Times New Roman"/>
                <w:color w:val="FF0000"/>
                <w:sz w:val="24"/>
                <w:szCs w:val="24"/>
              </w:rPr>
            </w:rPrChange>
          </w:rPr>
          <w:t>por uma única organização podendo interagir com os processos de outras organizações.</w:t>
        </w:r>
      </w:ins>
      <w:ins w:id="998" w:author="Emeson Santos" w:date="2019-08-15T21:20:00Z">
        <w:r w:rsidR="007F6D57" w:rsidRPr="00916296">
          <w:rPr>
            <w:rFonts w:ascii="Times New Roman" w:hAnsi="Times New Roman" w:cs="Times New Roman"/>
            <w:sz w:val="24"/>
            <w:szCs w:val="24"/>
            <w:rPrChange w:id="999" w:author="Emeson Santos" w:date="2019-08-15T22:32:00Z">
              <w:rPr>
                <w:rFonts w:ascii="Times New Roman" w:hAnsi="Times New Roman" w:cs="Times New Roman"/>
                <w:color w:val="FF0000"/>
                <w:sz w:val="24"/>
                <w:szCs w:val="24"/>
              </w:rPr>
            </w:rPrChange>
          </w:rPr>
          <w:t xml:space="preserve"> </w:t>
        </w:r>
      </w:ins>
      <w:ins w:id="1000" w:author="Emeson Santos" w:date="2019-08-15T21:27:00Z">
        <w:r w:rsidR="007F6D57" w:rsidRPr="00916296">
          <w:rPr>
            <w:rFonts w:ascii="Times New Roman" w:hAnsi="Times New Roman" w:cs="Times New Roman"/>
            <w:sz w:val="24"/>
            <w:szCs w:val="24"/>
            <w:rPrChange w:id="1001" w:author="Emeson Santos" w:date="2019-08-15T22:32:00Z">
              <w:rPr>
                <w:rFonts w:ascii="Times New Roman" w:hAnsi="Times New Roman" w:cs="Times New Roman"/>
                <w:color w:val="FF0000"/>
                <w:sz w:val="24"/>
                <w:szCs w:val="24"/>
              </w:rPr>
            </w:rPrChange>
          </w:rPr>
          <w:t>Borges (2015, p.6)</w:t>
        </w:r>
      </w:ins>
      <w:ins w:id="1002" w:author="Emeson Santos" w:date="2019-08-15T21:29:00Z">
        <w:r w:rsidR="001D66AF" w:rsidRPr="00916296">
          <w:rPr>
            <w:rFonts w:ascii="Times New Roman" w:hAnsi="Times New Roman" w:cs="Times New Roman"/>
            <w:sz w:val="24"/>
            <w:szCs w:val="24"/>
            <w:rPrChange w:id="1003" w:author="Emeson Santos" w:date="2019-08-15T22:32:00Z">
              <w:rPr>
                <w:rFonts w:ascii="Times New Roman" w:hAnsi="Times New Roman" w:cs="Times New Roman"/>
                <w:color w:val="FF0000"/>
                <w:sz w:val="24"/>
                <w:szCs w:val="24"/>
              </w:rPr>
            </w:rPrChange>
          </w:rPr>
          <w:t xml:space="preserve"> concorda com </w:t>
        </w:r>
        <w:proofErr w:type="spellStart"/>
        <w:r w:rsidR="001D66AF" w:rsidRPr="00916296">
          <w:rPr>
            <w:rFonts w:ascii="Times New Roman" w:hAnsi="Times New Roman" w:cs="Times New Roman"/>
            <w:sz w:val="24"/>
            <w:szCs w:val="24"/>
            <w:rPrChange w:id="1004" w:author="Emeson Santos" w:date="2019-08-15T22:32:00Z">
              <w:rPr>
                <w:rFonts w:ascii="Times New Roman" w:hAnsi="Times New Roman" w:cs="Times New Roman"/>
                <w:color w:val="FF0000"/>
                <w:sz w:val="24"/>
                <w:szCs w:val="24"/>
              </w:rPr>
            </w:rPrChange>
          </w:rPr>
          <w:t>Weske</w:t>
        </w:r>
        <w:proofErr w:type="spellEnd"/>
        <w:r w:rsidR="001D66AF" w:rsidRPr="00916296">
          <w:rPr>
            <w:rFonts w:ascii="Times New Roman" w:hAnsi="Times New Roman" w:cs="Times New Roman"/>
            <w:sz w:val="24"/>
            <w:szCs w:val="24"/>
            <w:rPrChange w:id="1005" w:author="Emeson Santos" w:date="2019-08-15T22:32:00Z">
              <w:rPr>
                <w:rFonts w:ascii="Times New Roman" w:hAnsi="Times New Roman" w:cs="Times New Roman"/>
                <w:color w:val="FF0000"/>
                <w:sz w:val="24"/>
                <w:szCs w:val="24"/>
              </w:rPr>
            </w:rPrChange>
          </w:rPr>
          <w:t xml:space="preserve"> (2007, p. 6)</w:t>
        </w:r>
      </w:ins>
      <w:ins w:id="1006" w:author="Emeson Santos" w:date="2019-08-15T21:28:00Z">
        <w:r w:rsidR="007F6D57" w:rsidRPr="00916296">
          <w:rPr>
            <w:rFonts w:ascii="Times New Roman" w:hAnsi="Times New Roman" w:cs="Times New Roman"/>
            <w:sz w:val="24"/>
            <w:szCs w:val="24"/>
            <w:rPrChange w:id="1007" w:author="Emeson Santos" w:date="2019-08-15T22:32:00Z">
              <w:rPr>
                <w:rFonts w:ascii="Times New Roman" w:hAnsi="Times New Roman" w:cs="Times New Roman"/>
                <w:color w:val="FF0000"/>
                <w:sz w:val="24"/>
                <w:szCs w:val="24"/>
              </w:rPr>
            </w:rPrChange>
          </w:rPr>
          <w:t xml:space="preserve">, </w:t>
        </w:r>
      </w:ins>
      <w:ins w:id="1008" w:author="Emeson Santos" w:date="2019-08-15T21:32:00Z">
        <w:r w:rsidR="001D66AF" w:rsidRPr="00916296">
          <w:rPr>
            <w:rFonts w:ascii="Times New Roman" w:hAnsi="Times New Roman" w:cs="Times New Roman"/>
            <w:sz w:val="24"/>
            <w:szCs w:val="24"/>
            <w:rPrChange w:id="1009" w:author="Emeson Santos" w:date="2019-08-15T22:32:00Z">
              <w:rPr>
                <w:rFonts w:ascii="Times New Roman" w:hAnsi="Times New Roman" w:cs="Times New Roman"/>
                <w:color w:val="FF0000"/>
                <w:sz w:val="24"/>
                <w:szCs w:val="24"/>
              </w:rPr>
            </w:rPrChange>
          </w:rPr>
          <w:t>mas ele</w:t>
        </w:r>
      </w:ins>
      <w:ins w:id="1010" w:author="Emeson Santos" w:date="2019-08-15T21:33:00Z">
        <w:r w:rsidR="001D66AF" w:rsidRPr="00916296">
          <w:rPr>
            <w:rFonts w:ascii="Times New Roman" w:hAnsi="Times New Roman" w:cs="Times New Roman"/>
            <w:sz w:val="24"/>
            <w:szCs w:val="24"/>
            <w:rPrChange w:id="1011" w:author="Emeson Santos" w:date="2019-08-15T22:32:00Z">
              <w:rPr>
                <w:rFonts w:ascii="Times New Roman" w:hAnsi="Times New Roman" w:cs="Times New Roman"/>
                <w:color w:val="FF0000"/>
                <w:sz w:val="24"/>
                <w:szCs w:val="24"/>
              </w:rPr>
            </w:rPrChange>
          </w:rPr>
          <w:t xml:space="preserve"> acrescenta que o processo de neg</w:t>
        </w:r>
      </w:ins>
      <w:ins w:id="1012" w:author="Emeson Santos" w:date="2019-08-15T21:34:00Z">
        <w:r w:rsidR="001D66AF" w:rsidRPr="00916296">
          <w:rPr>
            <w:rFonts w:ascii="Times New Roman" w:hAnsi="Times New Roman" w:cs="Times New Roman"/>
            <w:sz w:val="24"/>
            <w:szCs w:val="24"/>
            <w:rPrChange w:id="1013" w:author="Emeson Santos" w:date="2019-08-15T22:32:00Z">
              <w:rPr>
                <w:rFonts w:ascii="Times New Roman" w:hAnsi="Times New Roman" w:cs="Times New Roman"/>
                <w:color w:val="FF0000"/>
                <w:sz w:val="24"/>
                <w:szCs w:val="24"/>
              </w:rPr>
            </w:rPrChange>
          </w:rPr>
          <w:t>ócio</w:t>
        </w:r>
      </w:ins>
      <w:ins w:id="1014" w:author="Emeson Santos" w:date="2019-08-15T21:27:00Z">
        <w:r w:rsidR="007F6D57" w:rsidRPr="00916296">
          <w:rPr>
            <w:rFonts w:ascii="Times New Roman" w:hAnsi="Times New Roman" w:cs="Times New Roman"/>
            <w:sz w:val="24"/>
            <w:szCs w:val="24"/>
            <w:rPrChange w:id="1015" w:author="Emeson Santos" w:date="2019-08-15T22:32:00Z">
              <w:rPr>
                <w:rFonts w:ascii="Times New Roman" w:hAnsi="Times New Roman" w:cs="Times New Roman"/>
                <w:color w:val="FF0000"/>
                <w:sz w:val="24"/>
                <w:szCs w:val="24"/>
              </w:rPr>
            </w:rPrChange>
          </w:rPr>
          <w:t xml:space="preserve"> agrega valores para </w:t>
        </w:r>
      </w:ins>
      <w:ins w:id="1016" w:author="Emeson Santos" w:date="2019-08-15T21:34:00Z">
        <w:r w:rsidR="001D66AF" w:rsidRPr="00916296">
          <w:rPr>
            <w:rFonts w:ascii="Times New Roman" w:hAnsi="Times New Roman" w:cs="Times New Roman"/>
            <w:sz w:val="24"/>
            <w:szCs w:val="24"/>
            <w:rPrChange w:id="1017" w:author="Emeson Santos" w:date="2019-08-15T22:32:00Z">
              <w:rPr>
                <w:rFonts w:ascii="Times New Roman" w:hAnsi="Times New Roman" w:cs="Times New Roman"/>
                <w:color w:val="FF0000"/>
                <w:sz w:val="24"/>
                <w:szCs w:val="24"/>
              </w:rPr>
            </w:rPrChange>
          </w:rPr>
          <w:t>a</w:t>
        </w:r>
      </w:ins>
      <w:ins w:id="1018" w:author="Emeson Santos" w:date="2019-08-15T21:27:00Z">
        <w:r w:rsidR="007F6D57" w:rsidRPr="00916296">
          <w:rPr>
            <w:rFonts w:ascii="Times New Roman" w:hAnsi="Times New Roman" w:cs="Times New Roman"/>
            <w:sz w:val="24"/>
            <w:szCs w:val="24"/>
            <w:rPrChange w:id="1019" w:author="Emeson Santos" w:date="2019-08-15T22:32:00Z">
              <w:rPr>
                <w:rFonts w:ascii="Times New Roman" w:hAnsi="Times New Roman" w:cs="Times New Roman"/>
                <w:color w:val="FF0000"/>
                <w:sz w:val="24"/>
                <w:szCs w:val="24"/>
              </w:rPr>
            </w:rPrChange>
          </w:rPr>
          <w:t xml:space="preserve"> organização</w:t>
        </w:r>
      </w:ins>
      <w:ins w:id="1020" w:author="Emeson Santos" w:date="2019-08-15T21:34:00Z">
        <w:r w:rsidR="001D66AF" w:rsidRPr="00916296">
          <w:rPr>
            <w:rFonts w:ascii="Times New Roman" w:hAnsi="Times New Roman" w:cs="Times New Roman"/>
            <w:sz w:val="24"/>
            <w:szCs w:val="24"/>
            <w:rPrChange w:id="1021" w:author="Emeson Santos" w:date="2019-08-15T22:32:00Z">
              <w:rPr>
                <w:rFonts w:ascii="Times New Roman" w:hAnsi="Times New Roman" w:cs="Times New Roman"/>
                <w:color w:val="FF0000"/>
                <w:sz w:val="24"/>
                <w:szCs w:val="24"/>
              </w:rPr>
            </w:rPrChange>
          </w:rPr>
          <w:t xml:space="preserve">. Já </w:t>
        </w:r>
      </w:ins>
      <w:ins w:id="1022" w:author="Emeson Santos" w:date="2019-08-15T21:35:00Z">
        <w:r w:rsidR="001D66AF" w:rsidRPr="00916296">
          <w:rPr>
            <w:rFonts w:ascii="Times New Roman" w:hAnsi="Times New Roman" w:cs="Times New Roman"/>
            <w:sz w:val="24"/>
            <w:szCs w:val="24"/>
            <w:rPrChange w:id="1023" w:author="Emeson Santos" w:date="2019-08-15T22:32:00Z">
              <w:rPr>
                <w:rFonts w:ascii="Times New Roman" w:hAnsi="Times New Roman" w:cs="Times New Roman"/>
                <w:color w:val="FF0000"/>
                <w:sz w:val="24"/>
                <w:szCs w:val="24"/>
              </w:rPr>
            </w:rPrChange>
          </w:rPr>
          <w:t xml:space="preserve">Brasil (2013, p.35), </w:t>
        </w:r>
      </w:ins>
      <w:ins w:id="1024" w:author="Emeson Santos" w:date="2019-08-15T21:36:00Z">
        <w:r w:rsidR="001D66AF" w:rsidRPr="00916296">
          <w:rPr>
            <w:rFonts w:ascii="Times New Roman" w:hAnsi="Times New Roman" w:cs="Times New Roman"/>
            <w:sz w:val="24"/>
            <w:szCs w:val="24"/>
            <w:rPrChange w:id="1025" w:author="Emeson Santos" w:date="2019-08-15T22:32:00Z">
              <w:rPr>
                <w:rFonts w:ascii="Times New Roman" w:hAnsi="Times New Roman" w:cs="Times New Roman"/>
                <w:color w:val="FF0000"/>
                <w:sz w:val="24"/>
                <w:szCs w:val="24"/>
              </w:rPr>
            </w:rPrChange>
          </w:rPr>
          <w:t xml:space="preserve">concorda </w:t>
        </w:r>
      </w:ins>
      <w:ins w:id="1026" w:author="Emeson Santos" w:date="2019-08-15T21:37:00Z">
        <w:r w:rsidR="001D66AF" w:rsidRPr="00916296">
          <w:rPr>
            <w:rFonts w:ascii="Times New Roman" w:hAnsi="Times New Roman" w:cs="Times New Roman"/>
            <w:sz w:val="24"/>
            <w:szCs w:val="24"/>
            <w:rPrChange w:id="1027" w:author="Emeson Santos" w:date="2019-08-15T22:32:00Z">
              <w:rPr>
                <w:rFonts w:ascii="Times New Roman" w:hAnsi="Times New Roman" w:cs="Times New Roman"/>
                <w:color w:val="FF0000"/>
                <w:sz w:val="24"/>
                <w:szCs w:val="24"/>
              </w:rPr>
            </w:rPrChange>
          </w:rPr>
          <w:t xml:space="preserve">com </w:t>
        </w:r>
        <w:proofErr w:type="spellStart"/>
        <w:r w:rsidR="001D66AF" w:rsidRPr="00916296">
          <w:rPr>
            <w:rFonts w:ascii="Times New Roman" w:hAnsi="Times New Roman" w:cs="Times New Roman"/>
            <w:sz w:val="24"/>
            <w:szCs w:val="24"/>
            <w:rPrChange w:id="1028" w:author="Emeson Santos" w:date="2019-08-15T22:32:00Z">
              <w:rPr>
                <w:rFonts w:ascii="Times New Roman" w:hAnsi="Times New Roman" w:cs="Times New Roman"/>
                <w:color w:val="FF0000"/>
                <w:sz w:val="24"/>
                <w:szCs w:val="24"/>
              </w:rPr>
            </w:rPrChange>
          </w:rPr>
          <w:t>Weske</w:t>
        </w:r>
        <w:proofErr w:type="spellEnd"/>
        <w:r w:rsidR="001D66AF" w:rsidRPr="00916296">
          <w:rPr>
            <w:rFonts w:ascii="Times New Roman" w:hAnsi="Times New Roman" w:cs="Times New Roman"/>
            <w:sz w:val="24"/>
            <w:szCs w:val="24"/>
            <w:rPrChange w:id="1029" w:author="Emeson Santos" w:date="2019-08-15T22:32:00Z">
              <w:rPr>
                <w:rFonts w:ascii="Times New Roman" w:hAnsi="Times New Roman" w:cs="Times New Roman"/>
                <w:color w:val="FF0000"/>
                <w:sz w:val="24"/>
                <w:szCs w:val="24"/>
              </w:rPr>
            </w:rPrChange>
          </w:rPr>
          <w:t xml:space="preserve"> (2007, p. 6) e Borges (2015, p.6), e </w:t>
        </w:r>
      </w:ins>
      <w:ins w:id="1030" w:author="Emeson Santos" w:date="2019-08-15T21:39:00Z">
        <w:r w:rsidR="001666EE" w:rsidRPr="00916296">
          <w:rPr>
            <w:rFonts w:ascii="Times New Roman" w:hAnsi="Times New Roman" w:cs="Times New Roman"/>
            <w:sz w:val="24"/>
            <w:szCs w:val="24"/>
            <w:rPrChange w:id="1031" w:author="Emeson Santos" w:date="2019-08-15T22:32:00Z">
              <w:rPr>
                <w:rFonts w:ascii="Times New Roman" w:hAnsi="Times New Roman" w:cs="Times New Roman"/>
                <w:color w:val="FF0000"/>
                <w:sz w:val="24"/>
                <w:szCs w:val="24"/>
              </w:rPr>
            </w:rPrChange>
          </w:rPr>
          <w:t xml:space="preserve">ainda adiciona que </w:t>
        </w:r>
      </w:ins>
      <w:ins w:id="1032" w:author="Emeson Santos" w:date="2019-08-15T21:40:00Z">
        <w:r w:rsidR="001666EE" w:rsidRPr="00916296">
          <w:rPr>
            <w:rFonts w:ascii="Times New Roman" w:hAnsi="Times New Roman" w:cs="Times New Roman"/>
            <w:sz w:val="24"/>
            <w:szCs w:val="24"/>
            <w:rPrChange w:id="1033" w:author="Emeson Santos" w:date="2019-08-15T22:32:00Z">
              <w:rPr>
                <w:rFonts w:ascii="Times New Roman" w:hAnsi="Times New Roman" w:cs="Times New Roman"/>
                <w:color w:val="FF0000"/>
                <w:sz w:val="24"/>
                <w:szCs w:val="24"/>
              </w:rPr>
            </w:rPrChange>
          </w:rPr>
          <w:t>os processos de negócios podem também servir de apoio e também para gerenciar os outros proce</w:t>
        </w:r>
      </w:ins>
      <w:ins w:id="1034" w:author="Emeson Santos" w:date="2019-08-15T21:41:00Z">
        <w:r w:rsidR="001666EE" w:rsidRPr="00916296">
          <w:rPr>
            <w:rFonts w:ascii="Times New Roman" w:hAnsi="Times New Roman" w:cs="Times New Roman"/>
            <w:sz w:val="24"/>
            <w:szCs w:val="24"/>
            <w:rPrChange w:id="1035" w:author="Emeson Santos" w:date="2019-08-15T22:32:00Z">
              <w:rPr>
                <w:rFonts w:ascii="Times New Roman" w:hAnsi="Times New Roman" w:cs="Times New Roman"/>
                <w:color w:val="FF0000"/>
                <w:sz w:val="24"/>
                <w:szCs w:val="24"/>
              </w:rPr>
            </w:rPrChange>
          </w:rPr>
          <w:t>s</w:t>
        </w:r>
      </w:ins>
      <w:ins w:id="1036" w:author="Emeson Santos" w:date="2019-08-15T21:40:00Z">
        <w:r w:rsidR="001666EE" w:rsidRPr="00916296">
          <w:rPr>
            <w:rFonts w:ascii="Times New Roman" w:hAnsi="Times New Roman" w:cs="Times New Roman"/>
            <w:sz w:val="24"/>
            <w:szCs w:val="24"/>
            <w:rPrChange w:id="1037" w:author="Emeson Santos" w:date="2019-08-15T22:32:00Z">
              <w:rPr>
                <w:rFonts w:ascii="Times New Roman" w:hAnsi="Times New Roman" w:cs="Times New Roman"/>
                <w:color w:val="FF0000"/>
                <w:sz w:val="24"/>
                <w:szCs w:val="24"/>
              </w:rPr>
            </w:rPrChange>
          </w:rPr>
          <w:t>sos</w:t>
        </w:r>
      </w:ins>
      <w:ins w:id="1038" w:author="Emeson Santos" w:date="2019-08-15T21:42:00Z">
        <w:r w:rsidR="001666EE" w:rsidRPr="00916296">
          <w:rPr>
            <w:rFonts w:ascii="Times New Roman" w:hAnsi="Times New Roman" w:cs="Times New Roman"/>
            <w:sz w:val="24"/>
            <w:szCs w:val="24"/>
            <w:rPrChange w:id="1039" w:author="Emeson Santos" w:date="2019-08-15T22:32:00Z">
              <w:rPr>
                <w:rFonts w:ascii="Times New Roman" w:hAnsi="Times New Roman" w:cs="Times New Roman"/>
                <w:color w:val="FF0000"/>
                <w:sz w:val="24"/>
                <w:szCs w:val="24"/>
              </w:rPr>
            </w:rPrChange>
          </w:rPr>
          <w:t xml:space="preserve">, além de </w:t>
        </w:r>
      </w:ins>
      <w:ins w:id="1040" w:author="Emeson Santos" w:date="2019-08-15T21:43:00Z">
        <w:r w:rsidR="001666EE" w:rsidRPr="00916296">
          <w:rPr>
            <w:rFonts w:ascii="Times New Roman" w:hAnsi="Times New Roman" w:cs="Times New Roman"/>
            <w:sz w:val="24"/>
            <w:szCs w:val="24"/>
            <w:rPrChange w:id="1041" w:author="Emeson Santos" w:date="2019-08-15T22:32:00Z">
              <w:rPr>
                <w:rFonts w:ascii="Times New Roman" w:hAnsi="Times New Roman" w:cs="Times New Roman"/>
                <w:color w:val="FF0000"/>
                <w:sz w:val="24"/>
                <w:szCs w:val="24"/>
              </w:rPr>
            </w:rPrChange>
          </w:rPr>
          <w:t xml:space="preserve">ter uma ponta de </w:t>
        </w:r>
      </w:ins>
      <w:ins w:id="1042" w:author="Emeson Santos" w:date="2019-08-15T21:44:00Z">
        <w:r w:rsidR="001666EE" w:rsidRPr="00916296">
          <w:rPr>
            <w:rFonts w:ascii="Times New Roman" w:hAnsi="Times New Roman" w:cs="Times New Roman"/>
            <w:sz w:val="24"/>
            <w:szCs w:val="24"/>
            <w:rPrChange w:id="1043" w:author="Emeson Santos" w:date="2019-08-15T22:32:00Z">
              <w:rPr>
                <w:rFonts w:ascii="Times New Roman" w:hAnsi="Times New Roman" w:cs="Times New Roman"/>
                <w:color w:val="FF0000"/>
                <w:sz w:val="24"/>
                <w:szCs w:val="24"/>
              </w:rPr>
            </w:rPrChange>
          </w:rPr>
          <w:t>início</w:t>
        </w:r>
      </w:ins>
      <w:ins w:id="1044" w:author="Emeson Santos" w:date="2019-08-15T21:43:00Z">
        <w:r w:rsidR="001666EE" w:rsidRPr="00916296">
          <w:rPr>
            <w:rFonts w:ascii="Times New Roman" w:hAnsi="Times New Roman" w:cs="Times New Roman"/>
            <w:sz w:val="24"/>
            <w:szCs w:val="24"/>
            <w:rPrChange w:id="1045" w:author="Emeson Santos" w:date="2019-08-15T22:32:00Z">
              <w:rPr>
                <w:rFonts w:ascii="Times New Roman" w:hAnsi="Times New Roman" w:cs="Times New Roman"/>
                <w:color w:val="FF0000"/>
                <w:sz w:val="24"/>
                <w:szCs w:val="24"/>
              </w:rPr>
            </w:rPrChange>
          </w:rPr>
          <w:t xml:space="preserve"> e uma ponta de finalização </w:t>
        </w:r>
      </w:ins>
      <w:ins w:id="1046" w:author="Emeson Santos" w:date="2019-08-15T22:18:00Z">
        <w:r w:rsidR="00F910FB" w:rsidRPr="00916296">
          <w:rPr>
            <w:rFonts w:ascii="Times New Roman" w:hAnsi="Times New Roman" w:cs="Times New Roman"/>
            <w:sz w:val="24"/>
            <w:szCs w:val="24"/>
            <w:rPrChange w:id="1047" w:author="Emeson Santos" w:date="2019-08-15T22:32:00Z">
              <w:rPr>
                <w:rFonts w:ascii="Times New Roman" w:hAnsi="Times New Roman" w:cs="Times New Roman"/>
                <w:color w:val="FF0000"/>
                <w:sz w:val="24"/>
                <w:szCs w:val="24"/>
              </w:rPr>
            </w:rPrChange>
          </w:rPr>
          <w:t>para concluir os</w:t>
        </w:r>
      </w:ins>
      <w:ins w:id="1048" w:author="Emeson Santos" w:date="2019-08-15T21:43:00Z">
        <w:r w:rsidR="001666EE" w:rsidRPr="00916296">
          <w:rPr>
            <w:rFonts w:ascii="Times New Roman" w:hAnsi="Times New Roman" w:cs="Times New Roman"/>
            <w:sz w:val="24"/>
            <w:szCs w:val="24"/>
            <w:rPrChange w:id="1049" w:author="Emeson Santos" w:date="2019-08-15T22:32:00Z">
              <w:rPr>
                <w:rFonts w:ascii="Times New Roman" w:hAnsi="Times New Roman" w:cs="Times New Roman"/>
                <w:color w:val="FF0000"/>
                <w:sz w:val="24"/>
                <w:szCs w:val="24"/>
              </w:rPr>
            </w:rPrChange>
          </w:rPr>
          <w:t xml:space="preserve"> processos</w:t>
        </w:r>
      </w:ins>
      <w:ins w:id="1050" w:author="Emeson Santos" w:date="2019-08-15T22:18:00Z">
        <w:r w:rsidR="00F910FB" w:rsidRPr="00916296">
          <w:rPr>
            <w:rFonts w:ascii="Times New Roman" w:hAnsi="Times New Roman" w:cs="Times New Roman"/>
            <w:sz w:val="24"/>
            <w:szCs w:val="24"/>
            <w:rPrChange w:id="1051" w:author="Emeson Santos" w:date="2019-08-15T22:32:00Z">
              <w:rPr>
                <w:rFonts w:ascii="Times New Roman" w:hAnsi="Times New Roman" w:cs="Times New Roman"/>
                <w:color w:val="FF0000"/>
                <w:sz w:val="24"/>
                <w:szCs w:val="24"/>
              </w:rPr>
            </w:rPrChange>
          </w:rPr>
          <w:t>,</w:t>
        </w:r>
      </w:ins>
      <w:ins w:id="1052" w:author="Emeson Santos" w:date="2019-08-15T21:43:00Z">
        <w:r w:rsidR="001666EE" w:rsidRPr="00916296">
          <w:rPr>
            <w:rFonts w:ascii="Times New Roman" w:hAnsi="Times New Roman" w:cs="Times New Roman"/>
            <w:sz w:val="24"/>
            <w:szCs w:val="24"/>
            <w:rPrChange w:id="1053" w:author="Emeson Santos" w:date="2019-08-15T22:32:00Z">
              <w:rPr>
                <w:rFonts w:ascii="Times New Roman" w:hAnsi="Times New Roman" w:cs="Times New Roman"/>
                <w:color w:val="FF0000"/>
                <w:sz w:val="24"/>
                <w:szCs w:val="24"/>
              </w:rPr>
            </w:rPrChange>
          </w:rPr>
          <w:t xml:space="preserve"> também podem ser interfuncional</w:t>
        </w:r>
      </w:ins>
      <w:ins w:id="1054" w:author="Emeson Santos" w:date="2019-08-15T21:44:00Z">
        <w:r w:rsidR="001666EE" w:rsidRPr="00916296">
          <w:rPr>
            <w:rFonts w:ascii="Times New Roman" w:hAnsi="Times New Roman" w:cs="Times New Roman"/>
            <w:sz w:val="24"/>
            <w:szCs w:val="24"/>
            <w:rPrChange w:id="1055" w:author="Emeson Santos" w:date="2019-08-15T22:32:00Z">
              <w:rPr>
                <w:rFonts w:ascii="Times New Roman" w:hAnsi="Times New Roman" w:cs="Times New Roman"/>
                <w:color w:val="FF0000"/>
                <w:sz w:val="24"/>
                <w:szCs w:val="24"/>
              </w:rPr>
            </w:rPrChange>
          </w:rPr>
          <w:t xml:space="preserve"> ou </w:t>
        </w:r>
      </w:ins>
      <w:ins w:id="1056" w:author="Emeson Santos" w:date="2019-08-15T21:45:00Z">
        <w:r w:rsidR="00400281" w:rsidRPr="00916296">
          <w:rPr>
            <w:rFonts w:ascii="Times New Roman" w:hAnsi="Times New Roman" w:cs="Times New Roman"/>
            <w:sz w:val="24"/>
            <w:szCs w:val="24"/>
            <w:rPrChange w:id="1057" w:author="Emeson Santos" w:date="2019-08-15T22:32:00Z">
              <w:rPr>
                <w:rFonts w:ascii="Times New Roman" w:hAnsi="Times New Roman" w:cs="Times New Roman"/>
                <w:color w:val="FF0000"/>
                <w:sz w:val="24"/>
                <w:szCs w:val="24"/>
              </w:rPr>
            </w:rPrChange>
          </w:rPr>
          <w:t>Inter organizacional.</w:t>
        </w:r>
      </w:ins>
    </w:p>
    <w:p w14:paraId="7E3B8709" w14:textId="73E4B19B" w:rsidR="004D4C37" w:rsidRPr="00916296" w:rsidDel="00400281" w:rsidRDefault="004D4C37">
      <w:pPr>
        <w:spacing w:after="160" w:line="259" w:lineRule="auto"/>
        <w:ind w:firstLine="708"/>
        <w:jc w:val="both"/>
        <w:rPr>
          <w:del w:id="1058" w:author="Emeson Santos" w:date="2019-08-15T21:46:00Z"/>
          <w:rFonts w:ascii="Times New Roman" w:hAnsi="Times New Roman" w:cs="Times New Roman"/>
          <w:sz w:val="24"/>
          <w:szCs w:val="24"/>
        </w:rPr>
        <w:pPrChange w:id="1059" w:author="Emeson Santos" w:date="2019-08-15T21:50:00Z">
          <w:pPr>
            <w:spacing w:after="160" w:line="259" w:lineRule="auto"/>
            <w:ind w:firstLine="696"/>
            <w:jc w:val="both"/>
          </w:pPr>
        </w:pPrChange>
      </w:pPr>
      <w:del w:id="1060" w:author="Emeson Santos" w:date="2019-08-15T21:46:00Z">
        <w:r w:rsidRPr="00916296" w:rsidDel="00400281">
          <w:rPr>
            <w:rFonts w:ascii="Times New Roman" w:hAnsi="Times New Roman" w:cs="Times New Roman"/>
            <w:sz w:val="24"/>
            <w:szCs w:val="24"/>
          </w:rPr>
          <w:delText xml:space="preserve">“Um processo de negócio é uma coleção de atividades relacionadas, executadas por um ou mais participantes, que têm por objetivo produzir um produto ou serviço para um cliente e agregar valor para a organização.”, </w:delText>
        </w:r>
        <w:commentRangeStart w:id="1061"/>
        <w:r w:rsidRPr="00916296" w:rsidDel="00400281">
          <w:rPr>
            <w:rFonts w:ascii="Times New Roman" w:hAnsi="Times New Roman" w:cs="Times New Roman"/>
            <w:sz w:val="24"/>
            <w:szCs w:val="24"/>
          </w:rPr>
          <w:delText>(BORGES, 2015, p. 6).</w:delText>
        </w:r>
        <w:commentRangeEnd w:id="1061"/>
        <w:r w:rsidRPr="00916296" w:rsidDel="00400281">
          <w:rPr>
            <w:rStyle w:val="Refdecomentrio"/>
            <w:rFonts w:ascii="Times New Roman" w:hAnsi="Times New Roman" w:cs="Times New Roman"/>
            <w:sz w:val="24"/>
            <w:szCs w:val="24"/>
          </w:rPr>
          <w:commentReference w:id="1061"/>
        </w:r>
      </w:del>
    </w:p>
    <w:p w14:paraId="4CB85E07" w14:textId="1430BF67" w:rsidR="004D4C37" w:rsidRPr="00916296" w:rsidDel="00400281" w:rsidRDefault="004D4C37">
      <w:pPr>
        <w:spacing w:after="160" w:line="259" w:lineRule="auto"/>
        <w:ind w:firstLine="708"/>
        <w:jc w:val="both"/>
        <w:rPr>
          <w:del w:id="1062" w:author="Emeson Santos" w:date="2019-08-15T21:46:00Z"/>
          <w:rFonts w:ascii="Times New Roman" w:hAnsi="Times New Roman" w:cs="Times New Roman"/>
          <w:sz w:val="24"/>
          <w:szCs w:val="24"/>
        </w:rPr>
        <w:pPrChange w:id="1063" w:author="Emeson Santos" w:date="2019-08-15T21:50:00Z">
          <w:pPr>
            <w:spacing w:after="160" w:line="259" w:lineRule="auto"/>
            <w:ind w:firstLine="696"/>
            <w:jc w:val="both"/>
          </w:pPr>
        </w:pPrChange>
      </w:pPr>
      <w:del w:id="1064" w:author="Emeson Santos" w:date="2019-08-15T21:46:00Z">
        <w:r w:rsidRPr="00916296" w:rsidDel="00400281">
          <w:rPr>
            <w:rFonts w:ascii="Times New Roman" w:hAnsi="Times New Roman" w:cs="Times New Roman"/>
            <w:sz w:val="24"/>
            <w:szCs w:val="24"/>
          </w:rPr>
          <w:delText xml:space="preserve">“No contexto de BPM, um "processo de negócio" é um trabalho que entrega valor para os clientes ou apoia/gerencia outros processos. Esse trabalho pode ser ponta a ponta, interfuncional e até mesmo interorganizacional.”, </w:delText>
        </w:r>
        <w:commentRangeStart w:id="1065"/>
        <w:r w:rsidRPr="00916296" w:rsidDel="00400281">
          <w:rPr>
            <w:rFonts w:ascii="Times New Roman" w:hAnsi="Times New Roman" w:cs="Times New Roman"/>
            <w:sz w:val="24"/>
            <w:szCs w:val="24"/>
          </w:rPr>
          <w:fldChar w:fldCharType="begin" w:fldLock="1"/>
        </w:r>
        <w:r w:rsidRPr="00916296" w:rsidDel="00400281">
          <w:rPr>
            <w:rFonts w:ascii="Times New Roman" w:hAnsi="Times New Roman" w:cs="Times New Roman"/>
            <w:sz w:val="24"/>
            <w:szCs w:val="24"/>
          </w:rPr>
          <w:delInstrText>ADDIN CSL_CITATION {"citationItems":[{"id":"ITEM-1","itemData":{"ISBN":"9783540773405","author":[{"dropping-particle":"","family":"Brasil","given":"2013 Association of Business Process Management Professionals","non-dropping-particle":"","parse-names":false,"suffix":""}],"id":"ITEM-1","issued":{"date-parts":[["2013"]]},"title":"BPM CBOK","type":"article-journal"},"uris":["http://www.mendeley.com/documents/?uuid=93abb1ce-3f1a-445f-a342-4bfe08646b6d"]}],"mendeley":{"formattedCitation":"(Brasil, 2013)","manualFormatting":"(BRASIL, 2013, p. 35)","plainTextFormattedCitation":"(Brasil, 2013)","previouslyFormattedCitation":"(Brasil, 2013)"},"properties":{"noteIndex":0},"schema":"https://github.com/citation-style-language/schema/raw/master/csl-citation.json"}</w:delInstrText>
        </w:r>
        <w:r w:rsidRPr="00916296" w:rsidDel="00400281">
          <w:rPr>
            <w:rFonts w:ascii="Times New Roman" w:hAnsi="Times New Roman" w:cs="Times New Roman"/>
            <w:sz w:val="24"/>
            <w:szCs w:val="24"/>
          </w:rPr>
          <w:fldChar w:fldCharType="separate"/>
        </w:r>
        <w:r w:rsidRPr="00916296" w:rsidDel="00400281">
          <w:rPr>
            <w:rFonts w:ascii="Times New Roman" w:hAnsi="Times New Roman" w:cs="Times New Roman"/>
            <w:noProof/>
            <w:sz w:val="24"/>
            <w:szCs w:val="24"/>
          </w:rPr>
          <w:delText>(BRASIL, 2013, p. 35)</w:delText>
        </w:r>
        <w:r w:rsidRPr="00916296" w:rsidDel="00400281">
          <w:rPr>
            <w:rFonts w:ascii="Times New Roman" w:hAnsi="Times New Roman" w:cs="Times New Roman"/>
            <w:sz w:val="24"/>
            <w:szCs w:val="24"/>
          </w:rPr>
          <w:fldChar w:fldCharType="end"/>
        </w:r>
        <w:r w:rsidRPr="00916296" w:rsidDel="00400281">
          <w:rPr>
            <w:rFonts w:ascii="Times New Roman" w:hAnsi="Times New Roman" w:cs="Times New Roman"/>
            <w:sz w:val="24"/>
            <w:szCs w:val="24"/>
          </w:rPr>
          <w:delText>.</w:delText>
        </w:r>
        <w:commentRangeEnd w:id="1065"/>
        <w:r w:rsidRPr="00916296" w:rsidDel="00400281">
          <w:rPr>
            <w:rStyle w:val="Refdecomentrio"/>
            <w:rFonts w:ascii="Times New Roman" w:hAnsi="Times New Roman" w:cs="Times New Roman"/>
            <w:sz w:val="24"/>
            <w:szCs w:val="24"/>
          </w:rPr>
          <w:commentReference w:id="1065"/>
        </w:r>
      </w:del>
    </w:p>
    <w:p w14:paraId="57FC12D3" w14:textId="6A277534" w:rsidR="004D4C37" w:rsidRPr="00916296" w:rsidDel="001D66AF" w:rsidRDefault="004D4C37">
      <w:pPr>
        <w:spacing w:after="160" w:line="259" w:lineRule="auto"/>
        <w:ind w:right="227" w:firstLine="708"/>
        <w:jc w:val="both"/>
        <w:rPr>
          <w:del w:id="1066" w:author="Emeson Santos" w:date="2019-08-15T21:30:00Z"/>
          <w:rFonts w:ascii="Times New Roman" w:hAnsi="Times New Roman" w:cs="Times New Roman"/>
          <w:sz w:val="24"/>
          <w:szCs w:val="24"/>
        </w:rPr>
        <w:pPrChange w:id="1067" w:author="Emeson Santos" w:date="2019-08-15T21:50:00Z">
          <w:pPr>
            <w:spacing w:after="160" w:line="259" w:lineRule="auto"/>
            <w:ind w:left="227" w:right="227" w:firstLine="697"/>
            <w:jc w:val="both"/>
          </w:pPr>
        </w:pPrChange>
      </w:pPr>
      <w:commentRangeStart w:id="1068"/>
      <w:del w:id="1069" w:author="Emeson Santos" w:date="2019-08-15T19:56:00Z">
        <w:r w:rsidRPr="00916296" w:rsidDel="00124999">
          <w:rPr>
            <w:rFonts w:ascii="Times New Roman" w:hAnsi="Times New Roman" w:cs="Times New Roman"/>
            <w:sz w:val="24"/>
            <w:szCs w:val="24"/>
          </w:rPr>
          <w:delText xml:space="preserve">Segundo </w:delText>
        </w:r>
      </w:del>
      <w:del w:id="1070" w:author="Emeson Santos" w:date="2019-08-15T21:30:00Z">
        <w:r w:rsidRPr="00916296" w:rsidDel="001D66AF">
          <w:rPr>
            <w:rFonts w:ascii="Times New Roman" w:hAnsi="Times New Roman" w:cs="Times New Roman"/>
            <w:sz w:val="24"/>
            <w:szCs w:val="24"/>
          </w:rPr>
          <w:delText>Weske (2007, p.16)</w:delText>
        </w:r>
        <w:commentRangeEnd w:id="1068"/>
        <w:r w:rsidRPr="00916296" w:rsidDel="001D66AF">
          <w:rPr>
            <w:rStyle w:val="Refdecomentrio"/>
            <w:rFonts w:ascii="Times New Roman" w:hAnsi="Times New Roman" w:cs="Times New Roman"/>
            <w:sz w:val="24"/>
            <w:szCs w:val="24"/>
          </w:rPr>
          <w:commentReference w:id="1068"/>
        </w:r>
      </w:del>
    </w:p>
    <w:p w14:paraId="7C6B1226" w14:textId="06C83F5C" w:rsidR="004D4C37" w:rsidRPr="00916296" w:rsidDel="001D66AF" w:rsidRDefault="004D4C37">
      <w:pPr>
        <w:spacing w:after="160" w:line="259" w:lineRule="auto"/>
        <w:ind w:right="227" w:firstLine="708"/>
        <w:jc w:val="both"/>
        <w:rPr>
          <w:del w:id="1071" w:author="Emeson Santos" w:date="2019-08-15T21:30:00Z"/>
          <w:rFonts w:ascii="Times New Roman" w:hAnsi="Times New Roman" w:cs="Times New Roman"/>
          <w:sz w:val="24"/>
          <w:szCs w:val="24"/>
        </w:rPr>
        <w:pPrChange w:id="1072" w:author="Emeson Santos" w:date="2019-08-15T21:50:00Z">
          <w:pPr>
            <w:spacing w:after="160" w:line="259" w:lineRule="auto"/>
            <w:ind w:left="227" w:right="227" w:firstLine="697"/>
            <w:jc w:val="both"/>
          </w:pPr>
        </w:pPrChange>
      </w:pPr>
    </w:p>
    <w:p w14:paraId="0F9034D8" w14:textId="79139920" w:rsidR="004D4C37" w:rsidRPr="00916296" w:rsidDel="001D66AF" w:rsidRDefault="004D4C37">
      <w:pPr>
        <w:spacing w:after="160"/>
        <w:ind w:firstLine="708"/>
        <w:jc w:val="both"/>
        <w:rPr>
          <w:del w:id="1073" w:author="Emeson Santos" w:date="2019-08-15T21:30:00Z"/>
          <w:rFonts w:ascii="Times New Roman" w:hAnsi="Times New Roman" w:cs="Times New Roman"/>
          <w:sz w:val="24"/>
          <w:szCs w:val="24"/>
        </w:rPr>
        <w:pPrChange w:id="1074" w:author="Emeson Santos" w:date="2019-08-15T21:50:00Z">
          <w:pPr>
            <w:spacing w:after="160"/>
            <w:ind w:left="2268" w:firstLine="697"/>
            <w:jc w:val="both"/>
          </w:pPr>
        </w:pPrChange>
      </w:pPr>
      <w:del w:id="1075" w:author="Emeson Santos" w:date="2019-08-15T21:30:00Z">
        <w:r w:rsidRPr="00916296" w:rsidDel="001D66AF">
          <w:rPr>
            <w:rFonts w:ascii="Times New Roman" w:hAnsi="Times New Roman" w:cs="Times New Roman"/>
            <w:sz w:val="24"/>
            <w:szCs w:val="24"/>
          </w:rPr>
          <w:delText xml:space="preserve"> Um processo de negócios consiste em um conjunto de atividades que são executadas em coordenação em um ambiente organizacional e técnico. Essas atividades realizam conjuntamente uma meta de negócios. Cada processo de negócios é executado por uma única organização, mas pode interagir com processos de negócios realizados por outras organizações. </w:delText>
        </w:r>
      </w:del>
    </w:p>
    <w:commentRangeEnd w:id="969"/>
    <w:p w14:paraId="70A62EE5" w14:textId="35013646" w:rsidR="003277E6" w:rsidRPr="00916296" w:rsidRDefault="0047588B">
      <w:pPr>
        <w:ind w:firstLine="708"/>
        <w:jc w:val="both"/>
        <w:rPr>
          <w:rFonts w:ascii="Times New Roman" w:hAnsi="Times New Roman" w:cs="Times New Roman"/>
        </w:rPr>
        <w:pPrChange w:id="1076" w:author="Emeson Santos" w:date="2019-08-15T21:50:00Z">
          <w:pPr/>
        </w:pPrChange>
      </w:pPr>
      <w:r w:rsidRPr="00916296">
        <w:rPr>
          <w:rStyle w:val="Refdecomentrio"/>
        </w:rPr>
        <w:commentReference w:id="969"/>
      </w:r>
    </w:p>
    <w:p w14:paraId="2A4800BC" w14:textId="724501FD" w:rsidR="004D4C37" w:rsidRPr="00FE6672" w:rsidRDefault="000C7D8A" w:rsidP="004D4C37">
      <w:pPr>
        <w:spacing w:after="160" w:line="259" w:lineRule="auto"/>
        <w:ind w:left="12" w:firstLine="696"/>
        <w:jc w:val="both"/>
        <w:rPr>
          <w:rFonts w:ascii="Times New Roman" w:hAnsi="Times New Roman" w:cs="Times New Roman"/>
          <w:sz w:val="24"/>
          <w:szCs w:val="24"/>
        </w:rPr>
      </w:pPr>
      <w:r>
        <w:rPr>
          <w:rFonts w:ascii="Times New Roman" w:hAnsi="Times New Roman" w:cs="Times New Roman"/>
          <w:sz w:val="24"/>
          <w:szCs w:val="24"/>
        </w:rPr>
        <w:t>Portanto, entendemos</w:t>
      </w:r>
      <w:commentRangeStart w:id="1077"/>
      <w:r w:rsidR="004D4C37" w:rsidRPr="00FE6672">
        <w:rPr>
          <w:rFonts w:ascii="Times New Roman" w:hAnsi="Times New Roman" w:cs="Times New Roman"/>
          <w:sz w:val="24"/>
          <w:szCs w:val="24"/>
        </w:rPr>
        <w:t xml:space="preserve"> que o processo de negócio é um trabalho feito em passo a passo a fim de organizar, padronizar, facilitar, e melhorar os processos de uma organização </w:t>
      </w:r>
      <w:ins w:id="1078" w:author="Emeson Santos" w:date="2019-08-15T22:19:00Z">
        <w:r w:rsidR="00F910FB">
          <w:rPr>
            <w:rFonts w:ascii="Times New Roman" w:hAnsi="Times New Roman" w:cs="Times New Roman"/>
            <w:sz w:val="24"/>
            <w:szCs w:val="24"/>
          </w:rPr>
          <w:t>seguindo uma notação para modelagem de processos de negócios</w:t>
        </w:r>
      </w:ins>
      <w:ins w:id="1079" w:author="Emeson Santos" w:date="2019-08-15T22:20:00Z">
        <w:r w:rsidR="00F910FB">
          <w:rPr>
            <w:rFonts w:ascii="Times New Roman" w:hAnsi="Times New Roman" w:cs="Times New Roman"/>
            <w:sz w:val="24"/>
            <w:szCs w:val="24"/>
          </w:rPr>
          <w:t>,</w:t>
        </w:r>
      </w:ins>
      <w:ins w:id="1080" w:author="Emeson Santos" w:date="2019-08-15T22:19:00Z">
        <w:r w:rsidR="00F910FB">
          <w:rPr>
            <w:rFonts w:ascii="Times New Roman" w:hAnsi="Times New Roman" w:cs="Times New Roman"/>
            <w:sz w:val="24"/>
            <w:szCs w:val="24"/>
          </w:rPr>
          <w:t xml:space="preserve"> </w:t>
        </w:r>
      </w:ins>
      <w:r w:rsidR="004D4C37" w:rsidRPr="00FE6672">
        <w:rPr>
          <w:rFonts w:ascii="Times New Roman" w:hAnsi="Times New Roman" w:cs="Times New Roman"/>
          <w:sz w:val="24"/>
          <w:szCs w:val="24"/>
        </w:rPr>
        <w:t xml:space="preserve">que deve ser conhecido por todos da organização, ou estudado a ponto de que esteja bem claro para uma melhor aplicação dos procedimentos de maneira mais eficaz, de forma que as tarefas sejam especificadas e mapeadas para que </w:t>
      </w:r>
      <w:ins w:id="1081" w:author="Emeson Santos" w:date="2019-08-15T22:21:00Z">
        <w:r w:rsidR="003C2287">
          <w:rPr>
            <w:rFonts w:ascii="Times New Roman" w:hAnsi="Times New Roman" w:cs="Times New Roman"/>
            <w:sz w:val="24"/>
            <w:szCs w:val="24"/>
          </w:rPr>
          <w:t>seja benéfico para a org</w:t>
        </w:r>
      </w:ins>
      <w:ins w:id="1082" w:author="Emeson Santos" w:date="2019-08-15T22:22:00Z">
        <w:r w:rsidR="003C2287">
          <w:rPr>
            <w:rFonts w:ascii="Times New Roman" w:hAnsi="Times New Roman" w:cs="Times New Roman"/>
            <w:sz w:val="24"/>
            <w:szCs w:val="24"/>
          </w:rPr>
          <w:t>a</w:t>
        </w:r>
      </w:ins>
      <w:ins w:id="1083" w:author="Emeson Santos" w:date="2019-08-15T22:21:00Z">
        <w:r w:rsidR="003C2287">
          <w:rPr>
            <w:rFonts w:ascii="Times New Roman" w:hAnsi="Times New Roman" w:cs="Times New Roman"/>
            <w:sz w:val="24"/>
            <w:szCs w:val="24"/>
          </w:rPr>
          <w:t>nização</w:t>
        </w:r>
      </w:ins>
      <w:del w:id="1084" w:author="Emeson Santos" w:date="2019-08-15T22:21:00Z">
        <w:r w:rsidR="004D4C37" w:rsidRPr="00FE6672" w:rsidDel="003C2287">
          <w:rPr>
            <w:rFonts w:ascii="Times New Roman" w:hAnsi="Times New Roman" w:cs="Times New Roman"/>
            <w:sz w:val="24"/>
            <w:szCs w:val="24"/>
          </w:rPr>
          <w:delText>tudo fique mais fácil</w:delText>
        </w:r>
      </w:del>
      <w:r w:rsidR="004D4C37" w:rsidRPr="00FE6672">
        <w:rPr>
          <w:rFonts w:ascii="Times New Roman" w:hAnsi="Times New Roman" w:cs="Times New Roman"/>
          <w:sz w:val="24"/>
          <w:szCs w:val="24"/>
        </w:rPr>
        <w:t>,</w:t>
      </w:r>
      <w:ins w:id="1085" w:author="Emeson Santos" w:date="2019-08-15T22:22:00Z">
        <w:r w:rsidR="003C2287">
          <w:rPr>
            <w:rFonts w:ascii="Times New Roman" w:hAnsi="Times New Roman" w:cs="Times New Roman"/>
            <w:sz w:val="24"/>
            <w:szCs w:val="24"/>
          </w:rPr>
          <w:t xml:space="preserve"> mais</w:t>
        </w:r>
      </w:ins>
      <w:r w:rsidR="004D4C37" w:rsidRPr="00FE6672">
        <w:rPr>
          <w:rFonts w:ascii="Times New Roman" w:hAnsi="Times New Roman" w:cs="Times New Roman"/>
          <w:sz w:val="24"/>
          <w:szCs w:val="24"/>
        </w:rPr>
        <w:t xml:space="preserve"> rápido</w:t>
      </w:r>
      <w:ins w:id="1086" w:author="Emeson Santos" w:date="2019-08-15T22:22:00Z">
        <w:r w:rsidR="003C2287">
          <w:rPr>
            <w:rFonts w:ascii="Times New Roman" w:hAnsi="Times New Roman" w:cs="Times New Roman"/>
            <w:sz w:val="24"/>
            <w:szCs w:val="24"/>
          </w:rPr>
          <w:t xml:space="preserve">, com menos repetições </w:t>
        </w:r>
      </w:ins>
      <w:ins w:id="1087" w:author="Emeson Santos" w:date="2019-08-15T22:23:00Z">
        <w:r w:rsidR="003C2287">
          <w:rPr>
            <w:rFonts w:ascii="Times New Roman" w:hAnsi="Times New Roman" w:cs="Times New Roman"/>
            <w:sz w:val="24"/>
            <w:szCs w:val="24"/>
          </w:rPr>
          <w:t>dos trabalhos,</w:t>
        </w:r>
      </w:ins>
      <w:r w:rsidR="004D4C37" w:rsidRPr="00FE6672">
        <w:rPr>
          <w:rFonts w:ascii="Times New Roman" w:hAnsi="Times New Roman" w:cs="Times New Roman"/>
          <w:sz w:val="24"/>
          <w:szCs w:val="24"/>
        </w:rPr>
        <w:t xml:space="preserve"> estimulando a produtividade e melhorias dentro e fora das organizações.</w:t>
      </w:r>
    </w:p>
    <w:p w14:paraId="7459317A" w14:textId="386C17EF" w:rsidR="00866254" w:rsidRPr="00135233" w:rsidDel="00124999" w:rsidRDefault="00124999">
      <w:pPr>
        <w:spacing w:after="160" w:line="259" w:lineRule="auto"/>
        <w:ind w:left="12" w:firstLine="696"/>
        <w:jc w:val="both"/>
        <w:rPr>
          <w:del w:id="1088" w:author="Emeson Santos" w:date="2019-08-15T19:57:00Z"/>
          <w:rFonts w:ascii="Times New Roman" w:hAnsi="Times New Roman" w:cs="Times New Roman"/>
          <w:sz w:val="24"/>
          <w:szCs w:val="24"/>
        </w:rPr>
      </w:pPr>
      <w:ins w:id="1089" w:author="Emeson Santos" w:date="2019-08-15T19:56:00Z">
        <w:r>
          <w:rPr>
            <w:rFonts w:ascii="Times New Roman" w:hAnsi="Times New Roman" w:cs="Times New Roman"/>
            <w:sz w:val="24"/>
            <w:szCs w:val="24"/>
          </w:rPr>
          <w:t xml:space="preserve">Nas palavras de </w:t>
        </w:r>
      </w:ins>
      <w:commentRangeStart w:id="1090"/>
      <w:del w:id="1091" w:author="Emeson Santos" w:date="2019-08-15T19:56:00Z">
        <w:r w:rsidR="00866254" w:rsidRPr="00FE6672" w:rsidDel="00124999">
          <w:rPr>
            <w:rFonts w:ascii="Times New Roman" w:hAnsi="Times New Roman" w:cs="Times New Roman"/>
            <w:sz w:val="24"/>
            <w:szCs w:val="24"/>
          </w:rPr>
          <w:delText xml:space="preserve">Segundo </w:delText>
        </w:r>
      </w:del>
      <w:r w:rsidR="00866254" w:rsidRPr="00FE6672">
        <w:rPr>
          <w:rFonts w:ascii="Times New Roman" w:hAnsi="Times New Roman" w:cs="Times New Roman"/>
          <w:sz w:val="24"/>
          <w:szCs w:val="24"/>
        </w:rPr>
        <w:t>Baldam (</w:t>
      </w:r>
      <w:r w:rsidR="00872AC2" w:rsidRPr="00FE6672">
        <w:rPr>
          <w:rFonts w:ascii="Times New Roman" w:hAnsi="Times New Roman" w:cs="Times New Roman"/>
          <w:sz w:val="24"/>
          <w:szCs w:val="24"/>
        </w:rPr>
        <w:t>2014</w:t>
      </w:r>
      <w:r w:rsidR="00866254" w:rsidRPr="00FE6672">
        <w:rPr>
          <w:rFonts w:ascii="Times New Roman" w:hAnsi="Times New Roman" w:cs="Times New Roman"/>
          <w:sz w:val="24"/>
          <w:szCs w:val="24"/>
        </w:rPr>
        <w:t>, p. 34)</w:t>
      </w:r>
      <w:ins w:id="1092" w:author="Emeson Santos" w:date="2019-08-15T20:00:00Z">
        <w:r w:rsidR="005472C5">
          <w:rPr>
            <w:rFonts w:ascii="Times New Roman" w:hAnsi="Times New Roman" w:cs="Times New Roman"/>
            <w:sz w:val="24"/>
            <w:szCs w:val="24"/>
          </w:rPr>
          <w:t>,</w:t>
        </w:r>
      </w:ins>
      <w:r w:rsidR="00866254" w:rsidRPr="00FE6672">
        <w:rPr>
          <w:rFonts w:ascii="Times New Roman" w:hAnsi="Times New Roman" w:cs="Times New Roman"/>
          <w:sz w:val="24"/>
          <w:szCs w:val="24"/>
        </w:rPr>
        <w:t xml:space="preserve"> </w:t>
      </w:r>
      <w:ins w:id="1093" w:author="Emeson Santos" w:date="2019-08-15T21:47:00Z">
        <w:r w:rsidR="00C57330">
          <w:rPr>
            <w:rFonts w:ascii="Times New Roman" w:hAnsi="Times New Roman" w:cs="Times New Roman"/>
            <w:sz w:val="24"/>
            <w:szCs w:val="24"/>
          </w:rPr>
          <w:t>podemos citar como</w:t>
        </w:r>
      </w:ins>
      <w:del w:id="1094" w:author="Emeson Santos" w:date="2019-08-15T21:47:00Z">
        <w:r w:rsidR="00866254" w:rsidRPr="00FE6672" w:rsidDel="00C57330">
          <w:rPr>
            <w:rFonts w:ascii="Times New Roman" w:hAnsi="Times New Roman" w:cs="Times New Roman"/>
            <w:sz w:val="24"/>
            <w:szCs w:val="24"/>
          </w:rPr>
          <w:delText>entre os</w:delText>
        </w:r>
      </w:del>
      <w:r w:rsidR="00866254" w:rsidRPr="00FE6672">
        <w:rPr>
          <w:rFonts w:ascii="Times New Roman" w:hAnsi="Times New Roman" w:cs="Times New Roman"/>
          <w:sz w:val="24"/>
          <w:szCs w:val="24"/>
        </w:rPr>
        <w:t xml:space="preserve"> benefícios da utilização do BP</w:t>
      </w:r>
      <w:ins w:id="1095" w:author="Emeson Santos" w:date="2019-08-15T21:48:00Z">
        <w:r w:rsidR="00C57330">
          <w:rPr>
            <w:rFonts w:ascii="Times New Roman" w:hAnsi="Times New Roman" w:cs="Times New Roman"/>
            <w:sz w:val="24"/>
            <w:szCs w:val="24"/>
          </w:rPr>
          <w:t>M</w:t>
        </w:r>
      </w:ins>
      <w:del w:id="1096" w:author="Emeson Santos" w:date="2019-08-15T21:48:00Z">
        <w:r w:rsidR="00866254" w:rsidRPr="00FE6672" w:rsidDel="00C57330">
          <w:rPr>
            <w:rFonts w:ascii="Times New Roman" w:hAnsi="Times New Roman" w:cs="Times New Roman"/>
            <w:sz w:val="24"/>
            <w:szCs w:val="24"/>
          </w:rPr>
          <w:delText>M, podemos citar</w:delText>
        </w:r>
        <w:r w:rsidR="00866254" w:rsidRPr="00135233" w:rsidDel="00C57330">
          <w:rPr>
            <w:rFonts w:ascii="Times New Roman" w:hAnsi="Times New Roman" w:cs="Times New Roman"/>
            <w:sz w:val="24"/>
            <w:szCs w:val="24"/>
          </w:rPr>
          <w:delText>:</w:delText>
        </w:r>
        <w:r w:rsidR="00866254" w:rsidRPr="00135233" w:rsidDel="00EE4830">
          <w:rPr>
            <w:rFonts w:ascii="Times New Roman" w:hAnsi="Times New Roman" w:cs="Times New Roman"/>
            <w:sz w:val="24"/>
            <w:szCs w:val="24"/>
          </w:rPr>
          <w:delText xml:space="preserve"> </w:delText>
        </w:r>
      </w:del>
    </w:p>
    <w:p w14:paraId="1E6E0C66" w14:textId="290076B0" w:rsidR="00B90CFF" w:rsidRPr="00400281" w:rsidDel="00124999" w:rsidRDefault="00EE4830">
      <w:pPr>
        <w:spacing w:after="160" w:line="259" w:lineRule="auto"/>
        <w:ind w:left="12" w:firstLine="696"/>
        <w:jc w:val="both"/>
        <w:rPr>
          <w:del w:id="1097" w:author="Emeson Santos" w:date="2019-08-15T19:57:00Z"/>
          <w:rFonts w:ascii="Times New Roman" w:hAnsi="Times New Roman" w:cs="Times New Roman"/>
          <w:rPrChange w:id="1098" w:author="Emeson Santos" w:date="2019-08-15T21:47:00Z">
            <w:rPr>
              <w:del w:id="1099" w:author="Emeson Santos" w:date="2019-08-15T19:57:00Z"/>
              <w:rFonts w:ascii="Times New Roman" w:hAnsi="Times New Roman" w:cs="Times New Roman"/>
            </w:rPr>
          </w:rPrChange>
        </w:rPr>
        <w:pPrChange w:id="1100" w:author="Emeson Santos" w:date="2019-08-15T21:48:00Z">
          <w:pPr>
            <w:pStyle w:val="PargrafodaLista"/>
            <w:numPr>
              <w:numId w:val="13"/>
            </w:numPr>
            <w:spacing w:after="160" w:line="259" w:lineRule="auto"/>
            <w:ind w:left="1446" w:hanging="360"/>
            <w:jc w:val="both"/>
          </w:pPr>
        </w:pPrChange>
      </w:pPr>
      <w:ins w:id="1101" w:author="Emeson Santos" w:date="2019-08-15T21:48:00Z">
        <w:r>
          <w:rPr>
            <w:rFonts w:ascii="Times New Roman" w:hAnsi="Times New Roman" w:cs="Times New Roman"/>
            <w:sz w:val="24"/>
            <w:szCs w:val="24"/>
          </w:rPr>
          <w:t xml:space="preserve">: A </w:t>
        </w:r>
      </w:ins>
      <w:ins w:id="1102" w:author="Emeson Santos" w:date="2019-08-15T20:00:00Z">
        <w:r w:rsidR="005472C5" w:rsidRPr="00400281">
          <w:rPr>
            <w:rFonts w:ascii="Times New Roman" w:hAnsi="Times New Roman" w:cs="Times New Roman"/>
            <w:sz w:val="24"/>
            <w:szCs w:val="24"/>
            <w:rPrChange w:id="1103" w:author="Emeson Santos" w:date="2019-08-15T21:47:00Z">
              <w:rPr>
                <w:rFonts w:ascii="Times New Roman" w:hAnsi="Times New Roman" w:cs="Times New Roman"/>
              </w:rPr>
            </w:rPrChange>
          </w:rPr>
          <w:t>diminuição</w:t>
        </w:r>
      </w:ins>
      <w:del w:id="1104" w:author="Emeson Santos" w:date="2019-08-15T19:57:00Z">
        <w:r w:rsidR="00866254" w:rsidRPr="00400281" w:rsidDel="00124999">
          <w:rPr>
            <w:rFonts w:ascii="Times New Roman" w:hAnsi="Times New Roman" w:cs="Times New Roman"/>
            <w:sz w:val="24"/>
            <w:szCs w:val="24"/>
            <w:rPrChange w:id="1105" w:author="Emeson Santos" w:date="2019-08-15T21:47:00Z">
              <w:rPr>
                <w:rFonts w:ascii="Times New Roman" w:hAnsi="Times New Roman" w:cs="Times New Roman"/>
              </w:rPr>
            </w:rPrChange>
          </w:rPr>
          <w:delText>E</w:delText>
        </w:r>
      </w:del>
      <w:del w:id="1106" w:author="Emeson Santos" w:date="2019-08-15T20:00:00Z">
        <w:r w:rsidR="00866254" w:rsidRPr="00400281" w:rsidDel="005472C5">
          <w:rPr>
            <w:rFonts w:ascii="Times New Roman" w:hAnsi="Times New Roman" w:cs="Times New Roman"/>
            <w:sz w:val="24"/>
            <w:szCs w:val="24"/>
            <w:rPrChange w:id="1107" w:author="Emeson Santos" w:date="2019-08-15T21:47:00Z">
              <w:rPr>
                <w:rFonts w:ascii="Times New Roman" w:hAnsi="Times New Roman" w:cs="Times New Roman"/>
              </w:rPr>
            </w:rPrChange>
          </w:rPr>
          <w:delText>liminação</w:delText>
        </w:r>
        <w:r w:rsidR="00866254" w:rsidRPr="00400281" w:rsidDel="00124999">
          <w:rPr>
            <w:rFonts w:ascii="Times New Roman" w:hAnsi="Times New Roman" w:cs="Times New Roman"/>
            <w:sz w:val="24"/>
            <w:szCs w:val="24"/>
            <w:rPrChange w:id="1108" w:author="Emeson Santos" w:date="2019-08-15T21:47:00Z">
              <w:rPr>
                <w:rFonts w:ascii="Times New Roman" w:hAnsi="Times New Roman" w:cs="Times New Roman"/>
              </w:rPr>
            </w:rPrChange>
          </w:rPr>
          <w:delText>/</w:delText>
        </w:r>
        <w:r w:rsidR="00866254" w:rsidRPr="00400281" w:rsidDel="005472C5">
          <w:rPr>
            <w:rFonts w:ascii="Times New Roman" w:hAnsi="Times New Roman" w:cs="Times New Roman"/>
            <w:sz w:val="24"/>
            <w:szCs w:val="24"/>
            <w:rPrChange w:id="1109" w:author="Emeson Santos" w:date="2019-08-15T21:47:00Z">
              <w:rPr>
                <w:rFonts w:ascii="Times New Roman" w:hAnsi="Times New Roman" w:cs="Times New Roman"/>
              </w:rPr>
            </w:rPrChange>
          </w:rPr>
          <w:delText>redução</w:delText>
        </w:r>
      </w:del>
      <w:r w:rsidR="00B90CFF" w:rsidRPr="00400281">
        <w:rPr>
          <w:rFonts w:ascii="Times New Roman" w:hAnsi="Times New Roman" w:cs="Times New Roman"/>
          <w:sz w:val="24"/>
          <w:szCs w:val="24"/>
          <w:rPrChange w:id="1110" w:author="Emeson Santos" w:date="2019-08-15T21:47:00Z">
            <w:rPr>
              <w:rFonts w:ascii="Times New Roman" w:hAnsi="Times New Roman" w:cs="Times New Roman"/>
            </w:rPr>
          </w:rPrChange>
        </w:rPr>
        <w:t xml:space="preserve"> </w:t>
      </w:r>
      <w:r w:rsidR="00866254" w:rsidRPr="00400281">
        <w:rPr>
          <w:rFonts w:ascii="Times New Roman" w:hAnsi="Times New Roman" w:cs="Times New Roman"/>
          <w:sz w:val="24"/>
          <w:szCs w:val="24"/>
          <w:rPrChange w:id="1111" w:author="Emeson Santos" w:date="2019-08-15T21:47:00Z">
            <w:rPr>
              <w:rFonts w:ascii="Times New Roman" w:hAnsi="Times New Roman" w:cs="Times New Roman"/>
            </w:rPr>
          </w:rPrChange>
        </w:rPr>
        <w:t>de</w:t>
      </w:r>
      <w:r w:rsidR="00B90CFF" w:rsidRPr="00400281">
        <w:rPr>
          <w:rFonts w:ascii="Times New Roman" w:hAnsi="Times New Roman" w:cs="Times New Roman"/>
          <w:sz w:val="24"/>
          <w:szCs w:val="24"/>
          <w:rPrChange w:id="1112" w:author="Emeson Santos" w:date="2019-08-15T21:47:00Z">
            <w:rPr>
              <w:rFonts w:ascii="Times New Roman" w:hAnsi="Times New Roman" w:cs="Times New Roman"/>
            </w:rPr>
          </w:rPrChange>
        </w:rPr>
        <w:t xml:space="preserve"> </w:t>
      </w:r>
      <w:r w:rsidR="00866254" w:rsidRPr="00400281">
        <w:rPr>
          <w:rFonts w:ascii="Times New Roman" w:hAnsi="Times New Roman" w:cs="Times New Roman"/>
          <w:sz w:val="24"/>
          <w:szCs w:val="24"/>
          <w:rPrChange w:id="1113" w:author="Emeson Santos" w:date="2019-08-15T21:47:00Z">
            <w:rPr>
              <w:rFonts w:ascii="Times New Roman" w:hAnsi="Times New Roman" w:cs="Times New Roman"/>
            </w:rPr>
          </w:rPrChange>
        </w:rPr>
        <w:t>tarefas</w:t>
      </w:r>
      <w:r w:rsidR="00B90CFF" w:rsidRPr="00400281">
        <w:rPr>
          <w:rFonts w:ascii="Times New Roman" w:hAnsi="Times New Roman" w:cs="Times New Roman"/>
          <w:sz w:val="24"/>
          <w:szCs w:val="24"/>
          <w:rPrChange w:id="1114" w:author="Emeson Santos" w:date="2019-08-15T21:47:00Z">
            <w:rPr>
              <w:rFonts w:ascii="Times New Roman" w:hAnsi="Times New Roman" w:cs="Times New Roman"/>
            </w:rPr>
          </w:rPrChange>
        </w:rPr>
        <w:t xml:space="preserve"> </w:t>
      </w:r>
      <w:r w:rsidR="00866254" w:rsidRPr="00400281">
        <w:rPr>
          <w:rFonts w:ascii="Times New Roman" w:hAnsi="Times New Roman" w:cs="Times New Roman"/>
          <w:sz w:val="24"/>
          <w:szCs w:val="24"/>
          <w:rPrChange w:id="1115" w:author="Emeson Santos" w:date="2019-08-15T21:47:00Z">
            <w:rPr>
              <w:rFonts w:ascii="Times New Roman" w:hAnsi="Times New Roman" w:cs="Times New Roman"/>
            </w:rPr>
          </w:rPrChange>
        </w:rPr>
        <w:t>manuais</w:t>
      </w:r>
      <w:del w:id="1116" w:author="Emeson Santos" w:date="2019-08-15T19:57:00Z">
        <w:r w:rsidR="00866254" w:rsidRPr="00400281" w:rsidDel="00124999">
          <w:rPr>
            <w:rFonts w:ascii="Times New Roman" w:hAnsi="Times New Roman" w:cs="Times New Roman"/>
            <w:sz w:val="24"/>
            <w:szCs w:val="24"/>
            <w:rPrChange w:id="1117" w:author="Emeson Santos" w:date="2019-08-15T21:47:00Z">
              <w:rPr>
                <w:rFonts w:ascii="Times New Roman" w:hAnsi="Times New Roman" w:cs="Times New Roman"/>
              </w:rPr>
            </w:rPrChange>
          </w:rPr>
          <w:delText>.</w:delText>
        </w:r>
      </w:del>
      <w:ins w:id="1118" w:author="Emeson Santos" w:date="2019-08-15T19:57:00Z">
        <w:r w:rsidR="00124999" w:rsidRPr="00400281">
          <w:rPr>
            <w:rFonts w:ascii="Times New Roman" w:hAnsi="Times New Roman" w:cs="Times New Roman"/>
            <w:sz w:val="24"/>
            <w:szCs w:val="24"/>
            <w:rPrChange w:id="1119" w:author="Emeson Santos" w:date="2019-08-15T21:47:00Z">
              <w:rPr>
                <w:rFonts w:ascii="Times New Roman" w:hAnsi="Times New Roman" w:cs="Times New Roman"/>
              </w:rPr>
            </w:rPrChange>
          </w:rPr>
          <w:t xml:space="preserve">, </w:t>
        </w:r>
      </w:ins>
    </w:p>
    <w:p w14:paraId="39D41FF9" w14:textId="784BD6AB" w:rsidR="00B90CFF" w:rsidRPr="00400281" w:rsidDel="00124999" w:rsidRDefault="00866254">
      <w:pPr>
        <w:spacing w:after="160" w:line="259" w:lineRule="auto"/>
        <w:ind w:left="12" w:firstLine="696"/>
        <w:jc w:val="both"/>
        <w:rPr>
          <w:del w:id="1120" w:author="Emeson Santos" w:date="2019-08-15T19:58:00Z"/>
          <w:rFonts w:ascii="Times New Roman" w:hAnsi="Times New Roman" w:cs="Times New Roman"/>
          <w:rPrChange w:id="1121" w:author="Emeson Santos" w:date="2019-08-15T21:47:00Z">
            <w:rPr>
              <w:del w:id="1122" w:author="Emeson Santos" w:date="2019-08-15T19:58:00Z"/>
              <w:rFonts w:ascii="Times New Roman" w:hAnsi="Times New Roman" w:cs="Times New Roman"/>
            </w:rPr>
          </w:rPrChange>
        </w:rPr>
        <w:pPrChange w:id="1123" w:author="Emeson Santos" w:date="2019-08-15T21:48:00Z">
          <w:pPr>
            <w:pStyle w:val="PargrafodaLista"/>
            <w:numPr>
              <w:numId w:val="13"/>
            </w:numPr>
            <w:spacing w:after="160" w:line="259" w:lineRule="auto"/>
            <w:ind w:left="1446" w:hanging="360"/>
            <w:jc w:val="both"/>
          </w:pPr>
        </w:pPrChange>
      </w:pPr>
      <w:del w:id="1124" w:author="Emeson Santos" w:date="2019-08-15T19:57:00Z">
        <w:r w:rsidRPr="00400281" w:rsidDel="00124999">
          <w:rPr>
            <w:rFonts w:ascii="Times New Roman" w:hAnsi="Times New Roman" w:cs="Times New Roman"/>
            <w:sz w:val="24"/>
            <w:szCs w:val="24"/>
            <w:rPrChange w:id="1125" w:author="Emeson Santos" w:date="2019-08-15T21:47:00Z">
              <w:rPr>
                <w:rFonts w:ascii="Times New Roman" w:hAnsi="Times New Roman" w:cs="Times New Roman"/>
              </w:rPr>
            </w:rPrChange>
          </w:rPr>
          <w:delText>E</w:delText>
        </w:r>
      </w:del>
      <w:ins w:id="1126" w:author="Emeson Santos" w:date="2019-08-15T19:57:00Z">
        <w:r w:rsidR="00124999" w:rsidRPr="00400281">
          <w:rPr>
            <w:rFonts w:ascii="Times New Roman" w:hAnsi="Times New Roman" w:cs="Times New Roman"/>
            <w:sz w:val="24"/>
            <w:szCs w:val="24"/>
            <w:rPrChange w:id="1127" w:author="Emeson Santos" w:date="2019-08-15T21:47:00Z">
              <w:rPr>
                <w:rFonts w:ascii="Times New Roman" w:hAnsi="Times New Roman" w:cs="Times New Roman"/>
              </w:rPr>
            </w:rPrChange>
          </w:rPr>
          <w:t>e</w:t>
        </w:r>
      </w:ins>
      <w:r w:rsidRPr="00400281">
        <w:rPr>
          <w:rFonts w:ascii="Times New Roman" w:hAnsi="Times New Roman" w:cs="Times New Roman"/>
          <w:sz w:val="24"/>
          <w:szCs w:val="24"/>
          <w:rPrChange w:id="1128" w:author="Emeson Santos" w:date="2019-08-15T21:47:00Z">
            <w:rPr>
              <w:rFonts w:ascii="Times New Roman" w:hAnsi="Times New Roman" w:cs="Times New Roman"/>
            </w:rPr>
          </w:rPrChange>
        </w:rPr>
        <w:t>liminação</w:t>
      </w:r>
      <w:r w:rsidR="00B90CFF" w:rsidRPr="00400281">
        <w:rPr>
          <w:rFonts w:ascii="Times New Roman" w:hAnsi="Times New Roman" w:cs="Times New Roman"/>
          <w:sz w:val="24"/>
          <w:szCs w:val="24"/>
          <w:rPrChange w:id="1129"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130" w:author="Emeson Santos" w:date="2019-08-15T21:47:00Z">
            <w:rPr>
              <w:rFonts w:ascii="Times New Roman" w:hAnsi="Times New Roman" w:cs="Times New Roman"/>
            </w:rPr>
          </w:rPrChange>
        </w:rPr>
        <w:t>d</w:t>
      </w:r>
      <w:ins w:id="1131" w:author="Emeson Santos" w:date="2019-08-15T20:01:00Z">
        <w:r w:rsidR="005472C5" w:rsidRPr="00400281">
          <w:rPr>
            <w:rFonts w:ascii="Times New Roman" w:hAnsi="Times New Roman" w:cs="Times New Roman"/>
            <w:sz w:val="24"/>
            <w:szCs w:val="24"/>
            <w:rPrChange w:id="1132" w:author="Emeson Santos" w:date="2019-08-15T21:47:00Z">
              <w:rPr>
                <w:rFonts w:ascii="Times New Roman" w:hAnsi="Times New Roman" w:cs="Times New Roman"/>
              </w:rPr>
            </w:rPrChange>
          </w:rPr>
          <w:t>as</w:t>
        </w:r>
      </w:ins>
      <w:del w:id="1133" w:author="Emeson Santos" w:date="2019-08-15T20:01:00Z">
        <w:r w:rsidRPr="00400281" w:rsidDel="005472C5">
          <w:rPr>
            <w:rFonts w:ascii="Times New Roman" w:hAnsi="Times New Roman" w:cs="Times New Roman"/>
            <w:sz w:val="24"/>
            <w:szCs w:val="24"/>
            <w:rPrChange w:id="1134" w:author="Emeson Santos" w:date="2019-08-15T21:47:00Z">
              <w:rPr>
                <w:rFonts w:ascii="Times New Roman" w:hAnsi="Times New Roman" w:cs="Times New Roman"/>
              </w:rPr>
            </w:rPrChange>
          </w:rPr>
          <w:delText>e</w:delText>
        </w:r>
        <w:r w:rsidR="00B90CFF" w:rsidRPr="00400281" w:rsidDel="005472C5">
          <w:rPr>
            <w:rFonts w:ascii="Times New Roman" w:hAnsi="Times New Roman" w:cs="Times New Roman"/>
            <w:sz w:val="24"/>
            <w:szCs w:val="24"/>
            <w:rPrChange w:id="1135" w:author="Emeson Santos" w:date="2019-08-15T21:47:00Z">
              <w:rPr>
                <w:rFonts w:ascii="Times New Roman" w:hAnsi="Times New Roman" w:cs="Times New Roman"/>
              </w:rPr>
            </w:rPrChange>
          </w:rPr>
          <w:delText xml:space="preserve"> </w:delText>
        </w:r>
        <w:r w:rsidRPr="00400281" w:rsidDel="005472C5">
          <w:rPr>
            <w:rFonts w:ascii="Times New Roman" w:hAnsi="Times New Roman" w:cs="Times New Roman"/>
            <w:sz w:val="24"/>
            <w:szCs w:val="24"/>
            <w:rPrChange w:id="1136" w:author="Emeson Santos" w:date="2019-08-15T21:47:00Z">
              <w:rPr>
                <w:rFonts w:ascii="Times New Roman" w:hAnsi="Times New Roman" w:cs="Times New Roman"/>
              </w:rPr>
            </w:rPrChange>
          </w:rPr>
          <w:delText>esforços</w:delText>
        </w:r>
        <w:r w:rsidR="00B90CFF" w:rsidRPr="00400281" w:rsidDel="005472C5">
          <w:rPr>
            <w:rFonts w:ascii="Times New Roman" w:hAnsi="Times New Roman" w:cs="Times New Roman"/>
            <w:sz w:val="24"/>
            <w:szCs w:val="24"/>
            <w:rPrChange w:id="1137" w:author="Emeson Santos" w:date="2019-08-15T21:47:00Z">
              <w:rPr>
                <w:rFonts w:ascii="Times New Roman" w:hAnsi="Times New Roman" w:cs="Times New Roman"/>
              </w:rPr>
            </w:rPrChange>
          </w:rPr>
          <w:delText xml:space="preserve"> </w:delText>
        </w:r>
        <w:r w:rsidRPr="00400281" w:rsidDel="005472C5">
          <w:rPr>
            <w:rFonts w:ascii="Times New Roman" w:hAnsi="Times New Roman" w:cs="Times New Roman"/>
            <w:sz w:val="24"/>
            <w:szCs w:val="24"/>
            <w:rPrChange w:id="1138" w:author="Emeson Santos" w:date="2019-08-15T21:47:00Z">
              <w:rPr>
                <w:rFonts w:ascii="Times New Roman" w:hAnsi="Times New Roman" w:cs="Times New Roman"/>
              </w:rPr>
            </w:rPrChange>
          </w:rPr>
          <w:delText>em</w:delText>
        </w:r>
      </w:del>
      <w:r w:rsidR="00B90CFF" w:rsidRPr="00400281">
        <w:rPr>
          <w:rFonts w:ascii="Times New Roman" w:hAnsi="Times New Roman" w:cs="Times New Roman"/>
          <w:sz w:val="24"/>
          <w:szCs w:val="24"/>
          <w:rPrChange w:id="1139"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140" w:author="Emeson Santos" w:date="2019-08-15T21:47:00Z">
            <w:rPr>
              <w:rFonts w:ascii="Times New Roman" w:hAnsi="Times New Roman" w:cs="Times New Roman"/>
            </w:rPr>
          </w:rPrChange>
        </w:rPr>
        <w:t>duplicidade</w:t>
      </w:r>
      <w:ins w:id="1141" w:author="Emeson Santos" w:date="2019-08-15T20:01:00Z">
        <w:r w:rsidR="005472C5" w:rsidRPr="00400281">
          <w:rPr>
            <w:rFonts w:ascii="Times New Roman" w:hAnsi="Times New Roman" w:cs="Times New Roman"/>
            <w:sz w:val="24"/>
            <w:szCs w:val="24"/>
            <w:rPrChange w:id="1142" w:author="Emeson Santos" w:date="2019-08-15T21:47:00Z">
              <w:rPr>
                <w:rFonts w:ascii="Times New Roman" w:hAnsi="Times New Roman" w:cs="Times New Roman"/>
              </w:rPr>
            </w:rPrChange>
          </w:rPr>
          <w:t>s</w:t>
        </w:r>
      </w:ins>
      <w:ins w:id="1143" w:author="Emeson Santos" w:date="2019-08-15T19:57:00Z">
        <w:r w:rsidR="00124999" w:rsidRPr="00400281">
          <w:rPr>
            <w:rFonts w:ascii="Times New Roman" w:hAnsi="Times New Roman" w:cs="Times New Roman"/>
            <w:sz w:val="24"/>
            <w:szCs w:val="24"/>
            <w:rPrChange w:id="1144" w:author="Emeson Santos" w:date="2019-08-15T21:47:00Z">
              <w:rPr>
                <w:rFonts w:ascii="Times New Roman" w:hAnsi="Times New Roman" w:cs="Times New Roman"/>
              </w:rPr>
            </w:rPrChange>
          </w:rPr>
          <w:t xml:space="preserve">, </w:t>
        </w:r>
      </w:ins>
      <w:del w:id="1145" w:author="Emeson Santos" w:date="2019-08-15T19:57:00Z">
        <w:r w:rsidRPr="00400281" w:rsidDel="00124999">
          <w:rPr>
            <w:rFonts w:ascii="Times New Roman" w:hAnsi="Times New Roman" w:cs="Times New Roman"/>
            <w:sz w:val="24"/>
            <w:szCs w:val="24"/>
            <w:rPrChange w:id="1146" w:author="Emeson Santos" w:date="2019-08-15T21:47:00Z">
              <w:rPr>
                <w:rFonts w:ascii="Times New Roman" w:hAnsi="Times New Roman" w:cs="Times New Roman"/>
              </w:rPr>
            </w:rPrChange>
          </w:rPr>
          <w:delText>.</w:delText>
        </w:r>
      </w:del>
    </w:p>
    <w:p w14:paraId="01BF2B1A" w14:textId="5FD8D180" w:rsidR="00B90CFF" w:rsidRPr="00400281" w:rsidDel="00124999" w:rsidRDefault="00866254">
      <w:pPr>
        <w:spacing w:after="160" w:line="259" w:lineRule="auto"/>
        <w:ind w:left="12" w:firstLine="696"/>
        <w:jc w:val="both"/>
        <w:rPr>
          <w:del w:id="1147" w:author="Emeson Santos" w:date="2019-08-15T19:58:00Z"/>
          <w:rFonts w:ascii="Times New Roman" w:hAnsi="Times New Roman" w:cs="Times New Roman"/>
          <w:rPrChange w:id="1148" w:author="Emeson Santos" w:date="2019-08-15T21:47:00Z">
            <w:rPr>
              <w:del w:id="1149" w:author="Emeson Santos" w:date="2019-08-15T19:58:00Z"/>
              <w:rFonts w:ascii="Times New Roman" w:hAnsi="Times New Roman" w:cs="Times New Roman"/>
            </w:rPr>
          </w:rPrChange>
        </w:rPr>
        <w:pPrChange w:id="1150" w:author="Emeson Santos" w:date="2019-08-15T21:48:00Z">
          <w:pPr>
            <w:pStyle w:val="PargrafodaLista"/>
            <w:numPr>
              <w:numId w:val="13"/>
            </w:numPr>
            <w:spacing w:after="160" w:line="259" w:lineRule="auto"/>
            <w:ind w:left="1446" w:hanging="360"/>
            <w:jc w:val="both"/>
          </w:pPr>
        </w:pPrChange>
      </w:pPr>
      <w:del w:id="1151" w:author="Emeson Santos" w:date="2019-08-15T19:58:00Z">
        <w:r w:rsidRPr="00400281" w:rsidDel="00124999">
          <w:rPr>
            <w:rFonts w:ascii="Times New Roman" w:hAnsi="Times New Roman" w:cs="Times New Roman"/>
            <w:sz w:val="24"/>
            <w:szCs w:val="24"/>
            <w:rPrChange w:id="1152" w:author="Emeson Santos" w:date="2019-08-15T21:47:00Z">
              <w:rPr>
                <w:rFonts w:ascii="Times New Roman" w:hAnsi="Times New Roman" w:cs="Times New Roman"/>
              </w:rPr>
            </w:rPrChange>
          </w:rPr>
          <w:delText>R</w:delText>
        </w:r>
      </w:del>
      <w:ins w:id="1153" w:author="Emeson Santos" w:date="2019-08-15T19:58:00Z">
        <w:r w:rsidR="00124999" w:rsidRPr="00400281">
          <w:rPr>
            <w:rFonts w:ascii="Times New Roman" w:hAnsi="Times New Roman" w:cs="Times New Roman"/>
            <w:sz w:val="24"/>
            <w:szCs w:val="24"/>
            <w:rPrChange w:id="1154" w:author="Emeson Santos" w:date="2019-08-15T21:47:00Z">
              <w:rPr>
                <w:rFonts w:ascii="Times New Roman" w:hAnsi="Times New Roman" w:cs="Times New Roman"/>
              </w:rPr>
            </w:rPrChange>
          </w:rPr>
          <w:t>r</w:t>
        </w:r>
      </w:ins>
      <w:r w:rsidRPr="00400281">
        <w:rPr>
          <w:rFonts w:ascii="Times New Roman" w:hAnsi="Times New Roman" w:cs="Times New Roman"/>
          <w:sz w:val="24"/>
          <w:szCs w:val="24"/>
          <w:rPrChange w:id="1155" w:author="Emeson Santos" w:date="2019-08-15T21:47:00Z">
            <w:rPr>
              <w:rFonts w:ascii="Times New Roman" w:hAnsi="Times New Roman" w:cs="Times New Roman"/>
            </w:rPr>
          </w:rPrChange>
        </w:rPr>
        <w:t>edução</w:t>
      </w:r>
      <w:r w:rsidR="00B90CFF" w:rsidRPr="00400281">
        <w:rPr>
          <w:rFonts w:ascii="Times New Roman" w:hAnsi="Times New Roman" w:cs="Times New Roman"/>
          <w:sz w:val="24"/>
          <w:szCs w:val="24"/>
          <w:rPrChange w:id="1156" w:author="Emeson Santos" w:date="2019-08-15T21:47:00Z">
            <w:rPr>
              <w:rFonts w:ascii="Times New Roman" w:hAnsi="Times New Roman" w:cs="Times New Roman"/>
            </w:rPr>
          </w:rPrChange>
        </w:rPr>
        <w:t xml:space="preserve"> </w:t>
      </w:r>
      <w:ins w:id="1157" w:author="Emeson Santos" w:date="2019-08-15T19:58:00Z">
        <w:r w:rsidR="00124999" w:rsidRPr="00400281">
          <w:rPr>
            <w:rFonts w:ascii="Times New Roman" w:hAnsi="Times New Roman" w:cs="Times New Roman"/>
            <w:sz w:val="24"/>
            <w:szCs w:val="24"/>
            <w:rPrChange w:id="1158" w:author="Emeson Santos" w:date="2019-08-15T21:47:00Z">
              <w:rPr>
                <w:rFonts w:ascii="Times New Roman" w:hAnsi="Times New Roman" w:cs="Times New Roman"/>
              </w:rPr>
            </w:rPrChange>
          </w:rPr>
          <w:t>para conclusão</w:t>
        </w:r>
      </w:ins>
      <w:del w:id="1159" w:author="Emeson Santos" w:date="2019-08-15T19:58:00Z">
        <w:r w:rsidRPr="00400281" w:rsidDel="00124999">
          <w:rPr>
            <w:rFonts w:ascii="Times New Roman" w:hAnsi="Times New Roman" w:cs="Times New Roman"/>
            <w:sz w:val="24"/>
            <w:szCs w:val="24"/>
            <w:rPrChange w:id="1160" w:author="Emeson Santos" w:date="2019-08-15T21:47:00Z">
              <w:rPr>
                <w:rFonts w:ascii="Times New Roman" w:hAnsi="Times New Roman" w:cs="Times New Roman"/>
              </w:rPr>
            </w:rPrChange>
          </w:rPr>
          <w:delText>do</w:delText>
        </w:r>
        <w:r w:rsidR="00B90CFF" w:rsidRPr="00400281" w:rsidDel="00124999">
          <w:rPr>
            <w:rFonts w:ascii="Times New Roman" w:hAnsi="Times New Roman" w:cs="Times New Roman"/>
            <w:sz w:val="24"/>
            <w:szCs w:val="24"/>
            <w:rPrChange w:id="1161" w:author="Emeson Santos" w:date="2019-08-15T21:47:00Z">
              <w:rPr>
                <w:rFonts w:ascii="Times New Roman" w:hAnsi="Times New Roman" w:cs="Times New Roman"/>
              </w:rPr>
            </w:rPrChange>
          </w:rPr>
          <w:delText xml:space="preserve"> </w:delText>
        </w:r>
        <w:r w:rsidRPr="00400281" w:rsidDel="00124999">
          <w:rPr>
            <w:rFonts w:ascii="Times New Roman" w:hAnsi="Times New Roman" w:cs="Times New Roman"/>
            <w:sz w:val="24"/>
            <w:szCs w:val="24"/>
            <w:rPrChange w:id="1162" w:author="Emeson Santos" w:date="2019-08-15T21:47:00Z">
              <w:rPr>
                <w:rFonts w:ascii="Times New Roman" w:hAnsi="Times New Roman" w:cs="Times New Roman"/>
              </w:rPr>
            </w:rPrChange>
          </w:rPr>
          <w:delText>lead</w:delText>
        </w:r>
        <w:r w:rsidR="00B90CFF" w:rsidRPr="00400281" w:rsidDel="00124999">
          <w:rPr>
            <w:rFonts w:ascii="Times New Roman" w:hAnsi="Times New Roman" w:cs="Times New Roman"/>
            <w:sz w:val="24"/>
            <w:szCs w:val="24"/>
            <w:rPrChange w:id="1163" w:author="Emeson Santos" w:date="2019-08-15T21:47:00Z">
              <w:rPr>
                <w:rFonts w:ascii="Times New Roman" w:hAnsi="Times New Roman" w:cs="Times New Roman"/>
              </w:rPr>
            </w:rPrChange>
          </w:rPr>
          <w:delText xml:space="preserve"> </w:delText>
        </w:r>
        <w:r w:rsidRPr="00400281" w:rsidDel="00124999">
          <w:rPr>
            <w:rFonts w:ascii="Times New Roman" w:hAnsi="Times New Roman" w:cs="Times New Roman"/>
            <w:sz w:val="24"/>
            <w:szCs w:val="24"/>
            <w:rPrChange w:id="1164" w:author="Emeson Santos" w:date="2019-08-15T21:47:00Z">
              <w:rPr>
                <w:rFonts w:ascii="Times New Roman" w:hAnsi="Times New Roman" w:cs="Times New Roman"/>
              </w:rPr>
            </w:rPrChange>
          </w:rPr>
          <w:delText>time</w:delText>
        </w:r>
      </w:del>
      <w:r w:rsidRPr="00400281">
        <w:rPr>
          <w:rFonts w:ascii="Times New Roman" w:hAnsi="Times New Roman" w:cs="Times New Roman"/>
          <w:sz w:val="24"/>
          <w:szCs w:val="24"/>
          <w:rPrChange w:id="1165" w:author="Emeson Santos" w:date="2019-08-15T21:47:00Z">
            <w:rPr>
              <w:rFonts w:ascii="Times New Roman" w:hAnsi="Times New Roman" w:cs="Times New Roman"/>
            </w:rPr>
          </w:rPrChange>
        </w:rPr>
        <w:t xml:space="preserve"> dos processos</w:t>
      </w:r>
      <w:ins w:id="1166" w:author="Emeson Santos" w:date="2019-08-15T19:58:00Z">
        <w:r w:rsidR="00124999" w:rsidRPr="00400281">
          <w:rPr>
            <w:rFonts w:ascii="Times New Roman" w:hAnsi="Times New Roman" w:cs="Times New Roman"/>
            <w:sz w:val="24"/>
            <w:szCs w:val="24"/>
            <w:rPrChange w:id="1167" w:author="Emeson Santos" w:date="2019-08-15T21:47:00Z">
              <w:rPr>
                <w:rFonts w:ascii="Times New Roman" w:hAnsi="Times New Roman" w:cs="Times New Roman"/>
              </w:rPr>
            </w:rPrChange>
          </w:rPr>
          <w:t xml:space="preserve">, </w:t>
        </w:r>
      </w:ins>
      <w:del w:id="1168" w:author="Emeson Santos" w:date="2019-08-15T19:58:00Z">
        <w:r w:rsidRPr="00400281" w:rsidDel="00124999">
          <w:rPr>
            <w:rFonts w:ascii="Times New Roman" w:hAnsi="Times New Roman" w:cs="Times New Roman"/>
            <w:sz w:val="24"/>
            <w:szCs w:val="24"/>
            <w:rPrChange w:id="1169" w:author="Emeson Santos" w:date="2019-08-15T21:47:00Z">
              <w:rPr>
                <w:rFonts w:ascii="Times New Roman" w:hAnsi="Times New Roman" w:cs="Times New Roman"/>
              </w:rPr>
            </w:rPrChange>
          </w:rPr>
          <w:delText>.</w:delText>
        </w:r>
      </w:del>
    </w:p>
    <w:p w14:paraId="152C7DD6" w14:textId="3DAC3D49" w:rsidR="00B90CFF" w:rsidRPr="00400281" w:rsidDel="00124999" w:rsidRDefault="00866254">
      <w:pPr>
        <w:spacing w:after="160" w:line="259" w:lineRule="auto"/>
        <w:ind w:left="12" w:firstLine="696"/>
        <w:jc w:val="both"/>
        <w:rPr>
          <w:del w:id="1170" w:author="Emeson Santos" w:date="2019-08-15T19:58:00Z"/>
          <w:rFonts w:ascii="Times New Roman" w:hAnsi="Times New Roman" w:cs="Times New Roman"/>
          <w:rPrChange w:id="1171" w:author="Emeson Santos" w:date="2019-08-15T21:47:00Z">
            <w:rPr>
              <w:del w:id="1172" w:author="Emeson Santos" w:date="2019-08-15T19:58:00Z"/>
              <w:rFonts w:ascii="Times New Roman" w:hAnsi="Times New Roman" w:cs="Times New Roman"/>
            </w:rPr>
          </w:rPrChange>
        </w:rPr>
        <w:pPrChange w:id="1173" w:author="Emeson Santos" w:date="2019-08-15T21:48:00Z">
          <w:pPr>
            <w:pStyle w:val="PargrafodaLista"/>
            <w:numPr>
              <w:numId w:val="13"/>
            </w:numPr>
            <w:spacing w:after="160" w:line="259" w:lineRule="auto"/>
            <w:ind w:left="1446" w:hanging="360"/>
            <w:jc w:val="both"/>
          </w:pPr>
        </w:pPrChange>
      </w:pPr>
      <w:del w:id="1174" w:author="Emeson Santos" w:date="2019-08-15T19:58:00Z">
        <w:r w:rsidRPr="00400281" w:rsidDel="00124999">
          <w:rPr>
            <w:rFonts w:ascii="Times New Roman" w:hAnsi="Times New Roman" w:cs="Times New Roman"/>
            <w:sz w:val="24"/>
            <w:szCs w:val="24"/>
            <w:rPrChange w:id="1175" w:author="Emeson Santos" w:date="2019-08-15T21:47:00Z">
              <w:rPr>
                <w:rFonts w:ascii="Times New Roman" w:hAnsi="Times New Roman" w:cs="Times New Roman"/>
              </w:rPr>
            </w:rPrChange>
          </w:rPr>
          <w:delText>R</w:delText>
        </w:r>
      </w:del>
      <w:ins w:id="1176" w:author="Emeson Santos" w:date="2019-08-15T19:58:00Z">
        <w:r w:rsidR="00124999" w:rsidRPr="00400281">
          <w:rPr>
            <w:rFonts w:ascii="Times New Roman" w:hAnsi="Times New Roman" w:cs="Times New Roman"/>
            <w:sz w:val="24"/>
            <w:szCs w:val="24"/>
            <w:rPrChange w:id="1177" w:author="Emeson Santos" w:date="2019-08-15T21:47:00Z">
              <w:rPr>
                <w:rFonts w:ascii="Times New Roman" w:hAnsi="Times New Roman" w:cs="Times New Roman"/>
              </w:rPr>
            </w:rPrChange>
          </w:rPr>
          <w:t>r</w:t>
        </w:r>
      </w:ins>
      <w:r w:rsidRPr="00400281">
        <w:rPr>
          <w:rFonts w:ascii="Times New Roman" w:hAnsi="Times New Roman" w:cs="Times New Roman"/>
          <w:sz w:val="24"/>
          <w:szCs w:val="24"/>
          <w:rPrChange w:id="1178" w:author="Emeson Santos" w:date="2019-08-15T21:47:00Z">
            <w:rPr>
              <w:rFonts w:ascii="Times New Roman" w:hAnsi="Times New Roman" w:cs="Times New Roman"/>
            </w:rPr>
          </w:rPrChange>
        </w:rPr>
        <w:t>edução</w:t>
      </w:r>
      <w:r w:rsidR="00B90CFF" w:rsidRPr="00400281">
        <w:rPr>
          <w:rFonts w:ascii="Times New Roman" w:hAnsi="Times New Roman" w:cs="Times New Roman"/>
          <w:sz w:val="24"/>
          <w:szCs w:val="24"/>
          <w:rPrChange w:id="1179"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180" w:author="Emeson Santos" w:date="2019-08-15T21:47:00Z">
            <w:rPr>
              <w:rFonts w:ascii="Times New Roman" w:hAnsi="Times New Roman" w:cs="Times New Roman"/>
            </w:rPr>
          </w:rPrChange>
        </w:rPr>
        <w:t>de</w:t>
      </w:r>
      <w:r w:rsidR="00B90CFF" w:rsidRPr="00400281">
        <w:rPr>
          <w:rFonts w:ascii="Times New Roman" w:hAnsi="Times New Roman" w:cs="Times New Roman"/>
          <w:sz w:val="24"/>
          <w:szCs w:val="24"/>
          <w:rPrChange w:id="1181"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182" w:author="Emeson Santos" w:date="2019-08-15T21:47:00Z">
            <w:rPr>
              <w:rFonts w:ascii="Times New Roman" w:hAnsi="Times New Roman" w:cs="Times New Roman"/>
            </w:rPr>
          </w:rPrChange>
        </w:rPr>
        <w:t>custos</w:t>
      </w:r>
      <w:ins w:id="1183" w:author="Emeson Santos" w:date="2019-08-15T19:58:00Z">
        <w:r w:rsidR="00124999" w:rsidRPr="00400281">
          <w:rPr>
            <w:rFonts w:ascii="Times New Roman" w:hAnsi="Times New Roman" w:cs="Times New Roman"/>
            <w:sz w:val="24"/>
            <w:szCs w:val="24"/>
            <w:rPrChange w:id="1184" w:author="Emeson Santos" w:date="2019-08-15T21:47:00Z">
              <w:rPr>
                <w:rFonts w:ascii="Times New Roman" w:hAnsi="Times New Roman" w:cs="Times New Roman"/>
              </w:rPr>
            </w:rPrChange>
          </w:rPr>
          <w:t xml:space="preserve">, </w:t>
        </w:r>
      </w:ins>
      <w:del w:id="1185" w:author="Emeson Santos" w:date="2019-08-15T19:58:00Z">
        <w:r w:rsidRPr="00400281" w:rsidDel="00124999">
          <w:rPr>
            <w:rFonts w:ascii="Times New Roman" w:hAnsi="Times New Roman" w:cs="Times New Roman"/>
            <w:sz w:val="24"/>
            <w:szCs w:val="24"/>
            <w:rPrChange w:id="1186" w:author="Emeson Santos" w:date="2019-08-15T21:47:00Z">
              <w:rPr>
                <w:rFonts w:ascii="Times New Roman" w:hAnsi="Times New Roman" w:cs="Times New Roman"/>
              </w:rPr>
            </w:rPrChange>
          </w:rPr>
          <w:delText>.</w:delText>
        </w:r>
      </w:del>
    </w:p>
    <w:p w14:paraId="1DDAE708" w14:textId="10527852" w:rsidR="00B90CFF" w:rsidRPr="00400281" w:rsidDel="00124999" w:rsidRDefault="00866254">
      <w:pPr>
        <w:spacing w:after="160" w:line="259" w:lineRule="auto"/>
        <w:ind w:left="12" w:firstLine="696"/>
        <w:jc w:val="both"/>
        <w:rPr>
          <w:del w:id="1187" w:author="Emeson Santos" w:date="2019-08-15T19:59:00Z"/>
          <w:rFonts w:ascii="Times New Roman" w:hAnsi="Times New Roman" w:cs="Times New Roman"/>
          <w:rPrChange w:id="1188" w:author="Emeson Santos" w:date="2019-08-15T21:47:00Z">
            <w:rPr>
              <w:del w:id="1189" w:author="Emeson Santos" w:date="2019-08-15T19:59:00Z"/>
              <w:rFonts w:ascii="Times New Roman" w:hAnsi="Times New Roman" w:cs="Times New Roman"/>
            </w:rPr>
          </w:rPrChange>
        </w:rPr>
        <w:pPrChange w:id="1190" w:author="Emeson Santos" w:date="2019-08-15T21:48:00Z">
          <w:pPr>
            <w:pStyle w:val="PargrafodaLista"/>
            <w:numPr>
              <w:numId w:val="13"/>
            </w:numPr>
            <w:spacing w:after="160" w:line="259" w:lineRule="auto"/>
            <w:ind w:left="1446" w:hanging="360"/>
            <w:jc w:val="both"/>
          </w:pPr>
        </w:pPrChange>
      </w:pPr>
      <w:del w:id="1191" w:author="Emeson Santos" w:date="2019-08-15T19:58:00Z">
        <w:r w:rsidRPr="00400281" w:rsidDel="00124999">
          <w:rPr>
            <w:rFonts w:ascii="Times New Roman" w:hAnsi="Times New Roman" w:cs="Times New Roman"/>
            <w:sz w:val="24"/>
            <w:szCs w:val="24"/>
            <w:rPrChange w:id="1192" w:author="Emeson Santos" w:date="2019-08-15T21:47:00Z">
              <w:rPr>
                <w:rFonts w:ascii="Times New Roman" w:hAnsi="Times New Roman" w:cs="Times New Roman"/>
              </w:rPr>
            </w:rPrChange>
          </w:rPr>
          <w:delText>M</w:delText>
        </w:r>
      </w:del>
      <w:ins w:id="1193" w:author="Emeson Santos" w:date="2019-08-15T19:58:00Z">
        <w:r w:rsidR="00124999" w:rsidRPr="00400281">
          <w:rPr>
            <w:rFonts w:ascii="Times New Roman" w:hAnsi="Times New Roman" w:cs="Times New Roman"/>
            <w:sz w:val="24"/>
            <w:szCs w:val="24"/>
            <w:rPrChange w:id="1194" w:author="Emeson Santos" w:date="2019-08-15T21:47:00Z">
              <w:rPr>
                <w:rFonts w:ascii="Times New Roman" w:hAnsi="Times New Roman" w:cs="Times New Roman"/>
              </w:rPr>
            </w:rPrChange>
          </w:rPr>
          <w:t>m</w:t>
        </w:r>
      </w:ins>
      <w:r w:rsidRPr="00400281">
        <w:rPr>
          <w:rFonts w:ascii="Times New Roman" w:hAnsi="Times New Roman" w:cs="Times New Roman"/>
          <w:sz w:val="24"/>
          <w:szCs w:val="24"/>
          <w:rPrChange w:id="1195" w:author="Emeson Santos" w:date="2019-08-15T21:47:00Z">
            <w:rPr>
              <w:rFonts w:ascii="Times New Roman" w:hAnsi="Times New Roman" w:cs="Times New Roman"/>
            </w:rPr>
          </w:rPrChange>
        </w:rPr>
        <w:t>elhoria</w:t>
      </w:r>
      <w:r w:rsidR="00B90CFF" w:rsidRPr="00400281">
        <w:rPr>
          <w:rFonts w:ascii="Times New Roman" w:hAnsi="Times New Roman" w:cs="Times New Roman"/>
          <w:sz w:val="24"/>
          <w:szCs w:val="24"/>
          <w:rPrChange w:id="1196"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197" w:author="Emeson Santos" w:date="2019-08-15T21:47:00Z">
            <w:rPr>
              <w:rFonts w:ascii="Times New Roman" w:hAnsi="Times New Roman" w:cs="Times New Roman"/>
            </w:rPr>
          </w:rPrChange>
        </w:rPr>
        <w:t>de</w:t>
      </w:r>
      <w:r w:rsidR="00B90CFF" w:rsidRPr="00400281">
        <w:rPr>
          <w:rFonts w:ascii="Times New Roman" w:hAnsi="Times New Roman" w:cs="Times New Roman"/>
          <w:sz w:val="24"/>
          <w:szCs w:val="24"/>
          <w:rPrChange w:id="1198"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199" w:author="Emeson Santos" w:date="2019-08-15T21:47:00Z">
            <w:rPr>
              <w:rFonts w:ascii="Times New Roman" w:hAnsi="Times New Roman" w:cs="Times New Roman"/>
            </w:rPr>
          </w:rPrChange>
        </w:rPr>
        <w:t>serviço</w:t>
      </w:r>
      <w:r w:rsidR="00B90CFF" w:rsidRPr="00400281">
        <w:rPr>
          <w:rFonts w:ascii="Times New Roman" w:hAnsi="Times New Roman" w:cs="Times New Roman"/>
          <w:sz w:val="24"/>
          <w:szCs w:val="24"/>
          <w:rPrChange w:id="1200"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201" w:author="Emeson Santos" w:date="2019-08-15T21:47:00Z">
            <w:rPr>
              <w:rFonts w:ascii="Times New Roman" w:hAnsi="Times New Roman" w:cs="Times New Roman"/>
            </w:rPr>
          </w:rPrChange>
        </w:rPr>
        <w:t>ao</w:t>
      </w:r>
      <w:r w:rsidR="00B90CFF" w:rsidRPr="00400281">
        <w:rPr>
          <w:rFonts w:ascii="Times New Roman" w:hAnsi="Times New Roman" w:cs="Times New Roman"/>
          <w:sz w:val="24"/>
          <w:szCs w:val="24"/>
          <w:rPrChange w:id="1202"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203" w:author="Emeson Santos" w:date="2019-08-15T21:47:00Z">
            <w:rPr>
              <w:rFonts w:ascii="Times New Roman" w:hAnsi="Times New Roman" w:cs="Times New Roman"/>
            </w:rPr>
          </w:rPrChange>
        </w:rPr>
        <w:t>cliente</w:t>
      </w:r>
      <w:ins w:id="1204" w:author="Emeson Santos" w:date="2019-08-15T19:59:00Z">
        <w:r w:rsidR="00124999" w:rsidRPr="00400281">
          <w:rPr>
            <w:rFonts w:ascii="Times New Roman" w:hAnsi="Times New Roman" w:cs="Times New Roman"/>
            <w:sz w:val="24"/>
            <w:szCs w:val="24"/>
            <w:rPrChange w:id="1205" w:author="Emeson Santos" w:date="2019-08-15T21:47:00Z">
              <w:rPr>
                <w:rFonts w:ascii="Times New Roman" w:hAnsi="Times New Roman" w:cs="Times New Roman"/>
              </w:rPr>
            </w:rPrChange>
          </w:rPr>
          <w:t xml:space="preserve">, </w:t>
        </w:r>
      </w:ins>
      <w:del w:id="1206" w:author="Emeson Santos" w:date="2019-08-15T19:59:00Z">
        <w:r w:rsidRPr="00400281" w:rsidDel="00124999">
          <w:rPr>
            <w:rFonts w:ascii="Times New Roman" w:hAnsi="Times New Roman" w:cs="Times New Roman"/>
            <w:sz w:val="24"/>
            <w:szCs w:val="24"/>
            <w:rPrChange w:id="1207" w:author="Emeson Santos" w:date="2019-08-15T21:47:00Z">
              <w:rPr>
                <w:rFonts w:ascii="Times New Roman" w:hAnsi="Times New Roman" w:cs="Times New Roman"/>
              </w:rPr>
            </w:rPrChange>
          </w:rPr>
          <w:delText>.</w:delText>
        </w:r>
      </w:del>
    </w:p>
    <w:p w14:paraId="6BEE4A8D" w14:textId="3B83E39E" w:rsidR="00B90CFF" w:rsidRPr="00400281" w:rsidDel="00124999" w:rsidRDefault="00866254">
      <w:pPr>
        <w:spacing w:after="160" w:line="259" w:lineRule="auto"/>
        <w:ind w:left="12" w:firstLine="696"/>
        <w:jc w:val="both"/>
        <w:rPr>
          <w:del w:id="1208" w:author="Emeson Santos" w:date="2019-08-15T19:59:00Z"/>
          <w:rFonts w:ascii="Times New Roman" w:hAnsi="Times New Roman" w:cs="Times New Roman"/>
          <w:rPrChange w:id="1209" w:author="Emeson Santos" w:date="2019-08-15T21:47:00Z">
            <w:rPr>
              <w:del w:id="1210" w:author="Emeson Santos" w:date="2019-08-15T19:59:00Z"/>
              <w:rFonts w:ascii="Times New Roman" w:hAnsi="Times New Roman" w:cs="Times New Roman"/>
            </w:rPr>
          </w:rPrChange>
        </w:rPr>
        <w:pPrChange w:id="1211" w:author="Emeson Santos" w:date="2019-08-15T21:48:00Z">
          <w:pPr>
            <w:pStyle w:val="PargrafodaLista"/>
            <w:numPr>
              <w:numId w:val="13"/>
            </w:numPr>
            <w:spacing w:after="160" w:line="259" w:lineRule="auto"/>
            <w:ind w:left="1446" w:hanging="360"/>
            <w:jc w:val="both"/>
          </w:pPr>
        </w:pPrChange>
      </w:pPr>
      <w:del w:id="1212" w:author="Emeson Santos" w:date="2019-08-15T19:59:00Z">
        <w:r w:rsidRPr="00400281" w:rsidDel="00124999">
          <w:rPr>
            <w:rFonts w:ascii="Times New Roman" w:hAnsi="Times New Roman" w:cs="Times New Roman"/>
            <w:sz w:val="24"/>
            <w:szCs w:val="24"/>
            <w:rPrChange w:id="1213" w:author="Emeson Santos" w:date="2019-08-15T21:47:00Z">
              <w:rPr>
                <w:rFonts w:ascii="Times New Roman" w:hAnsi="Times New Roman" w:cs="Times New Roman"/>
              </w:rPr>
            </w:rPrChange>
          </w:rPr>
          <w:delText>G</w:delText>
        </w:r>
      </w:del>
      <w:ins w:id="1214" w:author="Emeson Santos" w:date="2019-08-15T20:01:00Z">
        <w:r w:rsidR="005472C5" w:rsidRPr="00400281">
          <w:rPr>
            <w:rFonts w:ascii="Times New Roman" w:hAnsi="Times New Roman" w:cs="Times New Roman"/>
            <w:sz w:val="24"/>
            <w:szCs w:val="24"/>
            <w:rPrChange w:id="1215" w:author="Emeson Santos" w:date="2019-08-15T21:47:00Z">
              <w:rPr>
                <w:rFonts w:ascii="Times New Roman" w:hAnsi="Times New Roman" w:cs="Times New Roman"/>
              </w:rPr>
            </w:rPrChange>
          </w:rPr>
          <w:t>ter melhor gerência</w:t>
        </w:r>
      </w:ins>
      <w:del w:id="1216" w:author="Emeson Santos" w:date="2019-08-15T20:01:00Z">
        <w:r w:rsidRPr="00400281" w:rsidDel="005472C5">
          <w:rPr>
            <w:rFonts w:ascii="Times New Roman" w:hAnsi="Times New Roman" w:cs="Times New Roman"/>
            <w:sz w:val="24"/>
            <w:szCs w:val="24"/>
            <w:rPrChange w:id="1217" w:author="Emeson Santos" w:date="2019-08-15T21:47:00Z">
              <w:rPr>
                <w:rFonts w:ascii="Times New Roman" w:hAnsi="Times New Roman" w:cs="Times New Roman"/>
              </w:rPr>
            </w:rPrChange>
          </w:rPr>
          <w:delText>erenciabilidade</w:delText>
        </w:r>
      </w:del>
      <w:r w:rsidR="00B90CFF" w:rsidRPr="00400281">
        <w:rPr>
          <w:rFonts w:ascii="Times New Roman" w:hAnsi="Times New Roman" w:cs="Times New Roman"/>
          <w:sz w:val="24"/>
          <w:szCs w:val="24"/>
          <w:rPrChange w:id="1218"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219" w:author="Emeson Santos" w:date="2019-08-15T21:47:00Z">
            <w:rPr>
              <w:rFonts w:ascii="Times New Roman" w:hAnsi="Times New Roman" w:cs="Times New Roman"/>
            </w:rPr>
          </w:rPrChange>
        </w:rPr>
        <w:t>das</w:t>
      </w:r>
      <w:r w:rsidR="00B90CFF" w:rsidRPr="00400281">
        <w:rPr>
          <w:rFonts w:ascii="Times New Roman" w:hAnsi="Times New Roman" w:cs="Times New Roman"/>
          <w:sz w:val="24"/>
          <w:szCs w:val="24"/>
          <w:rPrChange w:id="1220"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221" w:author="Emeson Santos" w:date="2019-08-15T21:47:00Z">
            <w:rPr>
              <w:rFonts w:ascii="Times New Roman" w:hAnsi="Times New Roman" w:cs="Times New Roman"/>
            </w:rPr>
          </w:rPrChange>
        </w:rPr>
        <w:t>atividades</w:t>
      </w:r>
      <w:ins w:id="1222" w:author="Emeson Santos" w:date="2019-08-15T19:59:00Z">
        <w:r w:rsidR="00124999" w:rsidRPr="00400281">
          <w:rPr>
            <w:rFonts w:ascii="Times New Roman" w:hAnsi="Times New Roman" w:cs="Times New Roman"/>
            <w:sz w:val="24"/>
            <w:szCs w:val="24"/>
            <w:rPrChange w:id="1223" w:author="Emeson Santos" w:date="2019-08-15T21:47:00Z">
              <w:rPr>
                <w:rFonts w:ascii="Times New Roman" w:hAnsi="Times New Roman" w:cs="Times New Roman"/>
              </w:rPr>
            </w:rPrChange>
          </w:rPr>
          <w:t xml:space="preserve">, </w:t>
        </w:r>
      </w:ins>
      <w:del w:id="1224" w:author="Emeson Santos" w:date="2019-08-15T19:59:00Z">
        <w:r w:rsidRPr="00400281" w:rsidDel="00124999">
          <w:rPr>
            <w:rFonts w:ascii="Times New Roman" w:hAnsi="Times New Roman" w:cs="Times New Roman"/>
            <w:sz w:val="24"/>
            <w:szCs w:val="24"/>
            <w:rPrChange w:id="1225" w:author="Emeson Santos" w:date="2019-08-15T21:47:00Z">
              <w:rPr>
                <w:rFonts w:ascii="Times New Roman" w:hAnsi="Times New Roman" w:cs="Times New Roman"/>
              </w:rPr>
            </w:rPrChange>
          </w:rPr>
          <w:delText>.</w:delText>
        </w:r>
      </w:del>
    </w:p>
    <w:p w14:paraId="64FC9818" w14:textId="6CC0855A" w:rsidR="00B90CFF" w:rsidRPr="00400281" w:rsidDel="00124999" w:rsidRDefault="00866254">
      <w:pPr>
        <w:spacing w:after="160" w:line="259" w:lineRule="auto"/>
        <w:ind w:left="12" w:firstLine="696"/>
        <w:jc w:val="both"/>
        <w:rPr>
          <w:del w:id="1226" w:author="Emeson Santos" w:date="2019-08-15T19:59:00Z"/>
          <w:rFonts w:ascii="Times New Roman" w:hAnsi="Times New Roman" w:cs="Times New Roman"/>
          <w:rPrChange w:id="1227" w:author="Emeson Santos" w:date="2019-08-15T21:47:00Z">
            <w:rPr>
              <w:del w:id="1228" w:author="Emeson Santos" w:date="2019-08-15T19:59:00Z"/>
              <w:rFonts w:ascii="Times New Roman" w:hAnsi="Times New Roman" w:cs="Times New Roman"/>
            </w:rPr>
          </w:rPrChange>
        </w:rPr>
        <w:pPrChange w:id="1229" w:author="Emeson Santos" w:date="2019-08-15T21:48:00Z">
          <w:pPr>
            <w:pStyle w:val="PargrafodaLista"/>
            <w:numPr>
              <w:numId w:val="13"/>
            </w:numPr>
            <w:spacing w:after="160" w:line="259" w:lineRule="auto"/>
            <w:ind w:left="1446" w:hanging="360"/>
            <w:jc w:val="both"/>
          </w:pPr>
        </w:pPrChange>
      </w:pPr>
      <w:del w:id="1230" w:author="Emeson Santos" w:date="2019-08-15T19:59:00Z">
        <w:r w:rsidRPr="00400281" w:rsidDel="00124999">
          <w:rPr>
            <w:rFonts w:ascii="Times New Roman" w:hAnsi="Times New Roman" w:cs="Times New Roman"/>
            <w:sz w:val="24"/>
            <w:szCs w:val="24"/>
            <w:rPrChange w:id="1231" w:author="Emeson Santos" w:date="2019-08-15T21:47:00Z">
              <w:rPr>
                <w:rFonts w:ascii="Times New Roman" w:hAnsi="Times New Roman" w:cs="Times New Roman"/>
              </w:rPr>
            </w:rPrChange>
          </w:rPr>
          <w:delText>I</w:delText>
        </w:r>
      </w:del>
      <w:ins w:id="1232" w:author="Emeson Santos" w:date="2019-08-15T19:59:00Z">
        <w:r w:rsidR="00124999" w:rsidRPr="00400281">
          <w:rPr>
            <w:rFonts w:ascii="Times New Roman" w:hAnsi="Times New Roman" w:cs="Times New Roman"/>
            <w:sz w:val="24"/>
            <w:szCs w:val="24"/>
            <w:rPrChange w:id="1233" w:author="Emeson Santos" w:date="2019-08-15T21:47:00Z">
              <w:rPr>
                <w:rFonts w:ascii="Times New Roman" w:hAnsi="Times New Roman" w:cs="Times New Roman"/>
              </w:rPr>
            </w:rPrChange>
          </w:rPr>
          <w:t>i</w:t>
        </w:r>
      </w:ins>
      <w:r w:rsidRPr="00400281">
        <w:rPr>
          <w:rFonts w:ascii="Times New Roman" w:hAnsi="Times New Roman" w:cs="Times New Roman"/>
          <w:sz w:val="24"/>
          <w:szCs w:val="24"/>
          <w:rPrChange w:id="1234" w:author="Emeson Santos" w:date="2019-08-15T21:47:00Z">
            <w:rPr>
              <w:rFonts w:ascii="Times New Roman" w:hAnsi="Times New Roman" w:cs="Times New Roman"/>
            </w:rPr>
          </w:rPrChange>
        </w:rPr>
        <w:t>ntegração</w:t>
      </w:r>
      <w:r w:rsidR="00B90CFF" w:rsidRPr="00400281">
        <w:rPr>
          <w:rFonts w:ascii="Times New Roman" w:hAnsi="Times New Roman" w:cs="Times New Roman"/>
          <w:sz w:val="24"/>
          <w:szCs w:val="24"/>
          <w:rPrChange w:id="1235"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236" w:author="Emeson Santos" w:date="2019-08-15T21:47:00Z">
            <w:rPr>
              <w:rFonts w:ascii="Times New Roman" w:hAnsi="Times New Roman" w:cs="Times New Roman"/>
            </w:rPr>
          </w:rPrChange>
        </w:rPr>
        <w:t>de</w:t>
      </w:r>
      <w:r w:rsidR="00B90CFF" w:rsidRPr="00400281">
        <w:rPr>
          <w:rFonts w:ascii="Times New Roman" w:hAnsi="Times New Roman" w:cs="Times New Roman"/>
          <w:sz w:val="24"/>
          <w:szCs w:val="24"/>
          <w:rPrChange w:id="1237"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238" w:author="Emeson Santos" w:date="2019-08-15T21:47:00Z">
            <w:rPr>
              <w:rFonts w:ascii="Times New Roman" w:hAnsi="Times New Roman" w:cs="Times New Roman"/>
            </w:rPr>
          </w:rPrChange>
        </w:rPr>
        <w:t>sistemas</w:t>
      </w:r>
      <w:r w:rsidR="00B90CFF" w:rsidRPr="00400281">
        <w:rPr>
          <w:rFonts w:ascii="Times New Roman" w:hAnsi="Times New Roman" w:cs="Times New Roman"/>
          <w:sz w:val="24"/>
          <w:szCs w:val="24"/>
          <w:rPrChange w:id="1239"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240" w:author="Emeson Santos" w:date="2019-08-15T21:47:00Z">
            <w:rPr>
              <w:rFonts w:ascii="Times New Roman" w:hAnsi="Times New Roman" w:cs="Times New Roman"/>
            </w:rPr>
          </w:rPrChange>
        </w:rPr>
        <w:t>desconectados</w:t>
      </w:r>
      <w:ins w:id="1241" w:author="Emeson Santos" w:date="2019-08-15T20:02:00Z">
        <w:r w:rsidR="005472C5" w:rsidRPr="00400281">
          <w:rPr>
            <w:rFonts w:ascii="Times New Roman" w:hAnsi="Times New Roman" w:cs="Times New Roman"/>
            <w:sz w:val="24"/>
            <w:szCs w:val="24"/>
            <w:rPrChange w:id="1242" w:author="Emeson Santos" w:date="2019-08-15T21:47:00Z">
              <w:rPr>
                <w:rFonts w:ascii="Times New Roman" w:hAnsi="Times New Roman" w:cs="Times New Roman"/>
              </w:rPr>
            </w:rPrChange>
          </w:rPr>
          <w:t xml:space="preserve"> (movimentar setores esquecidos)</w:t>
        </w:r>
      </w:ins>
      <w:del w:id="1243" w:author="Emeson Santos" w:date="2019-08-15T19:59:00Z">
        <w:r w:rsidRPr="00400281" w:rsidDel="00124999">
          <w:rPr>
            <w:rFonts w:ascii="Times New Roman" w:hAnsi="Times New Roman" w:cs="Times New Roman"/>
            <w:sz w:val="24"/>
            <w:szCs w:val="24"/>
            <w:rPrChange w:id="1244" w:author="Emeson Santos" w:date="2019-08-15T21:47:00Z">
              <w:rPr>
                <w:rFonts w:ascii="Times New Roman" w:hAnsi="Times New Roman" w:cs="Times New Roman"/>
              </w:rPr>
            </w:rPrChange>
          </w:rPr>
          <w:delText>.</w:delText>
        </w:r>
      </w:del>
      <w:ins w:id="1245" w:author="Emeson Santos" w:date="2019-08-15T19:59:00Z">
        <w:r w:rsidR="00124999" w:rsidRPr="00400281">
          <w:rPr>
            <w:rFonts w:ascii="Times New Roman" w:hAnsi="Times New Roman" w:cs="Times New Roman"/>
            <w:sz w:val="24"/>
            <w:szCs w:val="24"/>
            <w:rPrChange w:id="1246" w:author="Emeson Santos" w:date="2019-08-15T21:47:00Z">
              <w:rPr>
                <w:rFonts w:ascii="Times New Roman" w:hAnsi="Times New Roman" w:cs="Times New Roman"/>
              </w:rPr>
            </w:rPrChange>
          </w:rPr>
          <w:t xml:space="preserve">, </w:t>
        </w:r>
      </w:ins>
    </w:p>
    <w:p w14:paraId="4218AC3C" w14:textId="52325D5E" w:rsidR="00866254" w:rsidRPr="00400281" w:rsidDel="00135233" w:rsidRDefault="00866254">
      <w:pPr>
        <w:spacing w:after="160" w:line="259" w:lineRule="auto"/>
        <w:ind w:left="12" w:firstLine="696"/>
        <w:jc w:val="both"/>
        <w:rPr>
          <w:del w:id="1247" w:author="Emeson Santos" w:date="2019-08-15T21:49:00Z"/>
          <w:rFonts w:ascii="Times New Roman" w:hAnsi="Times New Roman" w:cs="Times New Roman"/>
          <w:rPrChange w:id="1248" w:author="Emeson Santos" w:date="2019-08-15T21:47:00Z">
            <w:rPr>
              <w:del w:id="1249" w:author="Emeson Santos" w:date="2019-08-15T21:49:00Z"/>
              <w:rFonts w:ascii="Times New Roman" w:hAnsi="Times New Roman" w:cs="Times New Roman"/>
            </w:rPr>
          </w:rPrChange>
        </w:rPr>
        <w:pPrChange w:id="1250" w:author="Emeson Santos" w:date="2019-08-15T21:48:00Z">
          <w:pPr>
            <w:pStyle w:val="PargrafodaLista"/>
            <w:numPr>
              <w:numId w:val="13"/>
            </w:numPr>
            <w:spacing w:after="160" w:line="259" w:lineRule="auto"/>
            <w:ind w:left="1446" w:hanging="360"/>
            <w:jc w:val="both"/>
          </w:pPr>
        </w:pPrChange>
      </w:pPr>
      <w:del w:id="1251" w:author="Emeson Santos" w:date="2019-08-15T19:59:00Z">
        <w:r w:rsidRPr="00400281" w:rsidDel="00124999">
          <w:rPr>
            <w:rFonts w:ascii="Times New Roman" w:hAnsi="Times New Roman" w:cs="Times New Roman"/>
            <w:sz w:val="24"/>
            <w:szCs w:val="24"/>
            <w:rPrChange w:id="1252" w:author="Emeson Santos" w:date="2019-08-15T21:47:00Z">
              <w:rPr>
                <w:rFonts w:ascii="Times New Roman" w:hAnsi="Times New Roman" w:cs="Times New Roman"/>
              </w:rPr>
            </w:rPrChange>
          </w:rPr>
          <w:delText>D</w:delText>
        </w:r>
      </w:del>
      <w:ins w:id="1253" w:author="Emeson Santos" w:date="2019-08-15T19:59:00Z">
        <w:r w:rsidR="00124999" w:rsidRPr="00400281">
          <w:rPr>
            <w:rFonts w:ascii="Times New Roman" w:hAnsi="Times New Roman" w:cs="Times New Roman"/>
            <w:sz w:val="24"/>
            <w:szCs w:val="24"/>
            <w:rPrChange w:id="1254" w:author="Emeson Santos" w:date="2019-08-15T21:47:00Z">
              <w:rPr>
                <w:rFonts w:ascii="Times New Roman" w:hAnsi="Times New Roman" w:cs="Times New Roman"/>
              </w:rPr>
            </w:rPrChange>
          </w:rPr>
          <w:t>d</w:t>
        </w:r>
      </w:ins>
      <w:r w:rsidRPr="00400281">
        <w:rPr>
          <w:rFonts w:ascii="Times New Roman" w:hAnsi="Times New Roman" w:cs="Times New Roman"/>
          <w:sz w:val="24"/>
          <w:szCs w:val="24"/>
          <w:rPrChange w:id="1255" w:author="Emeson Santos" w:date="2019-08-15T21:47:00Z">
            <w:rPr>
              <w:rFonts w:ascii="Times New Roman" w:hAnsi="Times New Roman" w:cs="Times New Roman"/>
            </w:rPr>
          </w:rPrChange>
        </w:rPr>
        <w:t>irecionamento</w:t>
      </w:r>
      <w:r w:rsidR="00B90CFF" w:rsidRPr="00400281">
        <w:rPr>
          <w:rFonts w:ascii="Times New Roman" w:hAnsi="Times New Roman" w:cs="Times New Roman"/>
          <w:sz w:val="24"/>
          <w:szCs w:val="24"/>
          <w:rPrChange w:id="1256"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257" w:author="Emeson Santos" w:date="2019-08-15T21:47:00Z">
            <w:rPr>
              <w:rFonts w:ascii="Times New Roman" w:hAnsi="Times New Roman" w:cs="Times New Roman"/>
            </w:rPr>
          </w:rPrChange>
        </w:rPr>
        <w:t>automático</w:t>
      </w:r>
      <w:r w:rsidR="00B90CFF" w:rsidRPr="00400281">
        <w:rPr>
          <w:rFonts w:ascii="Times New Roman" w:hAnsi="Times New Roman" w:cs="Times New Roman"/>
          <w:sz w:val="24"/>
          <w:szCs w:val="24"/>
          <w:rPrChange w:id="1258"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259" w:author="Emeson Santos" w:date="2019-08-15T21:47:00Z">
            <w:rPr>
              <w:rFonts w:ascii="Times New Roman" w:hAnsi="Times New Roman" w:cs="Times New Roman"/>
            </w:rPr>
          </w:rPrChange>
        </w:rPr>
        <w:t>de</w:t>
      </w:r>
      <w:r w:rsidR="00B90CFF" w:rsidRPr="00400281">
        <w:rPr>
          <w:rFonts w:ascii="Times New Roman" w:hAnsi="Times New Roman" w:cs="Times New Roman"/>
          <w:sz w:val="24"/>
          <w:szCs w:val="24"/>
          <w:rPrChange w:id="1260"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261" w:author="Emeson Santos" w:date="2019-08-15T21:47:00Z">
            <w:rPr>
              <w:rFonts w:ascii="Times New Roman" w:hAnsi="Times New Roman" w:cs="Times New Roman"/>
            </w:rPr>
          </w:rPrChange>
        </w:rPr>
        <w:t>problemas</w:t>
      </w:r>
      <w:ins w:id="1262" w:author="Emeson Santos" w:date="2019-08-15T19:59:00Z">
        <w:r w:rsidR="00124999" w:rsidRPr="00400281">
          <w:rPr>
            <w:rFonts w:ascii="Times New Roman" w:hAnsi="Times New Roman" w:cs="Times New Roman"/>
            <w:sz w:val="24"/>
            <w:szCs w:val="24"/>
            <w:rPrChange w:id="1263" w:author="Emeson Santos" w:date="2019-08-15T21:47:00Z">
              <w:rPr>
                <w:rFonts w:ascii="Times New Roman" w:hAnsi="Times New Roman" w:cs="Times New Roman"/>
              </w:rPr>
            </w:rPrChange>
          </w:rPr>
          <w:t xml:space="preserve"> das </w:t>
        </w:r>
      </w:ins>
      <w:del w:id="1264" w:author="Emeson Santos" w:date="2019-08-15T19:59:00Z">
        <w:r w:rsidRPr="00400281" w:rsidDel="00124999">
          <w:rPr>
            <w:rFonts w:ascii="Times New Roman" w:hAnsi="Times New Roman" w:cs="Times New Roman"/>
            <w:sz w:val="24"/>
            <w:szCs w:val="24"/>
            <w:rPrChange w:id="1265" w:author="Emeson Santos" w:date="2019-08-15T21:47:00Z">
              <w:rPr>
                <w:rFonts w:ascii="Times New Roman" w:hAnsi="Times New Roman" w:cs="Times New Roman"/>
              </w:rPr>
            </w:rPrChange>
          </w:rPr>
          <w:delText>/</w:delText>
        </w:r>
      </w:del>
      <w:r w:rsidRPr="00400281">
        <w:rPr>
          <w:rFonts w:ascii="Times New Roman" w:hAnsi="Times New Roman" w:cs="Times New Roman"/>
          <w:sz w:val="24"/>
          <w:szCs w:val="24"/>
          <w:rPrChange w:id="1266" w:author="Emeson Santos" w:date="2019-08-15T21:47:00Z">
            <w:rPr>
              <w:rFonts w:ascii="Times New Roman" w:hAnsi="Times New Roman" w:cs="Times New Roman"/>
            </w:rPr>
          </w:rPrChange>
        </w:rPr>
        <w:t>exceções</w:t>
      </w:r>
      <w:r w:rsidR="00B90CFF" w:rsidRPr="00400281">
        <w:rPr>
          <w:rFonts w:ascii="Times New Roman" w:hAnsi="Times New Roman" w:cs="Times New Roman"/>
          <w:sz w:val="24"/>
          <w:szCs w:val="24"/>
          <w:rPrChange w:id="1267"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268" w:author="Emeson Santos" w:date="2019-08-15T21:47:00Z">
            <w:rPr>
              <w:rFonts w:ascii="Times New Roman" w:hAnsi="Times New Roman" w:cs="Times New Roman"/>
            </w:rPr>
          </w:rPrChange>
        </w:rPr>
        <w:t>para</w:t>
      </w:r>
      <w:r w:rsidR="00B90CFF" w:rsidRPr="00400281">
        <w:rPr>
          <w:rFonts w:ascii="Times New Roman" w:hAnsi="Times New Roman" w:cs="Times New Roman"/>
          <w:sz w:val="24"/>
          <w:szCs w:val="24"/>
          <w:rPrChange w:id="1269"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270" w:author="Emeson Santos" w:date="2019-08-15T21:47:00Z">
            <w:rPr>
              <w:rFonts w:ascii="Times New Roman" w:hAnsi="Times New Roman" w:cs="Times New Roman"/>
            </w:rPr>
          </w:rPrChange>
        </w:rPr>
        <w:t>os</w:t>
      </w:r>
      <w:r w:rsidR="00217717" w:rsidRPr="00400281">
        <w:rPr>
          <w:rFonts w:ascii="Times New Roman" w:hAnsi="Times New Roman" w:cs="Times New Roman"/>
          <w:sz w:val="24"/>
          <w:szCs w:val="24"/>
          <w:rPrChange w:id="1271"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272" w:author="Emeson Santos" w:date="2019-08-15T21:47:00Z">
            <w:rPr>
              <w:rFonts w:ascii="Times New Roman" w:hAnsi="Times New Roman" w:cs="Times New Roman"/>
            </w:rPr>
          </w:rPrChange>
        </w:rPr>
        <w:t>gerentes</w:t>
      </w:r>
      <w:ins w:id="1273" w:author="Emeson Santos" w:date="2019-08-15T19:59:00Z">
        <w:r w:rsidR="00124999" w:rsidRPr="00400281">
          <w:rPr>
            <w:rFonts w:ascii="Times New Roman" w:hAnsi="Times New Roman" w:cs="Times New Roman"/>
            <w:sz w:val="24"/>
            <w:szCs w:val="24"/>
            <w:rPrChange w:id="1274" w:author="Emeson Santos" w:date="2019-08-15T21:47:00Z">
              <w:rPr>
                <w:rFonts w:ascii="Times New Roman" w:hAnsi="Times New Roman" w:cs="Times New Roman"/>
              </w:rPr>
            </w:rPrChange>
          </w:rPr>
          <w:t xml:space="preserve"> </w:t>
        </w:r>
      </w:ins>
      <w:ins w:id="1275" w:author="Emeson Santos" w:date="2019-08-15T20:02:00Z">
        <w:r w:rsidR="005472C5" w:rsidRPr="00400281">
          <w:rPr>
            <w:rFonts w:ascii="Times New Roman" w:hAnsi="Times New Roman" w:cs="Times New Roman"/>
            <w:sz w:val="24"/>
            <w:szCs w:val="24"/>
            <w:rPrChange w:id="1276" w:author="Emeson Santos" w:date="2019-08-15T21:47:00Z">
              <w:rPr>
                <w:rFonts w:ascii="Times New Roman" w:hAnsi="Times New Roman" w:cs="Times New Roman"/>
              </w:rPr>
            </w:rPrChange>
          </w:rPr>
          <w:t>ou</w:t>
        </w:r>
      </w:ins>
      <w:ins w:id="1277" w:author="Emeson Santos" w:date="2019-08-15T19:59:00Z">
        <w:r w:rsidR="00124999" w:rsidRPr="00400281">
          <w:rPr>
            <w:rFonts w:ascii="Times New Roman" w:hAnsi="Times New Roman" w:cs="Times New Roman"/>
            <w:sz w:val="24"/>
            <w:szCs w:val="24"/>
            <w:rPrChange w:id="1278" w:author="Emeson Santos" w:date="2019-08-15T21:47:00Z">
              <w:rPr>
                <w:rFonts w:ascii="Times New Roman" w:hAnsi="Times New Roman" w:cs="Times New Roman"/>
              </w:rPr>
            </w:rPrChange>
          </w:rPr>
          <w:t xml:space="preserve"> </w:t>
        </w:r>
      </w:ins>
      <w:del w:id="1279" w:author="Emeson Santos" w:date="2019-08-15T19:59:00Z">
        <w:r w:rsidRPr="00400281" w:rsidDel="00124999">
          <w:rPr>
            <w:rFonts w:ascii="Times New Roman" w:hAnsi="Times New Roman" w:cs="Times New Roman"/>
            <w:sz w:val="24"/>
            <w:szCs w:val="24"/>
            <w:rPrChange w:id="1280" w:author="Emeson Santos" w:date="2019-08-15T21:47:00Z">
              <w:rPr>
                <w:rFonts w:ascii="Times New Roman" w:hAnsi="Times New Roman" w:cs="Times New Roman"/>
              </w:rPr>
            </w:rPrChange>
          </w:rPr>
          <w:delText>/</w:delText>
        </w:r>
      </w:del>
      <w:r w:rsidRPr="00400281">
        <w:rPr>
          <w:rFonts w:ascii="Times New Roman" w:hAnsi="Times New Roman" w:cs="Times New Roman"/>
          <w:sz w:val="24"/>
          <w:szCs w:val="24"/>
          <w:rPrChange w:id="1281" w:author="Emeson Santos" w:date="2019-08-15T21:47:00Z">
            <w:rPr>
              <w:rFonts w:ascii="Times New Roman" w:hAnsi="Times New Roman" w:cs="Times New Roman"/>
            </w:rPr>
          </w:rPrChange>
        </w:rPr>
        <w:t>responsáveis</w:t>
      </w:r>
      <w:r w:rsidR="00B90CFF" w:rsidRPr="00400281">
        <w:rPr>
          <w:rFonts w:ascii="Times New Roman" w:hAnsi="Times New Roman" w:cs="Times New Roman"/>
          <w:sz w:val="24"/>
          <w:szCs w:val="24"/>
          <w:rPrChange w:id="1282"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283" w:author="Emeson Santos" w:date="2019-08-15T21:47:00Z">
            <w:rPr>
              <w:rFonts w:ascii="Times New Roman" w:hAnsi="Times New Roman" w:cs="Times New Roman"/>
            </w:rPr>
          </w:rPrChange>
        </w:rPr>
        <w:t>pelos</w:t>
      </w:r>
      <w:r w:rsidR="00B90CFF" w:rsidRPr="00400281">
        <w:rPr>
          <w:rFonts w:ascii="Times New Roman" w:hAnsi="Times New Roman" w:cs="Times New Roman"/>
          <w:sz w:val="24"/>
          <w:szCs w:val="24"/>
          <w:rPrChange w:id="1284" w:author="Emeson Santos" w:date="2019-08-15T21:47:00Z">
            <w:rPr>
              <w:rFonts w:ascii="Times New Roman" w:hAnsi="Times New Roman" w:cs="Times New Roman"/>
            </w:rPr>
          </w:rPrChange>
        </w:rPr>
        <w:t xml:space="preserve"> </w:t>
      </w:r>
      <w:del w:id="1285" w:author="Emeson Santos" w:date="2019-08-15T21:57:00Z">
        <w:r w:rsidRPr="00400281" w:rsidDel="00981A18">
          <w:rPr>
            <w:rFonts w:ascii="Times New Roman" w:hAnsi="Times New Roman" w:cs="Times New Roman"/>
            <w:sz w:val="24"/>
            <w:szCs w:val="24"/>
            <w:rPrChange w:id="1286" w:author="Emeson Santos" w:date="2019-08-15T21:47:00Z">
              <w:rPr>
                <w:rFonts w:ascii="Times New Roman" w:hAnsi="Times New Roman" w:cs="Times New Roman"/>
              </w:rPr>
            </w:rPrChange>
          </w:rPr>
          <w:delText>processos.</w:delText>
        </w:r>
        <w:commentRangeEnd w:id="1090"/>
        <w:r w:rsidR="00872AC2" w:rsidRPr="00400281" w:rsidDel="00981A18">
          <w:rPr>
            <w:rStyle w:val="Refdecomentrio"/>
            <w:rFonts w:ascii="Times New Roman" w:hAnsi="Times New Roman" w:cs="Times New Roman"/>
            <w:sz w:val="24"/>
            <w:szCs w:val="24"/>
            <w:rPrChange w:id="1287" w:author="Emeson Santos" w:date="2019-08-15T21:47:00Z">
              <w:rPr>
                <w:rStyle w:val="Refdecomentrio"/>
                <w:rFonts w:ascii="Times New Roman" w:hAnsi="Times New Roman" w:cs="Times New Roman"/>
              </w:rPr>
            </w:rPrChange>
          </w:rPr>
          <w:commentReference w:id="1090"/>
        </w:r>
      </w:del>
    </w:p>
    <w:p w14:paraId="275103F7" w14:textId="0DC67DCD" w:rsidR="004D4C37" w:rsidRPr="00FE6672" w:rsidRDefault="004D4C37">
      <w:pPr>
        <w:spacing w:after="160" w:line="259" w:lineRule="auto"/>
        <w:ind w:left="12" w:firstLine="696"/>
        <w:jc w:val="both"/>
        <w:rPr>
          <w:rFonts w:ascii="Times New Roman" w:hAnsi="Times New Roman" w:cs="Times New Roman"/>
          <w:sz w:val="24"/>
          <w:szCs w:val="24"/>
        </w:rPr>
        <w:pPrChange w:id="1288" w:author="Emeson Santos" w:date="2019-08-15T21:49:00Z">
          <w:pPr>
            <w:spacing w:after="160" w:line="259" w:lineRule="auto"/>
            <w:ind w:left="12" w:firstLine="432"/>
            <w:jc w:val="both"/>
          </w:pPr>
        </w:pPrChange>
      </w:pPr>
      <w:del w:id="1289" w:author="Emeson Santos" w:date="2019-08-15T21:57:00Z">
        <w:r w:rsidRPr="00FE6672" w:rsidDel="00981A18">
          <w:rPr>
            <w:rFonts w:ascii="Times New Roman" w:hAnsi="Times New Roman" w:cs="Times New Roman"/>
            <w:sz w:val="24"/>
            <w:szCs w:val="24"/>
          </w:rPr>
          <w:delText>Logo</w:delText>
        </w:r>
      </w:del>
      <w:ins w:id="1290" w:author="Emeson Santos" w:date="2019-08-15T21:57:00Z">
        <w:r w:rsidR="00981A18" w:rsidRPr="00981A18">
          <w:rPr>
            <w:rFonts w:ascii="Times New Roman" w:hAnsi="Times New Roman" w:cs="Times New Roman"/>
            <w:sz w:val="24"/>
            <w:szCs w:val="24"/>
          </w:rPr>
          <w:t>processos.</w:t>
        </w:r>
        <w:r w:rsidR="00981A18" w:rsidRPr="00981A18">
          <w:rPr>
            <w:rStyle w:val="Refdecomentrio"/>
            <w:rFonts w:ascii="Times New Roman" w:hAnsi="Times New Roman" w:cs="Times New Roman"/>
            <w:sz w:val="24"/>
            <w:szCs w:val="24"/>
          </w:rPr>
          <w:t xml:space="preserve"> </w:t>
        </w:r>
        <w:r w:rsidR="00981A18" w:rsidRPr="00FE6672">
          <w:rPr>
            <w:rFonts w:ascii="Times New Roman" w:hAnsi="Times New Roman" w:cs="Times New Roman"/>
            <w:sz w:val="24"/>
            <w:szCs w:val="24"/>
          </w:rPr>
          <w:t>Logo</w:t>
        </w:r>
      </w:ins>
      <w:r w:rsidRPr="00FE6672">
        <w:rPr>
          <w:rFonts w:ascii="Times New Roman" w:hAnsi="Times New Roman" w:cs="Times New Roman"/>
          <w:sz w:val="24"/>
          <w:szCs w:val="24"/>
        </w:rPr>
        <w:t>, é justo dizer que o sucesso ou fracasso de uma empresa ou organização depende de como, e se, está organizada.</w:t>
      </w:r>
      <w:commentRangeEnd w:id="1077"/>
      <w:r w:rsidRPr="00FE6672">
        <w:rPr>
          <w:rStyle w:val="Refdecomentrio"/>
          <w:rFonts w:ascii="Times New Roman" w:hAnsi="Times New Roman" w:cs="Times New Roman"/>
          <w:sz w:val="24"/>
          <w:szCs w:val="24"/>
        </w:rPr>
        <w:commentReference w:id="1077"/>
      </w:r>
    </w:p>
    <w:p w14:paraId="6A11E223" w14:textId="7CB45388" w:rsidR="004D4C37" w:rsidRPr="003C2287" w:rsidRDefault="004D4C37">
      <w:pPr>
        <w:spacing w:after="160" w:line="259" w:lineRule="auto"/>
        <w:ind w:firstLine="708"/>
        <w:jc w:val="both"/>
        <w:rPr>
          <w:rFonts w:ascii="Times New Roman" w:hAnsi="Times New Roman" w:cs="Times New Roman"/>
          <w:sz w:val="24"/>
          <w:szCs w:val="24"/>
          <w:rPrChange w:id="1291" w:author="Emeson Santos" w:date="2019-08-15T22:24:00Z">
            <w:rPr>
              <w:rFonts w:ascii="Times New Roman" w:hAnsi="Times New Roman" w:cs="Times New Roman"/>
              <w:color w:val="FF0000"/>
              <w:sz w:val="24"/>
              <w:szCs w:val="24"/>
            </w:rPr>
          </w:rPrChange>
        </w:rPr>
        <w:pPrChange w:id="1292" w:author="Emeson Santos" w:date="2019-08-15T21:55:00Z">
          <w:pPr>
            <w:spacing w:after="160" w:line="259" w:lineRule="auto"/>
            <w:ind w:firstLine="444"/>
            <w:jc w:val="both"/>
          </w:pPr>
        </w:pPrChange>
      </w:pPr>
      <w:r w:rsidRPr="003C2287">
        <w:rPr>
          <w:rFonts w:ascii="Times New Roman" w:hAnsi="Times New Roman" w:cs="Times New Roman"/>
          <w:sz w:val="24"/>
          <w:szCs w:val="24"/>
          <w:rPrChange w:id="1293" w:author="Emeson Santos" w:date="2019-08-15T22:24:00Z">
            <w:rPr>
              <w:rFonts w:ascii="Times New Roman" w:hAnsi="Times New Roman" w:cs="Times New Roman"/>
              <w:color w:val="FF0000"/>
              <w:sz w:val="24"/>
              <w:szCs w:val="24"/>
            </w:rPr>
          </w:rPrChange>
        </w:rPr>
        <w:t xml:space="preserve">Os processos de negócios apresentam três tipos de classificações: o processo primário, o processo de suporte e o processo de gerenciamento. No caso deste trabalho </w:t>
      </w:r>
      <w:r w:rsidR="000C7D8A" w:rsidRPr="003C2287">
        <w:rPr>
          <w:rFonts w:ascii="Times New Roman" w:hAnsi="Times New Roman" w:cs="Times New Roman"/>
          <w:sz w:val="24"/>
          <w:szCs w:val="24"/>
          <w:rPrChange w:id="1294" w:author="Emeson Santos" w:date="2019-08-15T22:24:00Z">
            <w:rPr>
              <w:rFonts w:ascii="Times New Roman" w:hAnsi="Times New Roman" w:cs="Times New Roman"/>
              <w:color w:val="FF0000"/>
              <w:sz w:val="24"/>
              <w:szCs w:val="24"/>
            </w:rPr>
          </w:rPrChange>
        </w:rPr>
        <w:t xml:space="preserve">não </w:t>
      </w:r>
      <w:r w:rsidRPr="003C2287">
        <w:rPr>
          <w:rFonts w:ascii="Times New Roman" w:hAnsi="Times New Roman" w:cs="Times New Roman"/>
          <w:sz w:val="24"/>
          <w:szCs w:val="24"/>
          <w:rPrChange w:id="1295" w:author="Emeson Santos" w:date="2019-08-15T22:24:00Z">
            <w:rPr>
              <w:rFonts w:ascii="Times New Roman" w:hAnsi="Times New Roman" w:cs="Times New Roman"/>
              <w:color w:val="FF0000"/>
              <w:sz w:val="24"/>
              <w:szCs w:val="24"/>
            </w:rPr>
          </w:rPrChange>
        </w:rPr>
        <w:t xml:space="preserve">vamos utilizar </w:t>
      </w:r>
      <w:r w:rsidR="000C7D8A" w:rsidRPr="003C2287">
        <w:rPr>
          <w:rFonts w:ascii="Times New Roman" w:hAnsi="Times New Roman" w:cs="Times New Roman"/>
          <w:sz w:val="24"/>
          <w:szCs w:val="24"/>
          <w:rPrChange w:id="1296" w:author="Emeson Santos" w:date="2019-08-15T22:24:00Z">
            <w:rPr>
              <w:rFonts w:ascii="Times New Roman" w:hAnsi="Times New Roman" w:cs="Times New Roman"/>
              <w:color w:val="FF0000"/>
              <w:sz w:val="24"/>
              <w:szCs w:val="24"/>
            </w:rPr>
          </w:rPrChange>
        </w:rPr>
        <w:t>o processo de suporte nem o de gerenciamento focando assim no processo</w:t>
      </w:r>
      <w:r w:rsidR="00F85D41" w:rsidRPr="003C2287">
        <w:rPr>
          <w:rFonts w:ascii="Times New Roman" w:hAnsi="Times New Roman" w:cs="Times New Roman"/>
          <w:sz w:val="24"/>
          <w:szCs w:val="24"/>
          <w:rPrChange w:id="1297" w:author="Emeson Santos" w:date="2019-08-15T22:24:00Z">
            <w:rPr>
              <w:rFonts w:ascii="Times New Roman" w:hAnsi="Times New Roman" w:cs="Times New Roman"/>
              <w:color w:val="FF0000"/>
              <w:sz w:val="24"/>
              <w:szCs w:val="24"/>
            </w:rPr>
          </w:rPrChange>
        </w:rPr>
        <w:t xml:space="preserve"> </w:t>
      </w:r>
      <w:del w:id="1298" w:author="Emeson Santos" w:date="2019-08-15T21:49:00Z">
        <w:r w:rsidR="000C7D8A" w:rsidRPr="003C2287" w:rsidDel="00135233">
          <w:rPr>
            <w:rFonts w:ascii="Times New Roman" w:hAnsi="Times New Roman" w:cs="Times New Roman"/>
            <w:sz w:val="24"/>
            <w:szCs w:val="24"/>
            <w:rPrChange w:id="1299" w:author="Emeson Santos" w:date="2019-08-15T22:24:00Z">
              <w:rPr>
                <w:rFonts w:ascii="Times New Roman" w:hAnsi="Times New Roman" w:cs="Times New Roman"/>
                <w:color w:val="FF0000"/>
                <w:sz w:val="24"/>
                <w:szCs w:val="24"/>
              </w:rPr>
            </w:rPrChange>
          </w:rPr>
          <w:delText xml:space="preserve">de gerenciamento </w:delText>
        </w:r>
      </w:del>
      <w:r w:rsidR="000C7D8A" w:rsidRPr="003C2287">
        <w:rPr>
          <w:rFonts w:ascii="Times New Roman" w:hAnsi="Times New Roman" w:cs="Times New Roman"/>
          <w:sz w:val="24"/>
          <w:szCs w:val="24"/>
          <w:rPrChange w:id="1300" w:author="Emeson Santos" w:date="2019-08-15T22:24:00Z">
            <w:rPr>
              <w:rFonts w:ascii="Times New Roman" w:hAnsi="Times New Roman" w:cs="Times New Roman"/>
              <w:color w:val="FF0000"/>
              <w:sz w:val="24"/>
              <w:szCs w:val="24"/>
            </w:rPr>
          </w:rPrChange>
        </w:rPr>
        <w:t>primário</w:t>
      </w:r>
      <w:r w:rsidRPr="003C2287">
        <w:rPr>
          <w:rFonts w:ascii="Times New Roman" w:hAnsi="Times New Roman" w:cs="Times New Roman"/>
          <w:sz w:val="24"/>
          <w:szCs w:val="24"/>
          <w:rPrChange w:id="1301" w:author="Emeson Santos" w:date="2019-08-15T22:24:00Z">
            <w:rPr>
              <w:rFonts w:ascii="Times New Roman" w:hAnsi="Times New Roman" w:cs="Times New Roman"/>
              <w:color w:val="FF0000"/>
              <w:sz w:val="24"/>
              <w:szCs w:val="24"/>
            </w:rPr>
          </w:rPrChange>
        </w:rPr>
        <w:t>.</w:t>
      </w:r>
    </w:p>
    <w:p w14:paraId="4B1D3686" w14:textId="42AAC7E2" w:rsidR="004D4C37" w:rsidDel="005B3441" w:rsidRDefault="004D4C37">
      <w:pPr>
        <w:spacing w:after="160" w:line="259" w:lineRule="auto"/>
        <w:ind w:firstLine="720"/>
        <w:jc w:val="both"/>
        <w:rPr>
          <w:del w:id="1302" w:author="Emeson Santos" w:date="2019-08-15T20:58:00Z"/>
          <w:rFonts w:ascii="Times New Roman" w:hAnsi="Times New Roman" w:cs="Times New Roman"/>
          <w:color w:val="FF0000"/>
          <w:sz w:val="24"/>
          <w:szCs w:val="24"/>
        </w:rPr>
        <w:pPrChange w:id="1303" w:author="Emeson Santos" w:date="2019-08-15T21:54:00Z">
          <w:pPr>
            <w:spacing w:after="160" w:line="259" w:lineRule="auto"/>
            <w:ind w:firstLine="360"/>
            <w:jc w:val="both"/>
          </w:pPr>
        </w:pPrChange>
      </w:pPr>
      <w:commentRangeStart w:id="1304"/>
      <w:del w:id="1305" w:author="Emeson Santos" w:date="2019-08-15T20:27:00Z">
        <w:r w:rsidRPr="002B2F96" w:rsidDel="00803AD3">
          <w:rPr>
            <w:rFonts w:ascii="Times New Roman" w:hAnsi="Times New Roman" w:cs="Times New Roman"/>
            <w:sz w:val="24"/>
            <w:szCs w:val="24"/>
            <w:rPrChange w:id="1306" w:author="Emeson Santos" w:date="2019-08-15T22:29:00Z">
              <w:rPr>
                <w:rFonts w:ascii="Times New Roman" w:hAnsi="Times New Roman" w:cs="Times New Roman"/>
                <w:color w:val="FF0000"/>
                <w:sz w:val="24"/>
                <w:szCs w:val="24"/>
              </w:rPr>
            </w:rPrChange>
          </w:rPr>
          <w:delText xml:space="preserve">O processo primário conforme </w:delText>
        </w:r>
      </w:del>
      <w:commentRangeStart w:id="1307"/>
      <w:r w:rsidRPr="002B2F96">
        <w:rPr>
          <w:rFonts w:ascii="Times New Roman" w:hAnsi="Times New Roman" w:cs="Times New Roman"/>
          <w:sz w:val="24"/>
          <w:szCs w:val="24"/>
          <w:rPrChange w:id="1308" w:author="Emeson Santos" w:date="2019-08-15T22:29:00Z">
            <w:rPr>
              <w:rFonts w:ascii="Times New Roman" w:hAnsi="Times New Roman" w:cs="Times New Roman"/>
              <w:color w:val="FF0000"/>
              <w:sz w:val="24"/>
              <w:szCs w:val="24"/>
            </w:rPr>
          </w:rPrChange>
        </w:rPr>
        <w:t>Brasil (2013, p. 36)</w:t>
      </w:r>
      <w:commentRangeEnd w:id="1307"/>
      <w:ins w:id="1309" w:author="Emeson Santos" w:date="2019-08-15T20:27:00Z">
        <w:r w:rsidR="00803AD3" w:rsidRPr="002B2F96">
          <w:rPr>
            <w:rFonts w:ascii="Times New Roman" w:hAnsi="Times New Roman" w:cs="Times New Roman"/>
            <w:sz w:val="24"/>
            <w:szCs w:val="24"/>
            <w:rPrChange w:id="1310" w:author="Emeson Santos" w:date="2019-08-15T22:29:00Z">
              <w:rPr>
                <w:rFonts w:ascii="Times New Roman" w:hAnsi="Times New Roman" w:cs="Times New Roman"/>
                <w:color w:val="FF0000"/>
                <w:sz w:val="24"/>
                <w:szCs w:val="24"/>
              </w:rPr>
            </w:rPrChange>
          </w:rPr>
          <w:t xml:space="preserve">, afirma que </w:t>
        </w:r>
      </w:ins>
      <w:ins w:id="1311" w:author="Emeson Santos" w:date="2019-08-15T20:28:00Z">
        <w:r w:rsidR="00803AD3" w:rsidRPr="002B2F96">
          <w:rPr>
            <w:rFonts w:ascii="Times New Roman" w:hAnsi="Times New Roman" w:cs="Times New Roman"/>
            <w:sz w:val="24"/>
            <w:szCs w:val="24"/>
            <w:rPrChange w:id="1312" w:author="Emeson Santos" w:date="2019-08-15T22:29:00Z">
              <w:rPr>
                <w:rFonts w:ascii="Times New Roman" w:hAnsi="Times New Roman" w:cs="Times New Roman"/>
                <w:color w:val="FF0000"/>
                <w:sz w:val="24"/>
                <w:szCs w:val="24"/>
              </w:rPr>
            </w:rPrChange>
          </w:rPr>
          <w:t>o processo primário é feito de ponta a ponta, passo a passo</w:t>
        </w:r>
      </w:ins>
      <w:ins w:id="1313" w:author="Emeson Santos" w:date="2019-08-15T22:25:00Z">
        <w:r w:rsidR="003C2287" w:rsidRPr="002B2F96">
          <w:rPr>
            <w:rFonts w:ascii="Times New Roman" w:hAnsi="Times New Roman" w:cs="Times New Roman"/>
            <w:sz w:val="24"/>
            <w:szCs w:val="24"/>
            <w:rPrChange w:id="1314" w:author="Emeson Santos" w:date="2019-08-15T22:29:00Z">
              <w:rPr>
                <w:rFonts w:ascii="Times New Roman" w:hAnsi="Times New Roman" w:cs="Times New Roman"/>
                <w:color w:val="FF0000"/>
                <w:sz w:val="24"/>
                <w:szCs w:val="24"/>
              </w:rPr>
            </w:rPrChange>
          </w:rPr>
          <w:t>,</w:t>
        </w:r>
      </w:ins>
      <w:ins w:id="1315" w:author="Emeson Santos" w:date="2019-08-15T20:29:00Z">
        <w:r w:rsidR="00803AD3" w:rsidRPr="002B2F96">
          <w:rPr>
            <w:rFonts w:ascii="Times New Roman" w:hAnsi="Times New Roman" w:cs="Times New Roman"/>
            <w:sz w:val="24"/>
            <w:szCs w:val="24"/>
            <w:rPrChange w:id="1316" w:author="Emeson Santos" w:date="2019-08-15T22:29:00Z">
              <w:rPr>
                <w:rFonts w:ascii="Times New Roman" w:hAnsi="Times New Roman" w:cs="Times New Roman"/>
                <w:color w:val="FF0000"/>
                <w:sz w:val="24"/>
                <w:szCs w:val="24"/>
              </w:rPr>
            </w:rPrChange>
          </w:rPr>
          <w:t xml:space="preserve"> agregando valor ao cliente. Os processos primários </w:t>
        </w:r>
      </w:ins>
      <w:r w:rsidRPr="002B2F96">
        <w:rPr>
          <w:rStyle w:val="Refdecomentrio"/>
          <w:rFonts w:ascii="Times New Roman" w:hAnsi="Times New Roman" w:cs="Times New Roman"/>
          <w:sz w:val="24"/>
          <w:szCs w:val="24"/>
          <w:rPrChange w:id="1317" w:author="Emeson Santos" w:date="2019-08-15T22:29:00Z">
            <w:rPr>
              <w:rStyle w:val="Refdecomentrio"/>
              <w:rFonts w:ascii="Times New Roman" w:hAnsi="Times New Roman" w:cs="Times New Roman"/>
              <w:color w:val="FF0000"/>
              <w:sz w:val="24"/>
              <w:szCs w:val="24"/>
            </w:rPr>
          </w:rPrChange>
        </w:rPr>
        <w:commentReference w:id="1307"/>
      </w:r>
      <w:ins w:id="1318" w:author="Emeson Santos" w:date="2019-08-15T20:36:00Z">
        <w:r w:rsidR="00803AD3" w:rsidRPr="002B2F96">
          <w:rPr>
            <w:rFonts w:ascii="Times New Roman" w:hAnsi="Times New Roman" w:cs="Times New Roman"/>
            <w:sz w:val="24"/>
            <w:szCs w:val="24"/>
            <w:rPrChange w:id="1319" w:author="Emeson Santos" w:date="2019-08-15T22:29:00Z">
              <w:rPr>
                <w:rFonts w:ascii="Times New Roman" w:hAnsi="Times New Roman" w:cs="Times New Roman"/>
                <w:color w:val="FF0000"/>
                <w:sz w:val="24"/>
                <w:szCs w:val="24"/>
              </w:rPr>
            </w:rPrChange>
          </w:rPr>
          <w:t xml:space="preserve">representam as atividades </w:t>
        </w:r>
      </w:ins>
      <w:ins w:id="1320" w:author="Emeson Santos" w:date="2019-08-15T20:37:00Z">
        <w:r w:rsidR="00803AD3" w:rsidRPr="002B2F96">
          <w:rPr>
            <w:rFonts w:ascii="Times New Roman" w:hAnsi="Times New Roman" w:cs="Times New Roman"/>
            <w:sz w:val="24"/>
            <w:szCs w:val="24"/>
            <w:rPrChange w:id="1321" w:author="Emeson Santos" w:date="2019-08-15T22:29:00Z">
              <w:rPr>
                <w:rFonts w:ascii="Times New Roman" w:hAnsi="Times New Roman" w:cs="Times New Roman"/>
                <w:color w:val="FF0000"/>
                <w:sz w:val="24"/>
                <w:szCs w:val="24"/>
              </w:rPr>
            </w:rPrChange>
          </w:rPr>
          <w:t xml:space="preserve">que uma organização executa para atingir </w:t>
        </w:r>
        <w:r w:rsidR="002E0E14" w:rsidRPr="002B2F96">
          <w:rPr>
            <w:rFonts w:ascii="Times New Roman" w:hAnsi="Times New Roman" w:cs="Times New Roman"/>
            <w:sz w:val="24"/>
            <w:szCs w:val="24"/>
            <w:rPrChange w:id="1322" w:author="Emeson Santos" w:date="2019-08-15T22:29:00Z">
              <w:rPr>
                <w:rFonts w:ascii="Times New Roman" w:hAnsi="Times New Roman" w:cs="Times New Roman"/>
                <w:color w:val="FF0000"/>
                <w:sz w:val="24"/>
                <w:szCs w:val="24"/>
              </w:rPr>
            </w:rPrChange>
          </w:rPr>
          <w:t>um objetivo, seja ela</w:t>
        </w:r>
      </w:ins>
      <w:ins w:id="1323" w:author="Emeson Santos" w:date="2019-08-15T20:38:00Z">
        <w:r w:rsidR="002E0E14" w:rsidRPr="002B2F96">
          <w:rPr>
            <w:rFonts w:ascii="Times New Roman" w:hAnsi="Times New Roman" w:cs="Times New Roman"/>
            <w:sz w:val="24"/>
            <w:szCs w:val="24"/>
            <w:rPrChange w:id="1324" w:author="Emeson Santos" w:date="2019-08-15T22:29:00Z">
              <w:rPr>
                <w:rFonts w:ascii="Times New Roman" w:hAnsi="Times New Roman" w:cs="Times New Roman"/>
                <w:color w:val="FF0000"/>
                <w:sz w:val="24"/>
                <w:szCs w:val="24"/>
              </w:rPr>
            </w:rPrChange>
          </w:rPr>
          <w:t>s</w:t>
        </w:r>
      </w:ins>
      <w:ins w:id="1325" w:author="Emeson Santos" w:date="2019-08-15T20:37:00Z">
        <w:r w:rsidR="002E0E14" w:rsidRPr="002B2F96">
          <w:rPr>
            <w:rFonts w:ascii="Times New Roman" w:hAnsi="Times New Roman" w:cs="Times New Roman"/>
            <w:sz w:val="24"/>
            <w:szCs w:val="24"/>
            <w:rPrChange w:id="1326" w:author="Emeson Santos" w:date="2019-08-15T22:29:00Z">
              <w:rPr>
                <w:rFonts w:ascii="Times New Roman" w:hAnsi="Times New Roman" w:cs="Times New Roman"/>
                <w:color w:val="FF0000"/>
                <w:sz w:val="24"/>
                <w:szCs w:val="24"/>
              </w:rPr>
            </w:rPrChange>
          </w:rPr>
          <w:t xml:space="preserve"> essencia</w:t>
        </w:r>
      </w:ins>
      <w:ins w:id="1327" w:author="Emeson Santos" w:date="2019-08-15T20:38:00Z">
        <w:r w:rsidR="002E0E14" w:rsidRPr="002B2F96">
          <w:rPr>
            <w:rFonts w:ascii="Times New Roman" w:hAnsi="Times New Roman" w:cs="Times New Roman"/>
            <w:sz w:val="24"/>
            <w:szCs w:val="24"/>
            <w:rPrChange w:id="1328" w:author="Emeson Santos" w:date="2019-08-15T22:29:00Z">
              <w:rPr>
                <w:rFonts w:ascii="Times New Roman" w:hAnsi="Times New Roman" w:cs="Times New Roman"/>
                <w:color w:val="FF0000"/>
                <w:sz w:val="24"/>
                <w:szCs w:val="24"/>
              </w:rPr>
            </w:rPrChange>
          </w:rPr>
          <w:t>is</w:t>
        </w:r>
      </w:ins>
      <w:ins w:id="1329" w:author="Emeson Santos" w:date="2019-08-15T20:37:00Z">
        <w:r w:rsidR="002E0E14" w:rsidRPr="002B2F96">
          <w:rPr>
            <w:rFonts w:ascii="Times New Roman" w:hAnsi="Times New Roman" w:cs="Times New Roman"/>
            <w:sz w:val="24"/>
            <w:szCs w:val="24"/>
            <w:rPrChange w:id="1330" w:author="Emeson Santos" w:date="2019-08-15T22:29:00Z">
              <w:rPr>
                <w:rFonts w:ascii="Times New Roman" w:hAnsi="Times New Roman" w:cs="Times New Roman"/>
                <w:color w:val="FF0000"/>
                <w:sz w:val="24"/>
                <w:szCs w:val="24"/>
              </w:rPr>
            </w:rPrChange>
          </w:rPr>
          <w:t xml:space="preserve"> ou</w:t>
        </w:r>
      </w:ins>
      <w:ins w:id="1331" w:author="Emeson Santos" w:date="2019-08-15T20:38:00Z">
        <w:r w:rsidR="002E0E14" w:rsidRPr="002B2F96">
          <w:rPr>
            <w:rFonts w:ascii="Times New Roman" w:hAnsi="Times New Roman" w:cs="Times New Roman"/>
            <w:sz w:val="24"/>
            <w:szCs w:val="24"/>
            <w:rPrChange w:id="1332" w:author="Emeson Santos" w:date="2019-08-15T22:29:00Z">
              <w:rPr>
                <w:rFonts w:ascii="Times New Roman" w:hAnsi="Times New Roman" w:cs="Times New Roman"/>
                <w:color w:val="FF0000"/>
                <w:sz w:val="24"/>
                <w:szCs w:val="24"/>
              </w:rPr>
            </w:rPrChange>
          </w:rPr>
          <w:t xml:space="preserve"> de </w:t>
        </w:r>
      </w:ins>
      <w:ins w:id="1333" w:author="Emeson Santos" w:date="2019-08-15T20:39:00Z">
        <w:r w:rsidR="002E0E14" w:rsidRPr="002B2F96">
          <w:rPr>
            <w:rFonts w:ascii="Times New Roman" w:hAnsi="Times New Roman" w:cs="Times New Roman"/>
            <w:sz w:val="24"/>
            <w:szCs w:val="24"/>
            <w:rPrChange w:id="1334" w:author="Emeson Santos" w:date="2019-08-15T22:29:00Z">
              <w:rPr>
                <w:rFonts w:ascii="Times New Roman" w:hAnsi="Times New Roman" w:cs="Times New Roman"/>
                <w:color w:val="FF0000"/>
                <w:sz w:val="24"/>
                <w:szCs w:val="24"/>
              </w:rPr>
            </w:rPrChange>
          </w:rPr>
          <w:t>finalização</w:t>
        </w:r>
      </w:ins>
      <w:ins w:id="1335" w:author="Emeson Santos" w:date="2019-08-15T20:38:00Z">
        <w:r w:rsidR="002E0E14" w:rsidRPr="002B2F96">
          <w:rPr>
            <w:rFonts w:ascii="Times New Roman" w:hAnsi="Times New Roman" w:cs="Times New Roman"/>
            <w:sz w:val="24"/>
            <w:szCs w:val="24"/>
            <w:rPrChange w:id="1336" w:author="Emeson Santos" w:date="2019-08-15T22:29:00Z">
              <w:rPr>
                <w:rFonts w:ascii="Times New Roman" w:hAnsi="Times New Roman" w:cs="Times New Roman"/>
                <w:color w:val="FF0000"/>
                <w:sz w:val="24"/>
                <w:szCs w:val="24"/>
              </w:rPr>
            </w:rPrChange>
          </w:rPr>
          <w:t>.</w:t>
        </w:r>
      </w:ins>
      <w:ins w:id="1337" w:author="Emeson Santos" w:date="2019-08-15T20:40:00Z">
        <w:r w:rsidR="002E0E14" w:rsidRPr="002B2F96">
          <w:rPr>
            <w:rFonts w:ascii="Times New Roman" w:hAnsi="Times New Roman" w:cs="Times New Roman"/>
            <w:sz w:val="24"/>
            <w:szCs w:val="24"/>
            <w:rPrChange w:id="1338" w:author="Emeson Santos" w:date="2019-08-15T22:29:00Z">
              <w:rPr>
                <w:rFonts w:ascii="Times New Roman" w:hAnsi="Times New Roman" w:cs="Times New Roman"/>
                <w:color w:val="FF0000"/>
                <w:sz w:val="24"/>
                <w:szCs w:val="24"/>
              </w:rPr>
            </w:rPrChange>
          </w:rPr>
          <w:t xml:space="preserve"> Estes processos estão ligados a experiencia do produto ou do serviço</w:t>
        </w:r>
      </w:ins>
      <w:ins w:id="1339" w:author="Emeson Santos" w:date="2019-08-15T20:41:00Z">
        <w:r w:rsidR="002E0E14" w:rsidRPr="002B2F96">
          <w:rPr>
            <w:rFonts w:ascii="Times New Roman" w:hAnsi="Times New Roman" w:cs="Times New Roman"/>
            <w:sz w:val="24"/>
            <w:szCs w:val="24"/>
            <w:rPrChange w:id="1340" w:author="Emeson Santos" w:date="2019-08-15T22:29:00Z">
              <w:rPr>
                <w:rFonts w:ascii="Times New Roman" w:hAnsi="Times New Roman" w:cs="Times New Roman"/>
                <w:color w:val="FF0000"/>
                <w:sz w:val="24"/>
                <w:szCs w:val="24"/>
              </w:rPr>
            </w:rPrChange>
          </w:rPr>
          <w:t xml:space="preserve">, </w:t>
        </w:r>
      </w:ins>
      <w:ins w:id="1341" w:author="Emeson Santos" w:date="2019-08-15T22:26:00Z">
        <w:r w:rsidR="003C2287" w:rsidRPr="002B2F96">
          <w:rPr>
            <w:rFonts w:ascii="Times New Roman" w:hAnsi="Times New Roman" w:cs="Times New Roman"/>
            <w:sz w:val="24"/>
            <w:szCs w:val="24"/>
            <w:rPrChange w:id="1342" w:author="Emeson Santos" w:date="2019-08-15T22:29:00Z">
              <w:rPr>
                <w:rFonts w:ascii="Times New Roman" w:hAnsi="Times New Roman" w:cs="Times New Roman"/>
                <w:color w:val="FF0000"/>
                <w:sz w:val="24"/>
                <w:szCs w:val="24"/>
              </w:rPr>
            </w:rPrChange>
          </w:rPr>
          <w:t xml:space="preserve">voltado </w:t>
        </w:r>
      </w:ins>
      <w:ins w:id="1343" w:author="Emeson Santos" w:date="2019-08-15T22:28:00Z">
        <w:r w:rsidR="003C2287" w:rsidRPr="002B2F96">
          <w:rPr>
            <w:rFonts w:ascii="Times New Roman" w:hAnsi="Times New Roman" w:cs="Times New Roman"/>
            <w:sz w:val="24"/>
            <w:szCs w:val="24"/>
            <w:rPrChange w:id="1344" w:author="Emeson Santos" w:date="2019-08-15T22:29:00Z">
              <w:rPr>
                <w:rFonts w:ascii="Times New Roman" w:hAnsi="Times New Roman" w:cs="Times New Roman"/>
                <w:color w:val="FF0000"/>
                <w:sz w:val="24"/>
                <w:szCs w:val="24"/>
              </w:rPr>
            </w:rPrChange>
          </w:rPr>
          <w:t xml:space="preserve">para </w:t>
        </w:r>
      </w:ins>
      <w:ins w:id="1345" w:author="Emeson Santos" w:date="2019-08-15T22:26:00Z">
        <w:r w:rsidR="003C2287" w:rsidRPr="002B2F96">
          <w:rPr>
            <w:rFonts w:ascii="Times New Roman" w:hAnsi="Times New Roman" w:cs="Times New Roman"/>
            <w:sz w:val="24"/>
            <w:szCs w:val="24"/>
            <w:rPrChange w:id="1346" w:author="Emeson Santos" w:date="2019-08-15T22:29:00Z">
              <w:rPr>
                <w:rFonts w:ascii="Times New Roman" w:hAnsi="Times New Roman" w:cs="Times New Roman"/>
                <w:color w:val="FF0000"/>
                <w:sz w:val="24"/>
                <w:szCs w:val="24"/>
              </w:rPr>
            </w:rPrChange>
          </w:rPr>
          <w:t xml:space="preserve">o </w:t>
        </w:r>
      </w:ins>
      <w:ins w:id="1347" w:author="Emeson Santos" w:date="2019-08-15T22:27:00Z">
        <w:r w:rsidR="003C2287" w:rsidRPr="002B2F96">
          <w:rPr>
            <w:rFonts w:ascii="Times New Roman" w:hAnsi="Times New Roman" w:cs="Times New Roman"/>
            <w:sz w:val="24"/>
            <w:szCs w:val="24"/>
            <w:rPrChange w:id="1348" w:author="Emeson Santos" w:date="2019-08-15T22:29:00Z">
              <w:rPr>
                <w:rFonts w:ascii="Times New Roman" w:hAnsi="Times New Roman" w:cs="Times New Roman"/>
                <w:color w:val="FF0000"/>
                <w:sz w:val="24"/>
                <w:szCs w:val="24"/>
              </w:rPr>
            </w:rPrChange>
          </w:rPr>
          <w:t>cliente</w:t>
        </w:r>
      </w:ins>
      <w:ins w:id="1349" w:author="Emeson Santos" w:date="2019-08-15T22:26:00Z">
        <w:r w:rsidR="003C2287" w:rsidRPr="002B2F96">
          <w:rPr>
            <w:rFonts w:ascii="Times New Roman" w:hAnsi="Times New Roman" w:cs="Times New Roman"/>
            <w:sz w:val="24"/>
            <w:szCs w:val="24"/>
            <w:rPrChange w:id="1350" w:author="Emeson Santos" w:date="2019-08-15T22:29:00Z">
              <w:rPr>
                <w:rFonts w:ascii="Times New Roman" w:hAnsi="Times New Roman" w:cs="Times New Roman"/>
                <w:color w:val="FF0000"/>
                <w:sz w:val="24"/>
                <w:szCs w:val="24"/>
              </w:rPr>
            </w:rPrChange>
          </w:rPr>
          <w:t xml:space="preserve"> </w:t>
        </w:r>
      </w:ins>
      <w:ins w:id="1351" w:author="Emeson Santos" w:date="2019-08-15T22:28:00Z">
        <w:r w:rsidR="003C2287" w:rsidRPr="002B2F96">
          <w:rPr>
            <w:rFonts w:ascii="Times New Roman" w:hAnsi="Times New Roman" w:cs="Times New Roman"/>
            <w:sz w:val="24"/>
            <w:szCs w:val="24"/>
            <w:rPrChange w:id="1352" w:author="Emeson Santos" w:date="2019-08-15T22:29:00Z">
              <w:rPr>
                <w:rFonts w:ascii="Times New Roman" w:hAnsi="Times New Roman" w:cs="Times New Roman"/>
                <w:color w:val="FF0000"/>
                <w:sz w:val="24"/>
                <w:szCs w:val="24"/>
              </w:rPr>
            </w:rPrChange>
          </w:rPr>
          <w:t xml:space="preserve">uma percepção de </w:t>
        </w:r>
      </w:ins>
      <w:ins w:id="1353" w:author="Emeson Santos" w:date="2019-08-15T22:26:00Z">
        <w:r w:rsidR="003C2287" w:rsidRPr="002B2F96">
          <w:rPr>
            <w:rFonts w:ascii="Times New Roman" w:hAnsi="Times New Roman" w:cs="Times New Roman"/>
            <w:sz w:val="24"/>
            <w:szCs w:val="24"/>
            <w:rPrChange w:id="1354" w:author="Emeson Santos" w:date="2019-08-15T22:29:00Z">
              <w:rPr>
                <w:rFonts w:ascii="Times New Roman" w:hAnsi="Times New Roman" w:cs="Times New Roman"/>
                <w:color w:val="FF0000"/>
                <w:sz w:val="24"/>
                <w:szCs w:val="24"/>
              </w:rPr>
            </w:rPrChange>
          </w:rPr>
          <w:t xml:space="preserve">agregação de </w:t>
        </w:r>
      </w:ins>
      <w:ins w:id="1355" w:author="Emeson Santos" w:date="2019-08-15T22:27:00Z">
        <w:r w:rsidR="003C2287" w:rsidRPr="002B2F96">
          <w:rPr>
            <w:rFonts w:ascii="Times New Roman" w:hAnsi="Times New Roman" w:cs="Times New Roman"/>
            <w:sz w:val="24"/>
            <w:szCs w:val="24"/>
            <w:rPrChange w:id="1356" w:author="Emeson Santos" w:date="2019-08-15T22:29:00Z">
              <w:rPr>
                <w:rFonts w:ascii="Times New Roman" w:hAnsi="Times New Roman" w:cs="Times New Roman"/>
                <w:color w:val="FF0000"/>
                <w:sz w:val="24"/>
                <w:szCs w:val="24"/>
              </w:rPr>
            </w:rPrChange>
          </w:rPr>
          <w:t>valores</w:t>
        </w:r>
      </w:ins>
      <w:ins w:id="1357" w:author="Emeson Santos" w:date="2019-08-15T22:28:00Z">
        <w:r w:rsidR="003C2287" w:rsidRPr="002B2F96">
          <w:rPr>
            <w:rFonts w:ascii="Times New Roman" w:hAnsi="Times New Roman" w:cs="Times New Roman"/>
            <w:sz w:val="24"/>
            <w:szCs w:val="24"/>
            <w:rPrChange w:id="1358" w:author="Emeson Santos" w:date="2019-08-15T22:29:00Z">
              <w:rPr>
                <w:rFonts w:ascii="Times New Roman" w:hAnsi="Times New Roman" w:cs="Times New Roman"/>
                <w:color w:val="FF0000"/>
                <w:sz w:val="24"/>
                <w:szCs w:val="24"/>
              </w:rPr>
            </w:rPrChange>
          </w:rPr>
          <w:t xml:space="preserve"> </w:t>
        </w:r>
      </w:ins>
      <w:ins w:id="1359" w:author="Emeson Santos" w:date="2019-08-15T22:27:00Z">
        <w:r w:rsidR="003C2287" w:rsidRPr="002B2F96">
          <w:rPr>
            <w:rFonts w:ascii="Times New Roman" w:hAnsi="Times New Roman" w:cs="Times New Roman"/>
            <w:sz w:val="24"/>
            <w:szCs w:val="24"/>
            <w:rPrChange w:id="1360" w:author="Emeson Santos" w:date="2019-08-15T22:29:00Z">
              <w:rPr>
                <w:rFonts w:ascii="Times New Roman" w:hAnsi="Times New Roman" w:cs="Times New Roman"/>
                <w:color w:val="FF0000"/>
                <w:sz w:val="24"/>
                <w:szCs w:val="24"/>
              </w:rPr>
            </w:rPrChange>
          </w:rPr>
          <w:t xml:space="preserve">em relação </w:t>
        </w:r>
      </w:ins>
      <w:ins w:id="1361" w:author="Emeson Santos" w:date="2019-08-15T22:29:00Z">
        <w:r w:rsidR="003C2287" w:rsidRPr="002B2F96">
          <w:rPr>
            <w:rFonts w:ascii="Times New Roman" w:hAnsi="Times New Roman" w:cs="Times New Roman"/>
            <w:sz w:val="24"/>
            <w:szCs w:val="24"/>
            <w:rPrChange w:id="1362" w:author="Emeson Santos" w:date="2019-08-15T22:29:00Z">
              <w:rPr>
                <w:rFonts w:ascii="Times New Roman" w:hAnsi="Times New Roman" w:cs="Times New Roman"/>
                <w:color w:val="FF0000"/>
                <w:sz w:val="24"/>
                <w:szCs w:val="24"/>
              </w:rPr>
            </w:rPrChange>
          </w:rPr>
          <w:t>ao</w:t>
        </w:r>
      </w:ins>
      <w:ins w:id="1363" w:author="Emeson Santos" w:date="2019-08-15T22:27:00Z">
        <w:r w:rsidR="003C2287" w:rsidRPr="002B2F96">
          <w:rPr>
            <w:rFonts w:ascii="Times New Roman" w:hAnsi="Times New Roman" w:cs="Times New Roman"/>
            <w:sz w:val="24"/>
            <w:szCs w:val="24"/>
            <w:rPrChange w:id="1364" w:author="Emeson Santos" w:date="2019-08-15T22:29:00Z">
              <w:rPr>
                <w:rFonts w:ascii="Times New Roman" w:hAnsi="Times New Roman" w:cs="Times New Roman"/>
                <w:color w:val="FF0000"/>
                <w:sz w:val="24"/>
                <w:szCs w:val="24"/>
              </w:rPr>
            </w:rPrChange>
          </w:rPr>
          <w:t>s processos.</w:t>
        </w:r>
      </w:ins>
      <w:ins w:id="1365" w:author="Emeson Santos" w:date="2019-08-15T20:39:00Z">
        <w:r w:rsidR="002E0E14">
          <w:rPr>
            <w:rFonts w:ascii="Times New Roman" w:hAnsi="Times New Roman" w:cs="Times New Roman"/>
            <w:color w:val="FF0000"/>
            <w:sz w:val="24"/>
            <w:szCs w:val="24"/>
          </w:rPr>
          <w:t xml:space="preserve"> </w:t>
        </w:r>
      </w:ins>
    </w:p>
    <w:p w14:paraId="0517F49D" w14:textId="77777777" w:rsidR="005B3441" w:rsidRDefault="005B3441">
      <w:pPr>
        <w:spacing w:after="160" w:line="259" w:lineRule="auto"/>
        <w:ind w:firstLine="720"/>
        <w:jc w:val="both"/>
        <w:rPr>
          <w:ins w:id="1366" w:author="Emeson Santos" w:date="2019-08-15T21:54:00Z"/>
          <w:rFonts w:ascii="Times New Roman" w:hAnsi="Times New Roman" w:cs="Times New Roman"/>
          <w:color w:val="FF0000"/>
          <w:sz w:val="24"/>
          <w:szCs w:val="24"/>
        </w:rPr>
        <w:pPrChange w:id="1367" w:author="Emeson Santos" w:date="2019-08-15T21:54:00Z">
          <w:pPr>
            <w:spacing w:after="160" w:line="259" w:lineRule="auto"/>
            <w:ind w:firstLine="444"/>
            <w:jc w:val="both"/>
          </w:pPr>
        </w:pPrChange>
      </w:pPr>
    </w:p>
    <w:p w14:paraId="4279FD2C" w14:textId="77777777" w:rsidR="005B3441" w:rsidRDefault="005B3441">
      <w:pPr>
        <w:spacing w:after="160" w:line="259" w:lineRule="auto"/>
        <w:ind w:firstLine="720"/>
        <w:jc w:val="both"/>
        <w:rPr>
          <w:moveTo w:id="1368" w:author="Emeson Santos" w:date="2019-08-15T21:54:00Z"/>
          <w:rStyle w:val="textline"/>
          <w:rFonts w:ascii="Times New Roman" w:hAnsi="Times New Roman" w:cs="Times New Roman"/>
          <w:color w:val="000000" w:themeColor="text1"/>
          <w:sz w:val="24"/>
          <w:szCs w:val="24"/>
          <w:shd w:val="clear" w:color="auto" w:fill="FFFFFF"/>
        </w:rPr>
        <w:pPrChange w:id="1369" w:author="Emeson Santos" w:date="2019-08-15T21:54:00Z">
          <w:pPr>
            <w:spacing w:after="160" w:line="259" w:lineRule="auto"/>
            <w:ind w:firstLine="360"/>
            <w:jc w:val="both"/>
          </w:pPr>
        </w:pPrChange>
      </w:pPr>
      <w:moveToRangeStart w:id="1370" w:author="Emeson Santos" w:date="2019-08-15T21:54:00Z" w:name="move16798468"/>
      <w:moveTo w:id="1371" w:author="Emeson Santos" w:date="2019-08-15T21:54:00Z">
        <w:r w:rsidRPr="00041A06">
          <w:rPr>
            <w:rFonts w:ascii="Times New Roman" w:hAnsi="Times New Roman" w:cs="Times New Roman"/>
            <w:color w:val="000000" w:themeColor="text1"/>
            <w:sz w:val="24"/>
            <w:szCs w:val="24"/>
          </w:rPr>
          <w:t>Segundo Cavalcanti (2017, p. 141),</w:t>
        </w:r>
        <w:r>
          <w:rPr>
            <w:rFonts w:ascii="Times New Roman" w:hAnsi="Times New Roman" w:cs="Times New Roman"/>
            <w:color w:val="000000" w:themeColor="text1"/>
            <w:sz w:val="24"/>
            <w:szCs w:val="24"/>
          </w:rPr>
          <w:t xml:space="preserve"> </w:t>
        </w:r>
        <w:r>
          <w:rPr>
            <w:rStyle w:val="textline"/>
            <w:rFonts w:ascii="Times New Roman" w:hAnsi="Times New Roman" w:cs="Times New Roman"/>
            <w:color w:val="000000" w:themeColor="text1"/>
            <w:sz w:val="24"/>
            <w:szCs w:val="24"/>
            <w:shd w:val="clear" w:color="auto" w:fill="FFFFFF"/>
          </w:rPr>
          <w:t>O mapeamento de processos são várias tarefas, ou atividades, dos processos existentes que são representadas seguindo uma notação e permitindo uma boa compreensão, e um melhor gerenciamento de seus processos e de seus componentes.</w:t>
        </w:r>
        <w:commentRangeStart w:id="1372"/>
        <w:commentRangeEnd w:id="1372"/>
        <w:r>
          <w:rPr>
            <w:rStyle w:val="Refdecomentrio"/>
          </w:rPr>
          <w:commentReference w:id="1372"/>
        </w:r>
      </w:moveTo>
    </w:p>
    <w:moveToRangeEnd w:id="1370"/>
    <w:p w14:paraId="3AC19C67" w14:textId="0085BEA4" w:rsidR="004D4C37" w:rsidRPr="000C7D8A" w:rsidDel="005B3441" w:rsidRDefault="005B3441">
      <w:pPr>
        <w:spacing w:after="160" w:line="259" w:lineRule="auto"/>
        <w:ind w:firstLine="444"/>
        <w:jc w:val="both"/>
        <w:rPr>
          <w:del w:id="1373" w:author="Emeson Santos" w:date="2019-08-15T21:54:00Z"/>
          <w:rFonts w:ascii="Times New Roman" w:hAnsi="Times New Roman" w:cs="Times New Roman"/>
          <w:color w:val="FF0000"/>
          <w:sz w:val="24"/>
          <w:szCs w:val="24"/>
        </w:rPr>
        <w:pPrChange w:id="1374" w:author="Emeson Santos" w:date="2019-08-15T20:58:00Z">
          <w:pPr>
            <w:spacing w:after="160" w:line="259" w:lineRule="auto"/>
            <w:ind w:left="12" w:firstLine="696"/>
            <w:jc w:val="both"/>
          </w:pPr>
        </w:pPrChange>
      </w:pPr>
      <w:ins w:id="1375" w:author="Emeson Santos" w:date="2019-08-15T21:54:00Z">
        <w:r>
          <w:rPr>
            <w:rFonts w:ascii="Times New Roman" w:hAnsi="Times New Roman" w:cs="Times New Roman"/>
            <w:color w:val="FF0000"/>
            <w:sz w:val="24"/>
            <w:szCs w:val="24"/>
          </w:rPr>
          <w:lastRenderedPageBreak/>
          <w:tab/>
        </w:r>
      </w:ins>
    </w:p>
    <w:p w14:paraId="309A0093" w14:textId="0BC66A1D" w:rsidR="004D4C37" w:rsidRPr="000C7D8A" w:rsidDel="002E0E14" w:rsidRDefault="004D4C37">
      <w:pPr>
        <w:spacing w:after="160"/>
        <w:jc w:val="both"/>
        <w:rPr>
          <w:del w:id="1376" w:author="Emeson Santos" w:date="2019-08-15T20:42:00Z"/>
          <w:rFonts w:ascii="Times New Roman" w:hAnsi="Times New Roman" w:cs="Times New Roman"/>
          <w:color w:val="FF0000"/>
          <w:sz w:val="24"/>
          <w:szCs w:val="24"/>
        </w:rPr>
        <w:pPrChange w:id="1377" w:author="Emeson Santos" w:date="2019-08-15T21:54:00Z">
          <w:pPr>
            <w:spacing w:after="160"/>
            <w:ind w:left="2268" w:firstLine="697"/>
            <w:jc w:val="both"/>
          </w:pPr>
        </w:pPrChange>
      </w:pPr>
      <w:commentRangeStart w:id="1378"/>
      <w:commentRangeStart w:id="1379"/>
      <w:del w:id="1380" w:author="Emeson Santos" w:date="2019-08-15T20:42:00Z">
        <w:r w:rsidRPr="000C7D8A" w:rsidDel="002E0E14">
          <w:rPr>
            <w:rFonts w:ascii="Times New Roman" w:hAnsi="Times New Roman" w:cs="Times New Roman"/>
            <w:color w:val="FF0000"/>
            <w:sz w:val="24"/>
            <w:szCs w:val="24"/>
          </w:rPr>
          <w:delText xml:space="preserve"> </w:delText>
        </w:r>
        <w:r w:rsidRPr="000C7D8A" w:rsidDel="002E0E14">
          <w:rPr>
            <w:rFonts w:ascii="Times New Roman" w:hAnsi="Times New Roman" w:cs="Times New Roman"/>
            <w:color w:val="FF0000"/>
          </w:rPr>
          <w:delText>É um processo tipicamente interfuncional ponta a ponta (e até interorganizacional ponta a ponta) que agrega valor diretamente para o cliente. Processos primários são frequentemente referenciados como processos essenciais ou finalísticos, pois representam as atividades essenciais que uma organização executa para cumprir sua missão. Esses processos constroem a percepção de valor pelo cliente por estarem diretamente relacionados à experiência de consumo do produto ou serviço.</w:delText>
        </w:r>
        <w:commentRangeEnd w:id="1304"/>
        <w:r w:rsidR="004C52B2" w:rsidDel="002E0E14">
          <w:rPr>
            <w:rStyle w:val="Refdecomentrio"/>
          </w:rPr>
          <w:commentReference w:id="1304"/>
        </w:r>
      </w:del>
    </w:p>
    <w:p w14:paraId="00511987" w14:textId="7033EF11" w:rsidR="00E47D7E" w:rsidDel="00885562" w:rsidRDefault="00E47D7E">
      <w:pPr>
        <w:spacing w:after="160" w:line="259" w:lineRule="auto"/>
        <w:jc w:val="both"/>
        <w:rPr>
          <w:del w:id="1381" w:author="Emeson Santos" w:date="2019-08-15T20:45:00Z"/>
          <w:rFonts w:ascii="Times New Roman" w:hAnsi="Times New Roman" w:cs="Times New Roman"/>
          <w:color w:val="000000" w:themeColor="text1"/>
          <w:sz w:val="24"/>
          <w:szCs w:val="24"/>
          <w:shd w:val="clear" w:color="auto" w:fill="FFFFFF"/>
        </w:rPr>
        <w:pPrChange w:id="1382" w:author="Emeson Santos" w:date="2019-08-15T21:54:00Z">
          <w:pPr>
            <w:spacing w:after="160" w:line="259" w:lineRule="auto"/>
            <w:ind w:left="12" w:firstLine="696"/>
            <w:jc w:val="both"/>
          </w:pPr>
        </w:pPrChange>
      </w:pPr>
      <w:r w:rsidRPr="002268E6">
        <w:rPr>
          <w:rFonts w:ascii="Times New Roman" w:hAnsi="Times New Roman" w:cs="Times New Roman"/>
          <w:color w:val="000000" w:themeColor="text1"/>
          <w:sz w:val="24"/>
          <w:szCs w:val="24"/>
          <w:shd w:val="clear" w:color="auto" w:fill="FFFFFF"/>
        </w:rPr>
        <w:t>A</w:t>
      </w:r>
      <w:r w:rsidR="00B55260">
        <w:rPr>
          <w:rFonts w:ascii="Times New Roman" w:hAnsi="Times New Roman" w:cs="Times New Roman"/>
          <w:color w:val="000000" w:themeColor="text1"/>
          <w:sz w:val="24"/>
          <w:szCs w:val="24"/>
          <w:shd w:val="clear" w:color="auto" w:fill="FFFFFF"/>
        </w:rPr>
        <w:t xml:space="preserve"> figura 1 exibe</w:t>
      </w:r>
      <w:r w:rsidRPr="002268E6">
        <w:rPr>
          <w:rFonts w:ascii="Times New Roman" w:hAnsi="Times New Roman" w:cs="Times New Roman"/>
          <w:color w:val="000000" w:themeColor="text1"/>
          <w:sz w:val="24"/>
          <w:szCs w:val="24"/>
          <w:shd w:val="clear" w:color="auto" w:fill="FFFFFF"/>
        </w:rPr>
        <w:t xml:space="preserve"> </w:t>
      </w:r>
      <w:r w:rsidR="00B55260">
        <w:rPr>
          <w:rFonts w:ascii="Times New Roman" w:hAnsi="Times New Roman" w:cs="Times New Roman"/>
          <w:color w:val="000000" w:themeColor="text1"/>
          <w:sz w:val="24"/>
          <w:szCs w:val="24"/>
          <w:shd w:val="clear" w:color="auto" w:fill="FFFFFF"/>
        </w:rPr>
        <w:t xml:space="preserve">o </w:t>
      </w:r>
      <w:r w:rsidRPr="002268E6">
        <w:rPr>
          <w:rFonts w:ascii="Times New Roman" w:hAnsi="Times New Roman" w:cs="Times New Roman"/>
          <w:color w:val="000000" w:themeColor="text1"/>
          <w:sz w:val="24"/>
          <w:szCs w:val="24"/>
          <w:shd w:val="clear" w:color="auto" w:fill="FFFFFF"/>
        </w:rPr>
        <w:t>ciclo de vida</w:t>
      </w:r>
      <w:r w:rsidR="00B55260">
        <w:rPr>
          <w:rFonts w:ascii="Times New Roman" w:hAnsi="Times New Roman" w:cs="Times New Roman"/>
          <w:color w:val="000000" w:themeColor="text1"/>
          <w:sz w:val="24"/>
          <w:szCs w:val="24"/>
          <w:shd w:val="clear" w:color="auto" w:fill="FFFFFF"/>
        </w:rPr>
        <w:t xml:space="preserve"> </w:t>
      </w:r>
      <w:r w:rsidR="00387DA1" w:rsidRPr="002268E6">
        <w:rPr>
          <w:rFonts w:ascii="Times New Roman" w:hAnsi="Times New Roman" w:cs="Times New Roman"/>
          <w:color w:val="000000" w:themeColor="text1"/>
          <w:sz w:val="24"/>
          <w:szCs w:val="24"/>
          <w:shd w:val="clear" w:color="auto" w:fill="FFFFFF"/>
        </w:rPr>
        <w:t>conhecido como PDCA</w:t>
      </w:r>
      <w:r w:rsidRPr="002268E6">
        <w:rPr>
          <w:rFonts w:ascii="Times New Roman" w:hAnsi="Times New Roman" w:cs="Times New Roman"/>
          <w:color w:val="000000" w:themeColor="text1"/>
          <w:sz w:val="24"/>
          <w:szCs w:val="24"/>
          <w:shd w:val="clear" w:color="auto" w:fill="FFFFFF"/>
        </w:rPr>
        <w:t xml:space="preserve"> </w:t>
      </w:r>
      <w:r w:rsidR="00B55260">
        <w:rPr>
          <w:rFonts w:ascii="Times New Roman" w:hAnsi="Times New Roman" w:cs="Times New Roman"/>
          <w:color w:val="000000" w:themeColor="text1"/>
          <w:sz w:val="24"/>
          <w:szCs w:val="24"/>
          <w:shd w:val="clear" w:color="auto" w:fill="FFFFFF"/>
        </w:rPr>
        <w:t>de modelagem de processos</w:t>
      </w:r>
      <w:r w:rsidR="00B55260" w:rsidRPr="002268E6">
        <w:rPr>
          <w:rFonts w:ascii="Times New Roman" w:hAnsi="Times New Roman" w:cs="Times New Roman"/>
          <w:color w:val="000000" w:themeColor="text1"/>
          <w:sz w:val="24"/>
          <w:szCs w:val="24"/>
          <w:shd w:val="clear" w:color="auto" w:fill="FFFFFF"/>
        </w:rPr>
        <w:t xml:space="preserve"> </w:t>
      </w:r>
      <w:r w:rsidR="00B55260">
        <w:rPr>
          <w:rFonts w:ascii="Times New Roman" w:hAnsi="Times New Roman" w:cs="Times New Roman"/>
          <w:color w:val="000000" w:themeColor="text1"/>
          <w:sz w:val="24"/>
          <w:szCs w:val="24"/>
          <w:shd w:val="clear" w:color="auto" w:fill="FFFFFF"/>
        </w:rPr>
        <w:t xml:space="preserve">de negócios, </w:t>
      </w:r>
      <w:r w:rsidRPr="002268E6">
        <w:rPr>
          <w:rFonts w:ascii="Times New Roman" w:hAnsi="Times New Roman" w:cs="Times New Roman"/>
          <w:color w:val="000000" w:themeColor="text1"/>
          <w:sz w:val="24"/>
          <w:szCs w:val="24"/>
          <w:shd w:val="clear" w:color="auto" w:fill="FFFFFF"/>
        </w:rPr>
        <w:t>onde</w:t>
      </w:r>
      <w:del w:id="1383" w:author="Emeson Santos" w:date="2019-08-15T20:59:00Z">
        <w:r w:rsidRPr="002268E6" w:rsidDel="00831B42">
          <w:rPr>
            <w:rFonts w:ascii="Times New Roman" w:hAnsi="Times New Roman" w:cs="Times New Roman"/>
            <w:color w:val="000000" w:themeColor="text1"/>
            <w:sz w:val="24"/>
            <w:szCs w:val="24"/>
            <w:shd w:val="clear" w:color="auto" w:fill="FFFFFF"/>
          </w:rPr>
          <w:delText xml:space="preserve"> segundo</w:delText>
        </w:r>
      </w:del>
      <w:r w:rsidRPr="002268E6">
        <w:rPr>
          <w:rFonts w:ascii="Times New Roman" w:hAnsi="Times New Roman" w:cs="Times New Roman"/>
          <w:color w:val="000000" w:themeColor="text1"/>
          <w:sz w:val="24"/>
          <w:szCs w:val="24"/>
          <w:shd w:val="clear" w:color="auto" w:fill="FFFFFF"/>
        </w:rPr>
        <w:t xml:space="preserve"> Campos (2014, p. 26) </w:t>
      </w:r>
      <w:ins w:id="1384" w:author="Emeson Santos" w:date="2019-08-15T20:59:00Z">
        <w:r w:rsidR="00831B42">
          <w:rPr>
            <w:rFonts w:ascii="Times New Roman" w:hAnsi="Times New Roman" w:cs="Times New Roman"/>
            <w:color w:val="000000" w:themeColor="text1"/>
            <w:sz w:val="24"/>
            <w:szCs w:val="24"/>
            <w:shd w:val="clear" w:color="auto" w:fill="FFFFFF"/>
          </w:rPr>
          <w:t>declara que se</w:t>
        </w:r>
      </w:ins>
      <w:del w:id="1385" w:author="Emeson Santos" w:date="2019-08-15T20:59:00Z">
        <w:r w:rsidRPr="002268E6" w:rsidDel="00831B42">
          <w:rPr>
            <w:rFonts w:ascii="Times New Roman" w:hAnsi="Times New Roman" w:cs="Times New Roman"/>
            <w:color w:val="000000" w:themeColor="text1"/>
            <w:sz w:val="24"/>
            <w:szCs w:val="24"/>
            <w:shd w:val="clear" w:color="auto" w:fill="FFFFFF"/>
          </w:rPr>
          <w:delText>“</w:delText>
        </w:r>
      </w:del>
      <w:ins w:id="1386" w:author="Emeson Santos" w:date="2019-08-15T20:59:00Z">
        <w:r w:rsidR="00831B42">
          <w:rPr>
            <w:rFonts w:ascii="Times New Roman" w:hAnsi="Times New Roman" w:cs="Times New Roman"/>
            <w:color w:val="000000" w:themeColor="text1"/>
            <w:sz w:val="24"/>
            <w:szCs w:val="24"/>
            <w:shd w:val="clear" w:color="auto" w:fill="FFFFFF"/>
          </w:rPr>
          <w:t xml:space="preserve"> </w:t>
        </w:r>
      </w:ins>
      <w:r w:rsidRPr="002268E6">
        <w:rPr>
          <w:rFonts w:ascii="Times New Roman" w:hAnsi="Times New Roman" w:cs="Times New Roman"/>
          <w:color w:val="000000" w:themeColor="text1"/>
          <w:sz w:val="24"/>
          <w:szCs w:val="24"/>
          <w:shd w:val="clear" w:color="auto" w:fill="FFFFFF"/>
        </w:rPr>
        <w:t>trata</w:t>
      </w:r>
      <w:del w:id="1387" w:author="Emeson Santos" w:date="2019-08-15T20:59:00Z">
        <w:r w:rsidRPr="002268E6" w:rsidDel="00831B42">
          <w:rPr>
            <w:rFonts w:ascii="Times New Roman" w:hAnsi="Times New Roman" w:cs="Times New Roman"/>
            <w:color w:val="000000" w:themeColor="text1"/>
            <w:sz w:val="24"/>
            <w:szCs w:val="24"/>
            <w:shd w:val="clear" w:color="auto" w:fill="FFFFFF"/>
          </w:rPr>
          <w:delText>-se</w:delText>
        </w:r>
      </w:del>
      <w:r w:rsidRPr="002268E6">
        <w:rPr>
          <w:rFonts w:ascii="Times New Roman" w:hAnsi="Times New Roman" w:cs="Times New Roman"/>
          <w:color w:val="000000" w:themeColor="text1"/>
          <w:sz w:val="24"/>
          <w:szCs w:val="24"/>
          <w:shd w:val="clear" w:color="auto" w:fill="FFFFFF"/>
        </w:rPr>
        <w:t xml:space="preserve"> de um método que </w:t>
      </w:r>
      <w:ins w:id="1388" w:author="Emeson Santos" w:date="2019-08-15T20:59:00Z">
        <w:r w:rsidR="00831B42">
          <w:rPr>
            <w:rFonts w:ascii="Times New Roman" w:hAnsi="Times New Roman" w:cs="Times New Roman"/>
            <w:color w:val="000000" w:themeColor="text1"/>
            <w:sz w:val="24"/>
            <w:szCs w:val="24"/>
            <w:shd w:val="clear" w:color="auto" w:fill="FFFFFF"/>
          </w:rPr>
          <w:t xml:space="preserve">é </w:t>
        </w:r>
      </w:ins>
      <w:r w:rsidRPr="002268E6">
        <w:rPr>
          <w:rFonts w:ascii="Times New Roman" w:hAnsi="Times New Roman" w:cs="Times New Roman"/>
          <w:color w:val="000000" w:themeColor="text1"/>
          <w:sz w:val="24"/>
          <w:szCs w:val="24"/>
          <w:shd w:val="clear" w:color="auto" w:fill="FFFFFF"/>
        </w:rPr>
        <w:t>aplica</w:t>
      </w:r>
      <w:ins w:id="1389" w:author="Emeson Santos" w:date="2019-08-15T21:00:00Z">
        <w:r w:rsidR="00831B42">
          <w:rPr>
            <w:rFonts w:ascii="Times New Roman" w:hAnsi="Times New Roman" w:cs="Times New Roman"/>
            <w:color w:val="000000" w:themeColor="text1"/>
            <w:sz w:val="24"/>
            <w:szCs w:val="24"/>
            <w:shd w:val="clear" w:color="auto" w:fill="FFFFFF"/>
          </w:rPr>
          <w:t>do de forma</w:t>
        </w:r>
      </w:ins>
      <w:r w:rsidRPr="002268E6">
        <w:rPr>
          <w:rFonts w:ascii="Times New Roman" w:hAnsi="Times New Roman" w:cs="Times New Roman"/>
          <w:color w:val="000000" w:themeColor="text1"/>
          <w:sz w:val="24"/>
          <w:szCs w:val="24"/>
          <w:shd w:val="clear" w:color="auto" w:fill="FFFFFF"/>
        </w:rPr>
        <w:t xml:space="preserve"> continua e progressiv</w:t>
      </w:r>
      <w:ins w:id="1390" w:author="Emeson Santos" w:date="2019-08-15T21:00:00Z">
        <w:r w:rsidR="00831B42">
          <w:rPr>
            <w:rFonts w:ascii="Times New Roman" w:hAnsi="Times New Roman" w:cs="Times New Roman"/>
            <w:color w:val="000000" w:themeColor="text1"/>
            <w:sz w:val="24"/>
            <w:szCs w:val="24"/>
            <w:shd w:val="clear" w:color="auto" w:fill="FFFFFF"/>
          </w:rPr>
          <w:t>a</w:t>
        </w:r>
      </w:ins>
      <w:del w:id="1391" w:author="Emeson Santos" w:date="2019-08-15T21:00:00Z">
        <w:r w:rsidRPr="002268E6" w:rsidDel="00831B42">
          <w:rPr>
            <w:rFonts w:ascii="Times New Roman" w:hAnsi="Times New Roman" w:cs="Times New Roman"/>
            <w:color w:val="000000" w:themeColor="text1"/>
            <w:sz w:val="24"/>
            <w:szCs w:val="24"/>
            <w:shd w:val="clear" w:color="auto" w:fill="FFFFFF"/>
          </w:rPr>
          <w:delText>amente</w:delText>
        </w:r>
      </w:del>
      <w:r w:rsidRPr="002268E6">
        <w:rPr>
          <w:rFonts w:ascii="Times New Roman" w:hAnsi="Times New Roman" w:cs="Times New Roman"/>
          <w:color w:val="000000" w:themeColor="text1"/>
          <w:sz w:val="24"/>
          <w:szCs w:val="24"/>
          <w:shd w:val="clear" w:color="auto" w:fill="FFFFFF"/>
        </w:rPr>
        <w:t xml:space="preserve"> </w:t>
      </w:r>
      <w:ins w:id="1392" w:author="Emeson Santos" w:date="2019-08-15T21:00:00Z">
        <w:r w:rsidR="00831B42">
          <w:rPr>
            <w:rFonts w:ascii="Times New Roman" w:hAnsi="Times New Roman" w:cs="Times New Roman"/>
            <w:color w:val="000000" w:themeColor="text1"/>
            <w:sz w:val="24"/>
            <w:szCs w:val="24"/>
            <w:shd w:val="clear" w:color="auto" w:fill="FFFFFF"/>
          </w:rPr>
          <w:t xml:space="preserve">através de </w:t>
        </w:r>
      </w:ins>
      <w:r w:rsidRPr="002268E6">
        <w:rPr>
          <w:rFonts w:ascii="Times New Roman" w:hAnsi="Times New Roman" w:cs="Times New Roman"/>
          <w:color w:val="000000" w:themeColor="text1"/>
          <w:sz w:val="24"/>
          <w:szCs w:val="24"/>
          <w:shd w:val="clear" w:color="auto" w:fill="FFFFFF"/>
        </w:rPr>
        <w:t xml:space="preserve">um conjunto de quatro </w:t>
      </w:r>
      <w:ins w:id="1393" w:author="Emeson Santos" w:date="2019-08-15T21:00:00Z">
        <w:r w:rsidR="00831B42">
          <w:rPr>
            <w:rFonts w:ascii="Times New Roman" w:hAnsi="Times New Roman" w:cs="Times New Roman"/>
            <w:color w:val="000000" w:themeColor="text1"/>
            <w:sz w:val="24"/>
            <w:szCs w:val="24"/>
            <w:shd w:val="clear" w:color="auto" w:fill="FFFFFF"/>
          </w:rPr>
          <w:t>etapas</w:t>
        </w:r>
      </w:ins>
      <w:del w:id="1394" w:author="Emeson Santos" w:date="2019-08-15T21:00:00Z">
        <w:r w:rsidRPr="002268E6" w:rsidDel="00831B42">
          <w:rPr>
            <w:rFonts w:ascii="Times New Roman" w:hAnsi="Times New Roman" w:cs="Times New Roman"/>
            <w:color w:val="000000" w:themeColor="text1"/>
            <w:sz w:val="24"/>
            <w:szCs w:val="24"/>
            <w:shd w:val="clear" w:color="auto" w:fill="FFFFFF"/>
          </w:rPr>
          <w:delText>passos</w:delText>
        </w:r>
      </w:del>
      <w:r w:rsidRPr="002268E6">
        <w:rPr>
          <w:rFonts w:ascii="Times New Roman" w:hAnsi="Times New Roman" w:cs="Times New Roman"/>
          <w:color w:val="000000" w:themeColor="text1"/>
          <w:sz w:val="24"/>
          <w:szCs w:val="24"/>
          <w:shd w:val="clear" w:color="auto" w:fill="FFFFFF"/>
        </w:rPr>
        <w:t>:</w:t>
      </w:r>
      <w:r w:rsidR="00824C17" w:rsidRPr="002268E6">
        <w:rPr>
          <w:rFonts w:ascii="Times New Roman" w:hAnsi="Times New Roman" w:cs="Times New Roman"/>
          <w:color w:val="000000" w:themeColor="text1"/>
          <w:sz w:val="24"/>
          <w:szCs w:val="24"/>
          <w:shd w:val="clear" w:color="auto" w:fill="FFFFFF"/>
        </w:rPr>
        <w:t xml:space="preserve"> </w:t>
      </w:r>
      <w:proofErr w:type="spellStart"/>
      <w:r w:rsidR="00824C17" w:rsidRPr="002268E6">
        <w:rPr>
          <w:rFonts w:ascii="Times New Roman" w:hAnsi="Times New Roman" w:cs="Times New Roman"/>
          <w:i/>
          <w:iCs/>
          <w:color w:val="000000" w:themeColor="text1"/>
          <w:sz w:val="24"/>
          <w:szCs w:val="24"/>
          <w:shd w:val="clear" w:color="auto" w:fill="FFFFFF"/>
        </w:rPr>
        <w:t>Plan</w:t>
      </w:r>
      <w:proofErr w:type="spellEnd"/>
      <w:r w:rsidR="00FB505B">
        <w:rPr>
          <w:rFonts w:ascii="Times New Roman" w:hAnsi="Times New Roman" w:cs="Times New Roman"/>
          <w:i/>
          <w:iCs/>
          <w:color w:val="000000" w:themeColor="text1"/>
          <w:sz w:val="24"/>
          <w:szCs w:val="24"/>
          <w:shd w:val="clear" w:color="auto" w:fill="FFFFFF"/>
        </w:rPr>
        <w:t xml:space="preserve"> </w:t>
      </w:r>
      <w:r w:rsidR="00824C17" w:rsidRPr="002268E6">
        <w:rPr>
          <w:rFonts w:ascii="Times New Roman" w:hAnsi="Times New Roman" w:cs="Times New Roman"/>
          <w:color w:val="000000" w:themeColor="text1"/>
          <w:sz w:val="24"/>
          <w:szCs w:val="24"/>
          <w:shd w:val="clear" w:color="auto" w:fill="FFFFFF"/>
        </w:rPr>
        <w:t xml:space="preserve">(Planejar), </w:t>
      </w:r>
      <w:r w:rsidR="00824C17" w:rsidRPr="002268E6">
        <w:rPr>
          <w:rFonts w:ascii="Times New Roman" w:hAnsi="Times New Roman" w:cs="Times New Roman"/>
          <w:i/>
          <w:iCs/>
          <w:color w:val="000000" w:themeColor="text1"/>
          <w:sz w:val="24"/>
          <w:szCs w:val="24"/>
          <w:shd w:val="clear" w:color="auto" w:fill="FFFFFF"/>
        </w:rPr>
        <w:t xml:space="preserve">Do </w:t>
      </w:r>
      <w:r w:rsidR="00824C17" w:rsidRPr="002268E6">
        <w:rPr>
          <w:rFonts w:ascii="Times New Roman" w:hAnsi="Times New Roman" w:cs="Times New Roman"/>
          <w:color w:val="000000" w:themeColor="text1"/>
          <w:sz w:val="24"/>
          <w:szCs w:val="24"/>
          <w:shd w:val="clear" w:color="auto" w:fill="FFFFFF"/>
        </w:rPr>
        <w:t>(executar)</w:t>
      </w:r>
      <w:r w:rsidR="00824C17" w:rsidRPr="002268E6">
        <w:rPr>
          <w:rFonts w:ascii="Times New Roman" w:hAnsi="Times New Roman" w:cs="Times New Roman"/>
          <w:i/>
          <w:iCs/>
          <w:color w:val="000000" w:themeColor="text1"/>
          <w:sz w:val="24"/>
          <w:szCs w:val="24"/>
          <w:shd w:val="clear" w:color="auto" w:fill="FFFFFF"/>
        </w:rPr>
        <w:t xml:space="preserve">, </w:t>
      </w:r>
      <w:proofErr w:type="spellStart"/>
      <w:r w:rsidR="00824C17" w:rsidRPr="002268E6">
        <w:rPr>
          <w:rFonts w:ascii="Times New Roman" w:hAnsi="Times New Roman" w:cs="Times New Roman"/>
          <w:i/>
          <w:iCs/>
          <w:color w:val="000000" w:themeColor="text1"/>
          <w:sz w:val="24"/>
          <w:szCs w:val="24"/>
          <w:shd w:val="clear" w:color="auto" w:fill="FFFFFF"/>
        </w:rPr>
        <w:t>Check</w:t>
      </w:r>
      <w:proofErr w:type="spellEnd"/>
      <w:r w:rsidR="00824C17" w:rsidRPr="002268E6">
        <w:rPr>
          <w:rFonts w:ascii="Times New Roman" w:hAnsi="Times New Roman" w:cs="Times New Roman"/>
          <w:i/>
          <w:iCs/>
          <w:color w:val="000000" w:themeColor="text1"/>
          <w:sz w:val="24"/>
          <w:szCs w:val="24"/>
          <w:shd w:val="clear" w:color="auto" w:fill="FFFFFF"/>
        </w:rPr>
        <w:t xml:space="preserve"> </w:t>
      </w:r>
      <w:r w:rsidR="00824C17" w:rsidRPr="002268E6">
        <w:rPr>
          <w:rFonts w:ascii="Times New Roman" w:hAnsi="Times New Roman" w:cs="Times New Roman"/>
          <w:color w:val="000000" w:themeColor="text1"/>
          <w:sz w:val="24"/>
          <w:szCs w:val="24"/>
          <w:shd w:val="clear" w:color="auto" w:fill="FFFFFF"/>
        </w:rPr>
        <w:t>(Verificar)</w:t>
      </w:r>
      <w:r w:rsidR="00824C17" w:rsidRPr="002268E6">
        <w:rPr>
          <w:rFonts w:ascii="Times New Roman" w:hAnsi="Times New Roman" w:cs="Times New Roman"/>
          <w:i/>
          <w:iCs/>
          <w:color w:val="000000" w:themeColor="text1"/>
          <w:sz w:val="24"/>
          <w:szCs w:val="24"/>
          <w:shd w:val="clear" w:color="auto" w:fill="FFFFFF"/>
        </w:rPr>
        <w:t xml:space="preserve">, ACT </w:t>
      </w:r>
      <w:r w:rsidR="00824C17" w:rsidRPr="002268E6">
        <w:rPr>
          <w:rFonts w:ascii="Times New Roman" w:hAnsi="Times New Roman" w:cs="Times New Roman"/>
          <w:color w:val="000000" w:themeColor="text1"/>
          <w:sz w:val="24"/>
          <w:szCs w:val="24"/>
          <w:shd w:val="clear" w:color="auto" w:fill="FFFFFF"/>
        </w:rPr>
        <w:t>(Agir).</w:t>
      </w:r>
      <w:r w:rsidRPr="002268E6">
        <w:rPr>
          <w:rFonts w:ascii="Times New Roman" w:hAnsi="Times New Roman" w:cs="Times New Roman"/>
          <w:color w:val="000000" w:themeColor="text1"/>
          <w:sz w:val="24"/>
          <w:szCs w:val="24"/>
          <w:shd w:val="clear" w:color="auto" w:fill="FFFFFF"/>
        </w:rPr>
        <w:t>”</w:t>
      </w:r>
      <w:commentRangeEnd w:id="1378"/>
      <w:r w:rsidR="00831B42">
        <w:rPr>
          <w:rStyle w:val="Refdecomentrio"/>
        </w:rPr>
        <w:commentReference w:id="1378"/>
      </w:r>
      <w:commentRangeEnd w:id="1379"/>
      <w:r w:rsidR="00A56173">
        <w:rPr>
          <w:rStyle w:val="Refdecomentrio"/>
        </w:rPr>
        <w:commentReference w:id="1379"/>
      </w:r>
    </w:p>
    <w:p w14:paraId="1979BD5D" w14:textId="2186EFCE" w:rsidR="004C776B" w:rsidDel="00371669" w:rsidRDefault="004C776B">
      <w:pPr>
        <w:spacing w:after="160" w:line="259" w:lineRule="auto"/>
        <w:jc w:val="both"/>
        <w:rPr>
          <w:del w:id="1395" w:author="Emeson Santos" w:date="2019-08-15T20:44:00Z"/>
          <w:rFonts w:ascii="Times New Roman" w:hAnsi="Times New Roman" w:cs="Times New Roman"/>
          <w:color w:val="FF0000"/>
          <w:sz w:val="24"/>
          <w:szCs w:val="24"/>
          <w:shd w:val="clear" w:color="auto" w:fill="FFFFFF"/>
        </w:rPr>
        <w:pPrChange w:id="1396" w:author="Emeson Santos" w:date="2019-08-15T21:54:00Z">
          <w:pPr>
            <w:spacing w:after="160" w:line="259" w:lineRule="auto"/>
            <w:ind w:left="12" w:firstLine="696"/>
            <w:jc w:val="both"/>
          </w:pPr>
        </w:pPrChange>
      </w:pPr>
      <w:del w:id="1397" w:author="Emeson Santos" w:date="2019-08-15T20:45:00Z">
        <w:r w:rsidRPr="004C776B" w:rsidDel="00885562">
          <w:rPr>
            <w:rFonts w:ascii="Times New Roman" w:hAnsi="Times New Roman" w:cs="Times New Roman"/>
            <w:color w:val="FF0000"/>
            <w:sz w:val="24"/>
            <w:szCs w:val="24"/>
            <w:shd w:val="clear" w:color="auto" w:fill="FFFFFF"/>
          </w:rPr>
          <w:delText>(...</w:delText>
        </w:r>
        <w:r w:rsidDel="00885562">
          <w:rPr>
            <w:rFonts w:ascii="Times New Roman" w:hAnsi="Times New Roman" w:cs="Times New Roman"/>
            <w:color w:val="FF0000"/>
            <w:sz w:val="24"/>
            <w:szCs w:val="24"/>
            <w:shd w:val="clear" w:color="auto" w:fill="FFFFFF"/>
          </w:rPr>
          <w:delText>construir minha própria figura</w:delText>
        </w:r>
        <w:r w:rsidRPr="004C776B" w:rsidDel="00885562">
          <w:rPr>
            <w:rFonts w:ascii="Times New Roman" w:hAnsi="Times New Roman" w:cs="Times New Roman"/>
            <w:color w:val="FF0000"/>
            <w:sz w:val="24"/>
            <w:szCs w:val="24"/>
            <w:shd w:val="clear" w:color="auto" w:fill="FFFFFF"/>
          </w:rPr>
          <w:delText>)</w:delText>
        </w:r>
      </w:del>
    </w:p>
    <w:p w14:paraId="3D1DFDFE" w14:textId="77777777" w:rsidR="00371669" w:rsidRPr="004C776B" w:rsidRDefault="00371669">
      <w:pPr>
        <w:spacing w:after="160" w:line="259" w:lineRule="auto"/>
        <w:jc w:val="both"/>
        <w:rPr>
          <w:ins w:id="1398" w:author="Emeson Santos" w:date="2019-08-15T20:44:00Z"/>
          <w:rFonts w:ascii="Times New Roman" w:hAnsi="Times New Roman" w:cs="Times New Roman"/>
          <w:color w:val="FF0000"/>
          <w:sz w:val="24"/>
          <w:szCs w:val="24"/>
          <w:shd w:val="clear" w:color="auto" w:fill="FFFFFF"/>
        </w:rPr>
        <w:pPrChange w:id="1399" w:author="Emeson Santos" w:date="2019-08-15T21:54:00Z">
          <w:pPr>
            <w:spacing w:after="160" w:line="259" w:lineRule="auto"/>
            <w:ind w:left="12" w:firstLine="696"/>
            <w:jc w:val="both"/>
          </w:pPr>
        </w:pPrChange>
      </w:pPr>
    </w:p>
    <w:p w14:paraId="6A8BB21C" w14:textId="77777777" w:rsidR="007D20F7" w:rsidRDefault="007D20F7">
      <w:pPr>
        <w:keepNext/>
        <w:spacing w:after="160" w:line="259" w:lineRule="auto"/>
        <w:jc w:val="center"/>
        <w:rPr>
          <w:ins w:id="1400" w:author="Emeson Santos" w:date="2019-08-15T20:52:00Z"/>
        </w:rPr>
        <w:pPrChange w:id="1401" w:author="Emeson Santos" w:date="2019-08-15T20:52:00Z">
          <w:pPr>
            <w:spacing w:after="160" w:line="259" w:lineRule="auto"/>
            <w:jc w:val="center"/>
          </w:pPr>
        </w:pPrChange>
      </w:pPr>
      <w:ins w:id="1402" w:author="Emeson Santos" w:date="2019-08-15T20:47:00Z">
        <w:r>
          <w:rPr>
            <w:noProof/>
          </w:rPr>
          <mc:AlternateContent>
            <mc:Choice Requires="wpg">
              <w:drawing>
                <wp:inline distT="0" distB="0" distL="0" distR="0" wp14:anchorId="34C7D93D" wp14:editId="6042250D">
                  <wp:extent cx="3568231" cy="3139749"/>
                  <wp:effectExtent l="57150" t="38100" r="70485" b="99060"/>
                  <wp:docPr id="2" name="Agrupar 2"/>
                  <wp:cNvGraphicFramePr/>
                  <a:graphic xmlns:a="http://schemas.openxmlformats.org/drawingml/2006/main">
                    <a:graphicData uri="http://schemas.microsoft.com/office/word/2010/wordprocessingGroup">
                      <wpg:wgp>
                        <wpg:cNvGrpSpPr/>
                        <wpg:grpSpPr>
                          <a:xfrm>
                            <a:off x="0" y="0"/>
                            <a:ext cx="3568231" cy="3139749"/>
                            <a:chOff x="1011723" y="136597"/>
                            <a:chExt cx="3568231" cy="3139749"/>
                          </a:xfrm>
                        </wpg:grpSpPr>
                        <wps:wsp>
                          <wps:cNvPr id="8" name="Círculo: Vazio 8"/>
                          <wps:cNvSpPr/>
                          <wps:spPr>
                            <a:xfrm>
                              <a:off x="1011723" y="136597"/>
                              <a:ext cx="3568231" cy="3139749"/>
                            </a:xfrm>
                            <a:prstGeom prst="donut">
                              <a:avLst>
                                <a:gd name="adj" fmla="val 43247"/>
                              </a:avLst>
                            </a:prstGeom>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Dodecágono 9"/>
                          <wps:cNvSpPr/>
                          <wps:spPr>
                            <a:xfrm>
                              <a:off x="3244132" y="539603"/>
                              <a:ext cx="787108" cy="660501"/>
                            </a:xfrm>
                            <a:prstGeom prst="dodecagon">
                              <a:avLst/>
                            </a:prstGeom>
                            <a:ln/>
                          </wps:spPr>
                          <wps:style>
                            <a:lnRef idx="1">
                              <a:schemeClr val="dk1"/>
                            </a:lnRef>
                            <a:fillRef idx="2">
                              <a:schemeClr val="dk1"/>
                            </a:fillRef>
                            <a:effectRef idx="1">
                              <a:schemeClr val="dk1"/>
                            </a:effectRef>
                            <a:fontRef idx="minor">
                              <a:schemeClr val="dk1"/>
                            </a:fontRef>
                          </wps:style>
                          <wps:txbx>
                            <w:txbxContent>
                              <w:p w14:paraId="2853E5E7" w14:textId="77777777" w:rsidR="00254A75" w:rsidRPr="00B14F54" w:rsidRDefault="00254A75" w:rsidP="007D20F7">
                                <w:pPr>
                                  <w:jc w:val="center"/>
                                  <w:rPr>
                                    <w:rFonts w:ascii="Times New Roman" w:hAnsi="Times New Roman" w:cs="Times New Roman"/>
                                    <w:b/>
                                    <w:bCs/>
                                  </w:rPr>
                                </w:pPr>
                                <w:r w:rsidRPr="00B14F54">
                                  <w:rPr>
                                    <w:rFonts w:ascii="Times New Roman" w:hAnsi="Times New Roman" w:cs="Times New Roman"/>
                                    <w:b/>
                                    <w:bCs/>
                                  </w:rPr>
                                  <w:t>Plan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Dodecágono 10"/>
                          <wps:cNvSpPr/>
                          <wps:spPr>
                            <a:xfrm>
                              <a:off x="3196505" y="2113573"/>
                              <a:ext cx="787000" cy="659835"/>
                            </a:xfrm>
                            <a:prstGeom prst="dodecagon">
                              <a:avLst/>
                            </a:prstGeom>
                            <a:ln/>
                          </wps:spPr>
                          <wps:style>
                            <a:lnRef idx="1">
                              <a:schemeClr val="dk1"/>
                            </a:lnRef>
                            <a:fillRef idx="2">
                              <a:schemeClr val="dk1"/>
                            </a:fillRef>
                            <a:effectRef idx="1">
                              <a:schemeClr val="dk1"/>
                            </a:effectRef>
                            <a:fontRef idx="minor">
                              <a:schemeClr val="dk1"/>
                            </a:fontRef>
                          </wps:style>
                          <wps:txbx>
                            <w:txbxContent>
                              <w:p w14:paraId="35A78F48" w14:textId="77777777" w:rsidR="00254A75" w:rsidRPr="00B14F54" w:rsidRDefault="00254A75" w:rsidP="007D20F7">
                                <w:pPr>
                                  <w:jc w:val="center"/>
                                  <w:rPr>
                                    <w:rFonts w:ascii="Times New Roman" w:hAnsi="Times New Roman" w:cs="Times New Roman"/>
                                    <w:b/>
                                    <w:bCs/>
                                  </w:rPr>
                                </w:pPr>
                                <w:r w:rsidRPr="00B14F54">
                                  <w:rPr>
                                    <w:rFonts w:ascii="Times New Roman" w:hAnsi="Times New Roman" w:cs="Times New Roman"/>
                                    <w:b/>
                                    <w:bCs/>
                                  </w:rPr>
                                  <w:t>Do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Dodecágono 12"/>
                          <wps:cNvSpPr/>
                          <wps:spPr>
                            <a:xfrm>
                              <a:off x="1444261" y="2049252"/>
                              <a:ext cx="787000" cy="659835"/>
                            </a:xfrm>
                            <a:prstGeom prst="dodecagon">
                              <a:avLst/>
                            </a:prstGeom>
                            <a:ln/>
                          </wps:spPr>
                          <wps:style>
                            <a:lnRef idx="1">
                              <a:schemeClr val="dk1"/>
                            </a:lnRef>
                            <a:fillRef idx="2">
                              <a:schemeClr val="dk1"/>
                            </a:fillRef>
                            <a:effectRef idx="1">
                              <a:schemeClr val="dk1"/>
                            </a:effectRef>
                            <a:fontRef idx="minor">
                              <a:schemeClr val="dk1"/>
                            </a:fontRef>
                          </wps:style>
                          <wps:txbx>
                            <w:txbxContent>
                              <w:p w14:paraId="7830981E" w14:textId="77777777" w:rsidR="00254A75" w:rsidRPr="00B14F54" w:rsidRDefault="00254A75" w:rsidP="007D20F7">
                                <w:pPr>
                                  <w:jc w:val="center"/>
                                  <w:rPr>
                                    <w:rFonts w:ascii="Times New Roman" w:hAnsi="Times New Roman" w:cs="Times New Roman"/>
                                    <w:b/>
                                    <w:bCs/>
                                  </w:rPr>
                                </w:pPr>
                                <w:r w:rsidRPr="00B14F54">
                                  <w:rPr>
                                    <w:rFonts w:ascii="Times New Roman" w:hAnsi="Times New Roman" w:cs="Times New Roman"/>
                                    <w:b/>
                                    <w:bCs/>
                                  </w:rPr>
                                  <w:t>Check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Dodecágono 14"/>
                          <wps:cNvSpPr/>
                          <wps:spPr>
                            <a:xfrm>
                              <a:off x="1515819" y="507482"/>
                              <a:ext cx="787000" cy="659835"/>
                            </a:xfrm>
                            <a:prstGeom prst="dodecagon">
                              <a:avLst/>
                            </a:prstGeom>
                            <a:ln/>
                          </wps:spPr>
                          <wps:style>
                            <a:lnRef idx="1">
                              <a:schemeClr val="dk1"/>
                            </a:lnRef>
                            <a:fillRef idx="2">
                              <a:schemeClr val="dk1"/>
                            </a:fillRef>
                            <a:effectRef idx="1">
                              <a:schemeClr val="dk1"/>
                            </a:effectRef>
                            <a:fontRef idx="minor">
                              <a:schemeClr val="dk1"/>
                            </a:fontRef>
                          </wps:style>
                          <wps:txbx>
                            <w:txbxContent>
                              <w:p w14:paraId="7B48A45E" w14:textId="77777777" w:rsidR="00254A75" w:rsidRPr="00B14F54" w:rsidRDefault="00254A75" w:rsidP="007D20F7">
                                <w:pPr>
                                  <w:jc w:val="center"/>
                                  <w:rPr>
                                    <w:rFonts w:ascii="Times New Roman" w:hAnsi="Times New Roman" w:cs="Times New Roman"/>
                                    <w:b/>
                                    <w:bCs/>
                                  </w:rPr>
                                </w:pPr>
                                <w:r w:rsidRPr="00B14F54">
                                  <w:rPr>
                                    <w:rFonts w:ascii="Times New Roman" w:hAnsi="Times New Roman" w:cs="Times New Roman"/>
                                    <w:b/>
                                    <w:bCs/>
                                  </w:rPr>
                                  <w:t>Act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Conector reto 15"/>
                          <wps:cNvCnPr/>
                          <wps:spPr>
                            <a:xfrm>
                              <a:off x="2806811" y="1493838"/>
                              <a:ext cx="0" cy="401502"/>
                            </a:xfrm>
                            <a:prstGeom prst="line">
                              <a:avLst/>
                            </a:prstGeom>
                          </wps:spPr>
                          <wps:style>
                            <a:lnRef idx="1">
                              <a:schemeClr val="dk1"/>
                            </a:lnRef>
                            <a:fillRef idx="2">
                              <a:schemeClr val="dk1"/>
                            </a:fillRef>
                            <a:effectRef idx="1">
                              <a:schemeClr val="dk1"/>
                            </a:effectRef>
                            <a:fontRef idx="minor">
                              <a:schemeClr val="dk1"/>
                            </a:fontRef>
                          </wps:style>
                          <wps:bodyPr/>
                        </wps:wsp>
                        <wps:wsp>
                          <wps:cNvPr id="16" name="Conector reto 16"/>
                          <wps:cNvCnPr/>
                          <wps:spPr>
                            <a:xfrm>
                              <a:off x="2364466" y="1698686"/>
                              <a:ext cx="858741" cy="0"/>
                            </a:xfrm>
                            <a:prstGeom prst="line">
                              <a:avLst/>
                            </a:prstGeom>
                          </wps:spPr>
                          <wps:style>
                            <a:lnRef idx="1">
                              <a:schemeClr val="dk1"/>
                            </a:lnRef>
                            <a:fillRef idx="2">
                              <a:schemeClr val="dk1"/>
                            </a:fillRef>
                            <a:effectRef idx="1">
                              <a:schemeClr val="dk1"/>
                            </a:effectRef>
                            <a:fontRef idx="minor">
                              <a:schemeClr val="dk1"/>
                            </a:fontRef>
                          </wps:style>
                          <wps:bodyPr/>
                        </wps:wsp>
                        <wps:wsp>
                          <wps:cNvPr id="17" name="Caixa de Texto 17"/>
                          <wps:cNvSpPr txBox="1"/>
                          <wps:spPr>
                            <a:xfrm rot="2397745">
                              <a:off x="2834403" y="1126505"/>
                              <a:ext cx="742551" cy="297113"/>
                            </a:xfrm>
                            <a:prstGeom prst="rect">
                              <a:avLst/>
                            </a:prstGeom>
                            <a:noFill/>
                            <a:ln>
                              <a:noFill/>
                            </a:ln>
                          </wps:spPr>
                          <wps:style>
                            <a:lnRef idx="1">
                              <a:schemeClr val="dk1"/>
                            </a:lnRef>
                            <a:fillRef idx="2">
                              <a:schemeClr val="dk1"/>
                            </a:fillRef>
                            <a:effectRef idx="1">
                              <a:schemeClr val="dk1"/>
                            </a:effectRef>
                            <a:fontRef idx="minor">
                              <a:schemeClr val="dk1"/>
                            </a:fontRef>
                          </wps:style>
                          <wps:txbx>
                            <w:txbxContent>
                              <w:p w14:paraId="2CD69286" w14:textId="77777777" w:rsidR="00254A75" w:rsidRPr="00B14F54" w:rsidRDefault="00254A75" w:rsidP="007D20F7">
                                <w:pPr>
                                  <w:rPr>
                                    <w:rFonts w:ascii="Times New Roman" w:hAnsi="Times New Roman" w:cs="Times New Roman"/>
                                    <w:b/>
                                    <w:bCs/>
                                  </w:rPr>
                                </w:pPr>
                                <w:r w:rsidRPr="00B14F54">
                                  <w:rPr>
                                    <w:rFonts w:ascii="Times New Roman" w:hAnsi="Times New Roman" w:cs="Times New Roman"/>
                                    <w:b/>
                                    <w:bCs/>
                                  </w:rPr>
                                  <w:t>Planejar</w:t>
                                </w:r>
                              </w:p>
                              <w:p w14:paraId="3EBFF991" w14:textId="77777777" w:rsidR="00254A75" w:rsidRPr="00B14F54" w:rsidRDefault="00254A75" w:rsidP="007D20F7">
                                <w:pPr>
                                  <w:rPr>
                                    <w:rFonts w:ascii="Times New Roman" w:hAnsi="Times New Roman" w:cs="Times New Roman"/>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Caixa de Texto 18"/>
                          <wps:cNvSpPr txBox="1"/>
                          <wps:spPr>
                            <a:xfrm rot="8366003">
                              <a:off x="2842949" y="1887136"/>
                              <a:ext cx="758253" cy="296916"/>
                            </a:xfrm>
                            <a:prstGeom prst="rect">
                              <a:avLst/>
                            </a:prstGeom>
                            <a:noFill/>
                            <a:ln>
                              <a:noFill/>
                            </a:ln>
                          </wps:spPr>
                          <wps:style>
                            <a:lnRef idx="1">
                              <a:schemeClr val="dk1"/>
                            </a:lnRef>
                            <a:fillRef idx="2">
                              <a:schemeClr val="dk1"/>
                            </a:fillRef>
                            <a:effectRef idx="1">
                              <a:schemeClr val="dk1"/>
                            </a:effectRef>
                            <a:fontRef idx="minor">
                              <a:schemeClr val="dk1"/>
                            </a:fontRef>
                          </wps:style>
                          <wps:txbx>
                            <w:txbxContent>
                              <w:p w14:paraId="65D6162D" w14:textId="77777777" w:rsidR="00254A75" w:rsidRPr="00B14F54" w:rsidRDefault="00254A75" w:rsidP="007D20F7">
                                <w:pPr>
                                  <w:jc w:val="right"/>
                                  <w:rPr>
                                    <w:rFonts w:ascii="Times New Roman" w:hAnsi="Times New Roman" w:cs="Times New Roman"/>
                                    <w:b/>
                                    <w:bCs/>
                                  </w:rPr>
                                </w:pPr>
                                <w:r w:rsidRPr="00B14F54">
                                  <w:rPr>
                                    <w:rFonts w:ascii="Times New Roman" w:hAnsi="Times New Roman" w:cs="Times New Roman"/>
                                    <w:b/>
                                    <w:bCs/>
                                  </w:rPr>
                                  <w:t>Executar</w:t>
                                </w:r>
                              </w:p>
                              <w:p w14:paraId="611DA8C4" w14:textId="77777777" w:rsidR="00254A75" w:rsidRPr="00B14F54" w:rsidRDefault="00254A75" w:rsidP="007D20F7">
                                <w:pPr>
                                  <w:rPr>
                                    <w:rFonts w:ascii="Times New Roman" w:hAnsi="Times New Roman" w:cs="Times New Roman"/>
                                    <w:b/>
                                    <w:bCs/>
                                  </w:rPr>
                                </w:pPr>
                                <w:r w:rsidRPr="00B14F54">
                                  <w:rPr>
                                    <w:rFonts w:ascii="Times New Roman" w:hAnsi="Times New Roman" w:cs="Times New Roman"/>
                                    <w:b/>
                                    <w:bC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 name="Caixa de Texto 18"/>
                          <wps:cNvSpPr txBox="1"/>
                          <wps:spPr>
                            <a:xfrm rot="13541759">
                              <a:off x="1984380" y="1834383"/>
                              <a:ext cx="740335" cy="294005"/>
                            </a:xfrm>
                            <a:prstGeom prst="rect">
                              <a:avLst/>
                            </a:prstGeom>
                            <a:noFill/>
                            <a:ln>
                              <a:noFill/>
                            </a:ln>
                          </wps:spPr>
                          <wps:style>
                            <a:lnRef idx="1">
                              <a:schemeClr val="dk1"/>
                            </a:lnRef>
                            <a:fillRef idx="2">
                              <a:schemeClr val="dk1"/>
                            </a:fillRef>
                            <a:effectRef idx="1">
                              <a:schemeClr val="dk1"/>
                            </a:effectRef>
                            <a:fontRef idx="minor">
                              <a:schemeClr val="dk1"/>
                            </a:fontRef>
                          </wps:style>
                          <wps:txbx>
                            <w:txbxContent>
                              <w:p w14:paraId="49E06109" w14:textId="77777777" w:rsidR="00254A75" w:rsidRPr="00B14F54" w:rsidRDefault="00254A75" w:rsidP="007D20F7">
                                <w:pPr>
                                  <w:rPr>
                                    <w:rFonts w:ascii="Times New Roman" w:hAnsi="Times New Roman" w:cs="Times New Roman"/>
                                    <w:b/>
                                    <w:bCs/>
                                  </w:rPr>
                                </w:pPr>
                                <w:r w:rsidRPr="00B14F54">
                                  <w:rPr>
                                    <w:rFonts w:ascii="Times New Roman" w:hAnsi="Times New Roman" w:cs="Times New Roman"/>
                                    <w:b/>
                                    <w:bCs/>
                                  </w:rPr>
                                  <w:t>Verificar</w:t>
                                </w:r>
                              </w:p>
                              <w:p w14:paraId="3FF77D72" w14:textId="77777777" w:rsidR="00254A75" w:rsidRPr="00B14F54" w:rsidRDefault="00254A75" w:rsidP="007D20F7">
                                <w:pPr>
                                  <w:rPr>
                                    <w:rFonts w:ascii="Times New Roman" w:hAnsi="Times New Roman" w:cs="Times New Roman"/>
                                    <w:b/>
                                    <w:bCs/>
                                  </w:rPr>
                                </w:pPr>
                                <w:r w:rsidRPr="00B14F54">
                                  <w:rPr>
                                    <w:rFonts w:ascii="Times New Roman" w:hAnsi="Times New Roman" w:cs="Times New Roman"/>
                                    <w:b/>
                                    <w:bC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 name="Caixa de Texto 18"/>
                          <wps:cNvSpPr txBox="1"/>
                          <wps:spPr>
                            <a:xfrm rot="19372389">
                              <a:off x="2130075" y="1097825"/>
                              <a:ext cx="485825" cy="296916"/>
                            </a:xfrm>
                            <a:prstGeom prst="rect">
                              <a:avLst/>
                            </a:prstGeom>
                            <a:noFill/>
                            <a:ln>
                              <a:noFill/>
                            </a:ln>
                          </wps:spPr>
                          <wps:style>
                            <a:lnRef idx="1">
                              <a:schemeClr val="dk1"/>
                            </a:lnRef>
                            <a:fillRef idx="2">
                              <a:schemeClr val="dk1"/>
                            </a:fillRef>
                            <a:effectRef idx="1">
                              <a:schemeClr val="dk1"/>
                            </a:effectRef>
                            <a:fontRef idx="minor">
                              <a:schemeClr val="dk1"/>
                            </a:fontRef>
                          </wps:style>
                          <wps:txbx>
                            <w:txbxContent>
                              <w:p w14:paraId="14945CD4" w14:textId="77777777" w:rsidR="00254A75" w:rsidRPr="00B14F54" w:rsidRDefault="00254A75" w:rsidP="007D20F7">
                                <w:pPr>
                                  <w:rPr>
                                    <w:rFonts w:ascii="Times New Roman" w:hAnsi="Times New Roman" w:cs="Times New Roman"/>
                                    <w:b/>
                                    <w:bCs/>
                                  </w:rPr>
                                </w:pPr>
                                <w:r w:rsidRPr="00B14F54">
                                  <w:rPr>
                                    <w:rFonts w:ascii="Times New Roman" w:hAnsi="Times New Roman" w:cs="Times New Roman"/>
                                    <w:b/>
                                    <w:bCs/>
                                  </w:rPr>
                                  <w:t>Agir</w:t>
                                </w:r>
                              </w:p>
                              <w:p w14:paraId="1AB9DF66" w14:textId="77777777" w:rsidR="00254A75" w:rsidRPr="00B14F54" w:rsidRDefault="00254A75" w:rsidP="007D20F7">
                                <w:pPr>
                                  <w:rPr>
                                    <w:rFonts w:ascii="Times New Roman" w:hAnsi="Times New Roman" w:cs="Times New Roman"/>
                                    <w:b/>
                                    <w:bCs/>
                                  </w:rPr>
                                </w:pPr>
                                <w:r w:rsidRPr="00B14F54">
                                  <w:rPr>
                                    <w:rFonts w:ascii="Times New Roman" w:hAnsi="Times New Roman" w:cs="Times New Roman"/>
                                    <w:b/>
                                    <w:bC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 name="Seta: para a Direita 25"/>
                          <wps:cNvSpPr/>
                          <wps:spPr>
                            <a:xfrm>
                              <a:off x="2583741" y="562838"/>
                              <a:ext cx="379157" cy="274883"/>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Seta: para a Direita 26"/>
                          <wps:cNvSpPr/>
                          <wps:spPr>
                            <a:xfrm rot="10800000">
                              <a:off x="2618505" y="2386386"/>
                              <a:ext cx="356276" cy="274264"/>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Seta: para Baixo 27"/>
                          <wps:cNvSpPr/>
                          <wps:spPr>
                            <a:xfrm>
                              <a:off x="3592372" y="1520749"/>
                              <a:ext cx="294198" cy="401502"/>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eta: para Baixo 28"/>
                          <wps:cNvSpPr/>
                          <wps:spPr>
                            <a:xfrm rot="10800000">
                              <a:off x="1582313" y="1458812"/>
                              <a:ext cx="294005" cy="401446"/>
                            </a:xfrm>
                            <a:prstGeom prst="downArrow">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4C7D93D" id="Agrupar 2" o:spid="_x0000_s1026" style="width:280.95pt;height:247.2pt;mso-position-horizontal-relative:char;mso-position-vertical-relative:line" coordorigin="10117,1365" coordsize="35682,31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">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írculo: Vazio 8" o:spid="_x0000_s1027" type="#_x0000_t23" style="position:absolute;left:10117;top:1365;width:35682;height:31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" adj="8220" fillcolor="gray [1616]" strokecolor="black [3040]">
                    <v:fill color2="#d9d9d9 [496]" rotate="t" angle="180" colors="0 #bcbcbc;22938f #d0d0d0;1 #ededed" focus="100%" type="gradient"/>
                    <v:shadow on="t" color="black" opacity="24903f" origin=",.5" offset="0,.55556mm"/>
                  </v:shape>
                  <v:shape id="Dodecágono 9" o:spid="_x0000_s1028" style="position:absolute;left:32441;top:5396;width:7871;height:6605;visibility:visible;mso-wrap-style:square;v-text-anchor:middle" coordsize="787108,66050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" adj="-11796480,,5400" path="m,241756l105458,88495,288096,,499012,,681650,88495,787108,241756r,176989l681650,572006,499012,660501r-210916,l105458,572006,,418745,,241756xe" fillcolor="gray [1616]" strokecolor="black [3040]">
                    <v:fill color2="#d9d9d9 [496]" rotate="t" angle="180" colors="0 #bcbcbc;22938f #d0d0d0;1 #ededed" focus="100%" type="gradient"/>
                    <v:stroke joinstyle="miter"/>
                    <v:shadow on="t" color="black" opacity="24903f" origin=",.5" offset="0,.55556mm"/>
                    <v:formulas/>
                    <v:path arrowok="t" o:connecttype="custom" o:connectlocs="0,241756;105458,88495;288096,0;499012,0;681650,88495;787108,241756;787108,418745;681650,572006;499012,660501;288096,660501;105458,572006;0,418745;0,241756" o:connectangles="0,0,0,0,0,0,0,0,0,0,0,0,0" textboxrect="0,0,787108,660501"/>
                    <v:textbox>
                      <w:txbxContent>
                        <w:p w14:paraId="2853E5E7" w14:textId="77777777" w:rsidR="00254A75" w:rsidRPr="00B14F54" w:rsidRDefault="00254A75" w:rsidP="007D20F7">
                          <w:pPr>
                            <w:jc w:val="center"/>
                            <w:rPr>
                              <w:rFonts w:ascii="Times New Roman" w:hAnsi="Times New Roman" w:cs="Times New Roman"/>
                              <w:b/>
                              <w:bCs/>
                            </w:rPr>
                          </w:pPr>
                          <w:r w:rsidRPr="00B14F54">
                            <w:rPr>
                              <w:rFonts w:ascii="Times New Roman" w:hAnsi="Times New Roman" w:cs="Times New Roman"/>
                              <w:b/>
                              <w:bCs/>
                            </w:rPr>
                            <w:t>Plan</w:t>
                          </w:r>
                        </w:p>
                      </w:txbxContent>
                    </v:textbox>
                  </v:shape>
                  <v:shape id="Dodecágono 10" o:spid="_x0000_s1029" style="position:absolute;left:31965;top:21135;width:7870;height:6599;visibility:visible;mso-wrap-style:square;v-text-anchor:middle" coordsize="787000,6598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" adj="-11796480,,5400" path="m,241512l105443,88406,288057,,498943,,681557,88406,787000,241512r,176811l681557,571429,498943,659835r-210886,l105443,571429,,418323,,241512xe" fillcolor="gray [1616]" strokecolor="black [3040]">
                    <v:fill color2="#d9d9d9 [496]" rotate="t" angle="180" colors="0 #bcbcbc;22938f #d0d0d0;1 #ededed" focus="100%" type="gradient"/>
                    <v:stroke joinstyle="miter"/>
                    <v:shadow on="t" color="black" opacity="24903f" origin=",.5" offset="0,.55556mm"/>
                    <v:formulas/>
                    <v:path arrowok="t" o:connecttype="custom" o:connectlocs="0,241512;105443,88406;288057,0;498943,0;681557,88406;787000,241512;787000,418323;681557,571429;498943,659835;288057,659835;105443,571429;0,418323;0,241512" o:connectangles="0,0,0,0,0,0,0,0,0,0,0,0,0" textboxrect="0,0,787000,659835"/>
                    <v:textbox>
                      <w:txbxContent>
                        <w:p w14:paraId="35A78F48" w14:textId="77777777" w:rsidR="00254A75" w:rsidRPr="00B14F54" w:rsidRDefault="00254A75" w:rsidP="007D20F7">
                          <w:pPr>
                            <w:jc w:val="center"/>
                            <w:rPr>
                              <w:rFonts w:ascii="Times New Roman" w:hAnsi="Times New Roman" w:cs="Times New Roman"/>
                              <w:b/>
                              <w:bCs/>
                            </w:rPr>
                          </w:pPr>
                          <w:r w:rsidRPr="00B14F54">
                            <w:rPr>
                              <w:rFonts w:ascii="Times New Roman" w:hAnsi="Times New Roman" w:cs="Times New Roman"/>
                              <w:b/>
                              <w:bCs/>
                            </w:rPr>
                            <w:t>Do</w:t>
                          </w:r>
                        </w:p>
                      </w:txbxContent>
                    </v:textbox>
                  </v:shape>
                  <v:shape id="Dodecágono 12" o:spid="_x0000_s1030" style="position:absolute;left:14442;top:20492;width:7870;height:6598;visibility:visible;mso-wrap-style:square;v-text-anchor:middle" coordsize="787000,6598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" adj="-11796480,,5400" path="m,241512l105443,88406,288057,,498943,,681557,88406,787000,241512r,176811l681557,571429,498943,659835r-210886,l105443,571429,,418323,,241512xe" fillcolor="gray [1616]" strokecolor="black [3040]">
                    <v:fill color2="#d9d9d9 [496]" rotate="t" angle="180" colors="0 #bcbcbc;22938f #d0d0d0;1 #ededed" focus="100%" type="gradient"/>
                    <v:stroke joinstyle="miter"/>
                    <v:shadow on="t" color="black" opacity="24903f" origin=",.5" offset="0,.55556mm"/>
                    <v:formulas/>
                    <v:path arrowok="t" o:connecttype="custom" o:connectlocs="0,241512;105443,88406;288057,0;498943,0;681557,88406;787000,241512;787000,418323;681557,571429;498943,659835;288057,659835;105443,571429;0,418323;0,241512" o:connectangles="0,0,0,0,0,0,0,0,0,0,0,0,0" textboxrect="0,0,787000,659835"/>
                    <v:textbox>
                      <w:txbxContent>
                        <w:p w14:paraId="7830981E" w14:textId="77777777" w:rsidR="00254A75" w:rsidRPr="00B14F54" w:rsidRDefault="00254A75" w:rsidP="007D20F7">
                          <w:pPr>
                            <w:jc w:val="center"/>
                            <w:rPr>
                              <w:rFonts w:ascii="Times New Roman" w:hAnsi="Times New Roman" w:cs="Times New Roman"/>
                              <w:b/>
                              <w:bCs/>
                            </w:rPr>
                          </w:pPr>
                          <w:r w:rsidRPr="00B14F54">
                            <w:rPr>
                              <w:rFonts w:ascii="Times New Roman" w:hAnsi="Times New Roman" w:cs="Times New Roman"/>
                              <w:b/>
                              <w:bCs/>
                            </w:rPr>
                            <w:t>Check</w:t>
                          </w:r>
                        </w:p>
                      </w:txbxContent>
                    </v:textbox>
                  </v:shape>
                  <v:shape id="Dodecágono 14" o:spid="_x0000_s1031" style="position:absolute;left:15158;top:5074;width:7870;height:6599;visibility:visible;mso-wrap-style:square;v-text-anchor:middle" coordsize="787000,6598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" adj="-11796480,,5400" path="m,241512l105443,88406,288057,,498943,,681557,88406,787000,241512r,176811l681557,571429,498943,659835r-210886,l105443,571429,,418323,,241512xe" fillcolor="gray [1616]" strokecolor="black [3040]">
                    <v:fill color2="#d9d9d9 [496]" rotate="t" angle="180" colors="0 #bcbcbc;22938f #d0d0d0;1 #ededed" focus="100%" type="gradient"/>
                    <v:stroke joinstyle="miter"/>
                    <v:shadow on="t" color="black" opacity="24903f" origin=",.5" offset="0,.55556mm"/>
                    <v:formulas/>
                    <v:path arrowok="t" o:connecttype="custom" o:connectlocs="0,241512;105443,88406;288057,0;498943,0;681557,88406;787000,241512;787000,418323;681557,571429;498943,659835;288057,659835;105443,571429;0,418323;0,241512" o:connectangles="0,0,0,0,0,0,0,0,0,0,0,0,0" textboxrect="0,0,787000,659835"/>
                    <v:textbox>
                      <w:txbxContent>
                        <w:p w14:paraId="7B48A45E" w14:textId="77777777" w:rsidR="00254A75" w:rsidRPr="00B14F54" w:rsidRDefault="00254A75" w:rsidP="007D20F7">
                          <w:pPr>
                            <w:jc w:val="center"/>
                            <w:rPr>
                              <w:rFonts w:ascii="Times New Roman" w:hAnsi="Times New Roman" w:cs="Times New Roman"/>
                              <w:b/>
                              <w:bCs/>
                            </w:rPr>
                          </w:pPr>
                          <w:r w:rsidRPr="00B14F54">
                            <w:rPr>
                              <w:rFonts w:ascii="Times New Roman" w:hAnsi="Times New Roman" w:cs="Times New Roman"/>
                              <w:b/>
                              <w:bCs/>
                            </w:rPr>
                            <w:t>Act</w:t>
                          </w:r>
                        </w:p>
                      </w:txbxContent>
                    </v:textbox>
                  </v:shape>
                  <v:line id="Conector reto 15" o:spid="_x0000_s1032" style="position:absolute;visibility:visible;mso-wrap-style:square" from="28068,14938" to="28068,18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" filled="t" fillcolor="gray [1616]" strokecolor="black [3040]">
                    <v:fill color2="#d9d9d9 [496]" rotate="t" angle="180" colors="0 #bcbcbc;22938f #d0d0d0;1 #ededed" focus="100%" type="gradient"/>
                    <v:shadow on="t" color="black" opacity="24903f" origin=",.5" offset="0,.55556mm"/>
                  </v:line>
                  <v:line id="Conector reto 16" o:spid="_x0000_s1033" style="position:absolute;visibility:visible;mso-wrap-style:square" from="23644,16986" to="32232,16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" filled="t" fillcolor="gray [1616]" strokecolor="black [3040]">
                    <v:fill color2="#d9d9d9 [496]" rotate="t" angle="180" colors="0 #bcbcbc;22938f #d0d0d0;1 #ededed" focus="100%" type="gradient"/>
                    <v:shadow on="t" color="black" opacity="24903f" origin=",.5" offset="0,.55556mm"/>
                  </v:line>
                  <v:shapetype id="_x0000_t202" coordsize="21600,21600" o:spt="202" path="m,l,21600r21600,l21600,xe">
                    <v:stroke joinstyle="miter"/>
                    <v:path gradientshapeok="t" o:connecttype="rect"/>
                  </v:shapetype>
                  <v:shape id="Caixa de Texto 17" o:spid="_x0000_s1034" type="#_x0000_t202" style="position:absolute;left:28344;top:11265;width:7425;height:2971;rotation:26189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" filled="f" stroked="f">
                    <v:shadow on="t" color="black" opacity="24903f" origin=",.5" offset="0,.55556mm"/>
                    <v:textbox>
                      <w:txbxContent>
                        <w:p w14:paraId="2CD69286" w14:textId="77777777" w:rsidR="00254A75" w:rsidRPr="00B14F54" w:rsidRDefault="00254A75" w:rsidP="007D20F7">
                          <w:pPr>
                            <w:rPr>
                              <w:rFonts w:ascii="Times New Roman" w:hAnsi="Times New Roman" w:cs="Times New Roman"/>
                              <w:b/>
                              <w:bCs/>
                            </w:rPr>
                          </w:pPr>
                          <w:r w:rsidRPr="00B14F54">
                            <w:rPr>
                              <w:rFonts w:ascii="Times New Roman" w:hAnsi="Times New Roman" w:cs="Times New Roman"/>
                              <w:b/>
                              <w:bCs/>
                            </w:rPr>
                            <w:t>Planejar</w:t>
                          </w:r>
                        </w:p>
                        <w:p w14:paraId="3EBFF991" w14:textId="77777777" w:rsidR="00254A75" w:rsidRPr="00B14F54" w:rsidRDefault="00254A75" w:rsidP="007D20F7">
                          <w:pPr>
                            <w:rPr>
                              <w:rFonts w:ascii="Times New Roman" w:hAnsi="Times New Roman" w:cs="Times New Roman"/>
                              <w:b/>
                              <w:bCs/>
                            </w:rPr>
                          </w:pPr>
                        </w:p>
                      </w:txbxContent>
                    </v:textbox>
                  </v:shape>
                  <v:shape id="Caixa de Texto 18" o:spid="_x0000_s1035" type="#_x0000_t202" style="position:absolute;left:28429;top:18871;width:7583;height:2969;rotation:913790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" filled="f" stroked="f">
                    <v:shadow on="t" color="black" opacity="24903f" origin=",.5" offset="0,.55556mm"/>
                    <v:textbox>
                      <w:txbxContent>
                        <w:p w14:paraId="65D6162D" w14:textId="77777777" w:rsidR="00254A75" w:rsidRPr="00B14F54" w:rsidRDefault="00254A75" w:rsidP="007D20F7">
                          <w:pPr>
                            <w:jc w:val="right"/>
                            <w:rPr>
                              <w:rFonts w:ascii="Times New Roman" w:hAnsi="Times New Roman" w:cs="Times New Roman"/>
                              <w:b/>
                              <w:bCs/>
                            </w:rPr>
                          </w:pPr>
                          <w:r w:rsidRPr="00B14F54">
                            <w:rPr>
                              <w:rFonts w:ascii="Times New Roman" w:hAnsi="Times New Roman" w:cs="Times New Roman"/>
                              <w:b/>
                              <w:bCs/>
                            </w:rPr>
                            <w:t>Executar</w:t>
                          </w:r>
                        </w:p>
                        <w:p w14:paraId="611DA8C4" w14:textId="77777777" w:rsidR="00254A75" w:rsidRPr="00B14F54" w:rsidRDefault="00254A75" w:rsidP="007D20F7">
                          <w:pPr>
                            <w:rPr>
                              <w:rFonts w:ascii="Times New Roman" w:hAnsi="Times New Roman" w:cs="Times New Roman"/>
                              <w:b/>
                              <w:bCs/>
                            </w:rPr>
                          </w:pPr>
                          <w:r w:rsidRPr="00B14F54">
                            <w:rPr>
                              <w:rFonts w:ascii="Times New Roman" w:hAnsi="Times New Roman" w:cs="Times New Roman"/>
                              <w:b/>
                              <w:bCs/>
                            </w:rPr>
                            <w:t> </w:t>
                          </w:r>
                        </w:p>
                      </w:txbxContent>
                    </v:textbox>
                  </v:shape>
                  <v:shape id="Caixa de Texto 18" o:spid="_x0000_s1036" type="#_x0000_t202" style="position:absolute;left:19843;top:18344;width:7403;height:2940;rotation:-880174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" filled="f" stroked="f">
                    <v:shadow on="t" color="black" opacity="24903f" origin=",.5" offset="0,.55556mm"/>
                    <v:textbox>
                      <w:txbxContent>
                        <w:p w14:paraId="49E06109" w14:textId="77777777" w:rsidR="00254A75" w:rsidRPr="00B14F54" w:rsidRDefault="00254A75" w:rsidP="007D20F7">
                          <w:pPr>
                            <w:rPr>
                              <w:rFonts w:ascii="Times New Roman" w:hAnsi="Times New Roman" w:cs="Times New Roman"/>
                              <w:b/>
                              <w:bCs/>
                            </w:rPr>
                          </w:pPr>
                          <w:r w:rsidRPr="00B14F54">
                            <w:rPr>
                              <w:rFonts w:ascii="Times New Roman" w:hAnsi="Times New Roman" w:cs="Times New Roman"/>
                              <w:b/>
                              <w:bCs/>
                            </w:rPr>
                            <w:t>Verificar</w:t>
                          </w:r>
                        </w:p>
                        <w:p w14:paraId="3FF77D72" w14:textId="77777777" w:rsidR="00254A75" w:rsidRPr="00B14F54" w:rsidRDefault="00254A75" w:rsidP="007D20F7">
                          <w:pPr>
                            <w:rPr>
                              <w:rFonts w:ascii="Times New Roman" w:hAnsi="Times New Roman" w:cs="Times New Roman"/>
                              <w:b/>
                              <w:bCs/>
                            </w:rPr>
                          </w:pPr>
                          <w:r w:rsidRPr="00B14F54">
                            <w:rPr>
                              <w:rFonts w:ascii="Times New Roman" w:hAnsi="Times New Roman" w:cs="Times New Roman"/>
                              <w:b/>
                              <w:bCs/>
                            </w:rPr>
                            <w:t> </w:t>
                          </w:r>
                        </w:p>
                      </w:txbxContent>
                    </v:textbox>
                  </v:shape>
                  <v:shape id="Caixa de Texto 18" o:spid="_x0000_s1037" type="#_x0000_t202" style="position:absolute;left:21300;top:10978;width:4859;height:2969;rotation:-243314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" filled="f" stroked="f">
                    <v:shadow on="t" color="black" opacity="24903f" origin=",.5" offset="0,.55556mm"/>
                    <v:textbox>
                      <w:txbxContent>
                        <w:p w14:paraId="14945CD4" w14:textId="77777777" w:rsidR="00254A75" w:rsidRPr="00B14F54" w:rsidRDefault="00254A75" w:rsidP="007D20F7">
                          <w:pPr>
                            <w:rPr>
                              <w:rFonts w:ascii="Times New Roman" w:hAnsi="Times New Roman" w:cs="Times New Roman"/>
                              <w:b/>
                              <w:bCs/>
                            </w:rPr>
                          </w:pPr>
                          <w:r w:rsidRPr="00B14F54">
                            <w:rPr>
                              <w:rFonts w:ascii="Times New Roman" w:hAnsi="Times New Roman" w:cs="Times New Roman"/>
                              <w:b/>
                              <w:bCs/>
                            </w:rPr>
                            <w:t>Agir</w:t>
                          </w:r>
                        </w:p>
                        <w:p w14:paraId="1AB9DF66" w14:textId="77777777" w:rsidR="00254A75" w:rsidRPr="00B14F54" w:rsidRDefault="00254A75" w:rsidP="007D20F7">
                          <w:pPr>
                            <w:rPr>
                              <w:rFonts w:ascii="Times New Roman" w:hAnsi="Times New Roman" w:cs="Times New Roman"/>
                              <w:b/>
                              <w:bCs/>
                            </w:rPr>
                          </w:pPr>
                          <w:r w:rsidRPr="00B14F54">
                            <w:rPr>
                              <w:rFonts w:ascii="Times New Roman" w:hAnsi="Times New Roman" w:cs="Times New Roman"/>
                              <w:b/>
                              <w:bCs/>
                            </w:rPr>
                            <w:t> </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eta: para a Direita 25" o:spid="_x0000_s1038" type="#_x0000_t13" style="position:absolute;left:25837;top:5628;width:3791;height:2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" adj="13770" fillcolor="gray [1616]" strokecolor="black [3040]">
                    <v:fill color2="#d9d9d9 [496]" rotate="t" angle="180" colors="0 #bcbcbc;22938f #d0d0d0;1 #ededed" focus="100%" type="gradient"/>
                    <v:shadow on="t" color="black" opacity="24903f" origin=",.5" offset="0,.55556mm"/>
                  </v:shape>
                  <v:shape id="Seta: para a Direita 26" o:spid="_x0000_s1039" type="#_x0000_t13" style="position:absolute;left:26185;top:23863;width:3562;height:274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" adj="13286" fillcolor="gray [1616]" strokecolor="black [3040]">
                    <v:fill color2="#d9d9d9 [496]" rotate="t" angle="180" colors="0 #bcbcbc;22938f #d0d0d0;1 #ededed" focus="100%" type="gradient"/>
                    <v:shadow on="t" color="black" opacity="24903f" origin=",.5" offset="0,.55556mm"/>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Seta: para Baixo 27" o:spid="_x0000_s1040" type="#_x0000_t67" style="position:absolute;left:35923;top:15207;width:2942;height:4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" adj="13686" fillcolor="gray [1616]" strokecolor="black [3040]">
                    <v:fill color2="#d9d9d9 [496]" rotate="t" angle="180" colors="0 #bcbcbc;22938f #d0d0d0;1 #ededed" focus="100%" type="gradient"/>
                    <v:shadow on="t" color="black" opacity="24903f" origin=",.5" offset="0,.55556mm"/>
                  </v:shape>
                  <v:shape id="Seta: para Baixo 28" o:spid="_x0000_s1041" type="#_x0000_t67" style="position:absolute;left:15823;top:14588;width:2940;height:401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" adj="13690" fillcolor="gray [1616]" strokecolor="black [3040]">
                    <v:fill color2="#d9d9d9 [496]" rotate="t" angle="180" colors="0 #bcbcbc;22938f #d0d0d0;1 #ededed" focus="100%" type="gradient"/>
                    <v:shadow on="t" color="black" opacity="24903f" origin=",.5" offset="0,.55556mm"/>
                  </v:shape>
                  <w10:anchorlock/>
                </v:group>
              </w:pict>
            </mc:Fallback>
          </mc:AlternateContent>
        </w:r>
      </w:ins>
    </w:p>
    <w:p w14:paraId="50340C7B" w14:textId="354F0EE6" w:rsidR="00144914" w:rsidDel="00371669" w:rsidRDefault="007D20F7">
      <w:pPr>
        <w:pStyle w:val="Legenda"/>
        <w:jc w:val="center"/>
        <w:rPr>
          <w:del w:id="1403" w:author="Emeson Santos" w:date="2019-08-15T20:44:00Z"/>
        </w:rPr>
        <w:pPrChange w:id="1404" w:author="Emeson Santos" w:date="2019-08-15T21:56:00Z">
          <w:pPr>
            <w:keepNext/>
            <w:spacing w:after="160" w:line="259" w:lineRule="auto"/>
            <w:jc w:val="center"/>
          </w:pPr>
        </w:pPrChange>
      </w:pPr>
      <w:ins w:id="1405" w:author="Emeson Santos" w:date="2019-08-15T20:52:00Z">
        <w:r>
          <w:t xml:space="preserve">Figura </w:t>
        </w:r>
        <w:r>
          <w:rPr>
            <w:i w:val="0"/>
            <w:iCs w:val="0"/>
          </w:rPr>
          <w:fldChar w:fldCharType="begin"/>
        </w:r>
        <w:r>
          <w:instrText xml:space="preserve"> SEQ Figura \* ARABIC </w:instrText>
        </w:r>
      </w:ins>
      <w:r>
        <w:rPr>
          <w:i w:val="0"/>
          <w:iCs w:val="0"/>
        </w:rPr>
        <w:fldChar w:fldCharType="separate"/>
      </w:r>
      <w:ins w:id="1406" w:author="Emeson Santos" w:date="2019-08-16T11:41:00Z">
        <w:r w:rsidR="00C04955">
          <w:rPr>
            <w:noProof/>
          </w:rPr>
          <w:t>2</w:t>
        </w:r>
      </w:ins>
      <w:ins w:id="1407" w:author="Emeson Santos" w:date="2019-08-15T20:52:00Z">
        <w:r>
          <w:rPr>
            <w:i w:val="0"/>
            <w:iCs w:val="0"/>
          </w:rPr>
          <w:fldChar w:fldCharType="end"/>
        </w:r>
        <w:r>
          <w:t xml:space="preserve"> - Ciclo de vida PDCA de modelagem de processos de negócios Campos</w:t>
        </w:r>
      </w:ins>
      <w:ins w:id="1408" w:author="Emeson Santos" w:date="2019-08-15T22:29:00Z">
        <w:r w:rsidR="002B2F96">
          <w:t xml:space="preserve"> </w:t>
        </w:r>
      </w:ins>
      <w:ins w:id="1409" w:author="Emeson Santos" w:date="2019-08-15T20:52:00Z">
        <w:r>
          <w:t>(</w:t>
        </w:r>
      </w:ins>
      <w:ins w:id="1410" w:author="Emeson Santos" w:date="2019-08-15T20:53:00Z">
        <w:r>
          <w:t>2014, p, 26</w:t>
        </w:r>
      </w:ins>
      <w:ins w:id="1411" w:author="Emeson Santos" w:date="2019-08-15T20:52:00Z">
        <w:r>
          <w:t>)</w:t>
        </w:r>
      </w:ins>
      <w:ins w:id="1412" w:author="Emeson Santos" w:date="2019-08-15T20:53:00Z">
        <w:r>
          <w:t>.</w:t>
        </w:r>
      </w:ins>
      <w:del w:id="1413" w:author="Emeson Santos" w:date="2019-08-15T20:43:00Z">
        <w:r w:rsidR="00144914" w:rsidDel="00371669">
          <w:rPr>
            <w:i w:val="0"/>
            <w:iCs w:val="0"/>
            <w:noProof/>
          </w:rPr>
          <w:drawing>
            <wp:inline distT="0" distB="0" distL="0" distR="0" wp14:anchorId="1C61B52A" wp14:editId="7012B5CA">
              <wp:extent cx="2562225" cy="2219325"/>
              <wp:effectExtent l="0" t="0" r="952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62225" cy="2219325"/>
                      </a:xfrm>
                      <a:prstGeom prst="rect">
                        <a:avLst/>
                      </a:prstGeom>
                    </pic:spPr>
                  </pic:pic>
                </a:graphicData>
              </a:graphic>
            </wp:inline>
          </w:drawing>
        </w:r>
      </w:del>
    </w:p>
    <w:p w14:paraId="6930213B" w14:textId="71452ED8" w:rsidR="00387DA1" w:rsidRDefault="00D6688C" w:rsidP="00217D10">
      <w:pPr>
        <w:pStyle w:val="Legenda"/>
        <w:jc w:val="center"/>
      </w:pPr>
      <w:del w:id="1414" w:author="Emeson Santos" w:date="2019-08-15T20:47:00Z">
        <w:r w:rsidDel="007D20F7">
          <w:rPr>
            <w:noProof/>
          </w:rPr>
          <mc:AlternateContent>
            <mc:Choice Requires="wpc">
              <w:drawing>
                <wp:anchor distT="0" distB="0" distL="114300" distR="114300" simplePos="0" relativeHeight="251658240" behindDoc="0" locked="0" layoutInCell="1" allowOverlap="1" wp14:anchorId="46C907AA" wp14:editId="0623011E">
                  <wp:simplePos x="0" y="0"/>
                  <wp:positionH relativeFrom="margin">
                    <wp:align>left</wp:align>
                  </wp:positionH>
                  <wp:positionV relativeFrom="paragraph">
                    <wp:posOffset>392430</wp:posOffset>
                  </wp:positionV>
                  <wp:extent cx="5486400" cy="3275330"/>
                  <wp:effectExtent l="0" t="0" r="19050" b="20320"/>
                  <wp:wrapTopAndBottom/>
                  <wp:docPr id="1" name="Tela 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bg2">
                                <a:lumMod val="50000"/>
                              </a:schemeClr>
                            </a:solidFill>
                          </a:ln>
                        </wpc:whole>
                      </wpc:wpc>
                    </a:graphicData>
                  </a:graphic>
                  <wp14:sizeRelH relativeFrom="margin">
                    <wp14:pctWidth>0</wp14:pctWidth>
                  </wp14:sizeRelH>
                  <wp14:sizeRelV relativeFrom="margin">
                    <wp14:pctHeight>0</wp14:pctHeight>
                  </wp14:sizeRelV>
                </wp:anchor>
              </w:drawing>
            </mc:Choice>
            <mc:Fallback>
              <w:pict>
                <v:group w14:anchorId="3AD9BD1A" id="Tela 1" o:spid="_x0000_s1026" editas="canvas" style="position:absolute;margin-left:0;margin-top:30.9pt;width:6in;height:257.9pt;z-index:251658240;mso-position-horizontal:left;mso-position-horizontal-relative:margin;mso-width-relative:margin;mso-height-relative:margin" coordsize="54864,32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753;visibility:visible;mso-wrap-style:square" stroked="t" strokecolor="#938953 [1614]">
                    <v:fill o:detectmouseclick="t"/>
                    <v:path o:connecttype="none"/>
                  </v:shape>
                  <w10:wrap type="topAndBottom" anchorx="margin"/>
                </v:group>
              </w:pict>
            </mc:Fallback>
          </mc:AlternateContent>
        </w:r>
      </w:del>
      <w:del w:id="1415" w:author="Emeson Santos" w:date="2019-08-15T20:44:00Z">
        <w:r w:rsidR="00144914" w:rsidDel="00371669">
          <w:delText xml:space="preserve">Figura </w:delText>
        </w:r>
        <w:r w:rsidR="00ED42D7" w:rsidDel="00371669">
          <w:fldChar w:fldCharType="begin"/>
        </w:r>
        <w:r w:rsidR="00ED42D7" w:rsidRPr="00217D10" w:rsidDel="00371669">
          <w:delInstrText xml:space="preserve"> SEQ Figura \* ARABIC </w:delInstrText>
        </w:r>
        <w:r w:rsidR="00ED42D7" w:rsidDel="00371669">
          <w:fldChar w:fldCharType="separate"/>
        </w:r>
        <w:r w:rsidR="004C776B" w:rsidRPr="00371669" w:rsidDel="00371669">
          <w:rPr>
            <w:noProof/>
          </w:rPr>
          <w:delText>1</w:delText>
        </w:r>
        <w:r w:rsidR="00ED42D7" w:rsidDel="00371669">
          <w:rPr>
            <w:noProof/>
          </w:rPr>
          <w:fldChar w:fldCharType="end"/>
        </w:r>
        <w:r w:rsidR="00144914" w:rsidDel="00371669">
          <w:delText xml:space="preserve"> – Campos p.26</w:delText>
        </w:r>
        <w:r w:rsidR="00B55260" w:rsidDel="00371669">
          <w:delText xml:space="preserve"> – Ciclo de vida PDCA de modelagem de processos de negócios</w:delText>
        </w:r>
      </w:del>
    </w:p>
    <w:p w14:paraId="480424AE" w14:textId="458F3DAB" w:rsidR="004C776B" w:rsidDel="00217D10" w:rsidRDefault="004C776B" w:rsidP="005618BD">
      <w:pPr>
        <w:ind w:firstLine="360"/>
        <w:jc w:val="both"/>
        <w:rPr>
          <w:del w:id="1416" w:author="Emeson Santos" w:date="2019-08-15T21:56:00Z"/>
        </w:rPr>
      </w:pPr>
    </w:p>
    <w:p w14:paraId="233DAC7A" w14:textId="77777777" w:rsidR="00217D10" w:rsidRDefault="00217D10" w:rsidP="004C776B">
      <w:pPr>
        <w:rPr>
          <w:ins w:id="1417" w:author="Emeson Santos" w:date="2019-08-15T21:57:00Z"/>
        </w:rPr>
      </w:pPr>
    </w:p>
    <w:p w14:paraId="34748A0F" w14:textId="4C79BC28" w:rsidR="004C776B" w:rsidRPr="004C776B" w:rsidDel="00217D10" w:rsidRDefault="00787FA2" w:rsidP="004C776B">
      <w:pPr>
        <w:rPr>
          <w:del w:id="1418" w:author="Emeson Santos" w:date="2019-08-15T21:56:00Z"/>
        </w:rPr>
      </w:pPr>
      <w:ins w:id="1419" w:author="Emeson Santos" w:date="2019-08-15T21:57:00Z">
        <w:r>
          <w:tab/>
        </w:r>
      </w:ins>
    </w:p>
    <w:p w14:paraId="20FC7986" w14:textId="7FA7E496" w:rsidR="00824C17" w:rsidDel="00217D10" w:rsidRDefault="00824C17" w:rsidP="00824C17">
      <w:pPr>
        <w:rPr>
          <w:del w:id="1420" w:author="Emeson Santos" w:date="2019-08-15T21:56:00Z"/>
        </w:rPr>
      </w:pPr>
    </w:p>
    <w:p w14:paraId="773E9B21" w14:textId="49565B70" w:rsidR="001111B3" w:rsidRDefault="00824C17" w:rsidP="005618BD">
      <w:pPr>
        <w:ind w:firstLine="360"/>
        <w:jc w:val="both"/>
        <w:rPr>
          <w:rFonts w:ascii="Times New Roman" w:hAnsi="Times New Roman" w:cs="Times New Roman"/>
          <w:sz w:val="24"/>
          <w:szCs w:val="24"/>
        </w:rPr>
      </w:pPr>
      <w:r w:rsidRPr="00DC6728">
        <w:rPr>
          <w:rFonts w:ascii="Times New Roman" w:hAnsi="Times New Roman" w:cs="Times New Roman"/>
          <w:sz w:val="24"/>
          <w:szCs w:val="24"/>
        </w:rPr>
        <w:t xml:space="preserve">O </w:t>
      </w:r>
      <w:proofErr w:type="spellStart"/>
      <w:r w:rsidR="001111B3" w:rsidRPr="00DC6728">
        <w:rPr>
          <w:rFonts w:ascii="Times New Roman" w:hAnsi="Times New Roman" w:cs="Times New Roman"/>
          <w:i/>
          <w:iCs/>
          <w:sz w:val="24"/>
          <w:szCs w:val="24"/>
        </w:rPr>
        <w:t>plan</w:t>
      </w:r>
      <w:proofErr w:type="spellEnd"/>
      <w:r w:rsidR="001111B3" w:rsidRPr="00DC6728">
        <w:rPr>
          <w:rFonts w:ascii="Times New Roman" w:hAnsi="Times New Roman" w:cs="Times New Roman"/>
          <w:i/>
          <w:iCs/>
          <w:sz w:val="24"/>
          <w:szCs w:val="24"/>
        </w:rPr>
        <w:t>: R</w:t>
      </w:r>
      <w:r w:rsidR="001111B3" w:rsidRPr="00DC6728">
        <w:rPr>
          <w:rFonts w:ascii="Times New Roman" w:hAnsi="Times New Roman" w:cs="Times New Roman"/>
          <w:sz w:val="24"/>
          <w:szCs w:val="24"/>
        </w:rPr>
        <w:t>ealiza o diagnóstico de como tem que ser feito o ciclo, então um plano de ação é traçado.</w:t>
      </w:r>
      <w:r w:rsidRPr="00DC6728">
        <w:rPr>
          <w:rFonts w:ascii="Times New Roman" w:hAnsi="Times New Roman" w:cs="Times New Roman"/>
          <w:sz w:val="24"/>
          <w:szCs w:val="24"/>
        </w:rPr>
        <w:t xml:space="preserve"> </w:t>
      </w:r>
      <w:r w:rsidR="001111B3" w:rsidRPr="00DC6728">
        <w:rPr>
          <w:rFonts w:ascii="Times New Roman" w:hAnsi="Times New Roman" w:cs="Times New Roman"/>
          <w:sz w:val="24"/>
          <w:szCs w:val="24"/>
        </w:rPr>
        <w:t xml:space="preserve">O </w:t>
      </w:r>
      <w:r w:rsidR="001111B3" w:rsidRPr="00DC6728">
        <w:rPr>
          <w:rFonts w:ascii="Times New Roman" w:hAnsi="Times New Roman" w:cs="Times New Roman"/>
          <w:i/>
          <w:iCs/>
          <w:sz w:val="24"/>
          <w:szCs w:val="24"/>
        </w:rPr>
        <w:t>Do</w:t>
      </w:r>
      <w:r w:rsidR="001111B3" w:rsidRPr="00DC6728">
        <w:rPr>
          <w:rFonts w:ascii="Times New Roman" w:hAnsi="Times New Roman" w:cs="Times New Roman"/>
          <w:sz w:val="24"/>
          <w:szCs w:val="24"/>
        </w:rPr>
        <w:t>: tudo é executado baseado no plano traçado.</w:t>
      </w:r>
      <w:r w:rsidRPr="00DC6728">
        <w:rPr>
          <w:rFonts w:ascii="Times New Roman" w:hAnsi="Times New Roman" w:cs="Times New Roman"/>
          <w:sz w:val="24"/>
          <w:szCs w:val="24"/>
        </w:rPr>
        <w:t xml:space="preserve"> </w:t>
      </w:r>
      <w:r w:rsidR="001111B3" w:rsidRPr="00DC6728">
        <w:rPr>
          <w:rFonts w:ascii="Times New Roman" w:hAnsi="Times New Roman" w:cs="Times New Roman"/>
          <w:sz w:val="24"/>
          <w:szCs w:val="24"/>
        </w:rPr>
        <w:t xml:space="preserve">O </w:t>
      </w:r>
      <w:proofErr w:type="spellStart"/>
      <w:r w:rsidR="001111B3" w:rsidRPr="00DC6728">
        <w:rPr>
          <w:rFonts w:ascii="Times New Roman" w:hAnsi="Times New Roman" w:cs="Times New Roman"/>
          <w:i/>
          <w:iCs/>
          <w:sz w:val="24"/>
          <w:szCs w:val="24"/>
        </w:rPr>
        <w:t>Check</w:t>
      </w:r>
      <w:proofErr w:type="spellEnd"/>
      <w:r w:rsidR="001111B3" w:rsidRPr="00DC6728">
        <w:rPr>
          <w:rFonts w:ascii="Times New Roman" w:hAnsi="Times New Roman" w:cs="Times New Roman"/>
          <w:sz w:val="24"/>
          <w:szCs w:val="24"/>
        </w:rPr>
        <w:t xml:space="preserve">: está para garantir que tudo que está sendo executado </w:t>
      </w:r>
      <w:r w:rsidR="00DC6728" w:rsidRPr="00DC6728">
        <w:rPr>
          <w:rFonts w:ascii="Times New Roman" w:hAnsi="Times New Roman" w:cs="Times New Roman"/>
          <w:sz w:val="24"/>
          <w:szCs w:val="24"/>
        </w:rPr>
        <w:t>está</w:t>
      </w:r>
      <w:r w:rsidR="001111B3" w:rsidRPr="00DC6728">
        <w:rPr>
          <w:rFonts w:ascii="Times New Roman" w:hAnsi="Times New Roman" w:cs="Times New Roman"/>
          <w:sz w:val="24"/>
          <w:szCs w:val="24"/>
        </w:rPr>
        <w:t xml:space="preserve"> de acordo com o que foi planejado.</w:t>
      </w:r>
      <w:r w:rsidRPr="00DC6728">
        <w:rPr>
          <w:rFonts w:ascii="Times New Roman" w:hAnsi="Times New Roman" w:cs="Times New Roman"/>
          <w:sz w:val="24"/>
          <w:szCs w:val="24"/>
        </w:rPr>
        <w:t xml:space="preserve"> O </w:t>
      </w:r>
      <w:proofErr w:type="spellStart"/>
      <w:r w:rsidR="001111B3" w:rsidRPr="00DC6728">
        <w:rPr>
          <w:rFonts w:ascii="Times New Roman" w:hAnsi="Times New Roman" w:cs="Times New Roman"/>
          <w:sz w:val="24"/>
          <w:szCs w:val="24"/>
        </w:rPr>
        <w:t>Act</w:t>
      </w:r>
      <w:proofErr w:type="spellEnd"/>
      <w:r w:rsidR="001111B3" w:rsidRPr="00DC6728">
        <w:rPr>
          <w:rFonts w:ascii="Times New Roman" w:hAnsi="Times New Roman" w:cs="Times New Roman"/>
          <w:sz w:val="24"/>
          <w:szCs w:val="24"/>
        </w:rPr>
        <w:t>: está para avaliar se os objetivos foram realmente atingidos.</w:t>
      </w:r>
    </w:p>
    <w:p w14:paraId="05E1F900" w14:textId="3F2F07F5" w:rsidR="00E55282" w:rsidRDefault="00E55282">
      <w:pPr>
        <w:ind w:firstLine="720"/>
        <w:jc w:val="both"/>
        <w:rPr>
          <w:rFonts w:ascii="Times New Roman" w:hAnsi="Times New Roman" w:cs="Times New Roman"/>
          <w:sz w:val="24"/>
          <w:szCs w:val="24"/>
        </w:rPr>
        <w:pPrChange w:id="1421" w:author="Emeson Santos" w:date="2019-08-15T21:57:00Z">
          <w:pPr>
            <w:ind w:firstLine="360"/>
            <w:jc w:val="both"/>
          </w:pPr>
        </w:pPrChange>
      </w:pPr>
      <w:r>
        <w:rPr>
          <w:rFonts w:ascii="Times New Roman" w:hAnsi="Times New Roman" w:cs="Times New Roman"/>
          <w:sz w:val="24"/>
          <w:szCs w:val="24"/>
        </w:rPr>
        <w:t>Portanto, e</w:t>
      </w:r>
      <w:r w:rsidR="002268E6" w:rsidRPr="00FE6672">
        <w:rPr>
          <w:rFonts w:ascii="Times New Roman" w:hAnsi="Times New Roman" w:cs="Times New Roman"/>
          <w:sz w:val="24"/>
          <w:szCs w:val="24"/>
        </w:rPr>
        <w:t xml:space="preserve">stes passos são necessários para uma boa prática na construção do BPM nesta modalidade sendo favorável à redução de erros em suas ações e consequentemente tendo mais produtividade </w:t>
      </w:r>
      <w:ins w:id="1422" w:author="Emeson Santos" w:date="2019-08-15T22:31:00Z">
        <w:r w:rsidR="00916296">
          <w:rPr>
            <w:rFonts w:ascii="Times New Roman" w:hAnsi="Times New Roman" w:cs="Times New Roman"/>
            <w:sz w:val="24"/>
            <w:szCs w:val="24"/>
          </w:rPr>
          <w:t>n</w:t>
        </w:r>
      </w:ins>
      <w:del w:id="1423" w:author="Emeson Santos" w:date="2019-08-15T22:31:00Z">
        <w:r w:rsidR="002268E6" w:rsidRPr="00FE6672" w:rsidDel="00916296">
          <w:rPr>
            <w:rFonts w:ascii="Times New Roman" w:hAnsi="Times New Roman" w:cs="Times New Roman"/>
            <w:sz w:val="24"/>
            <w:szCs w:val="24"/>
          </w:rPr>
          <w:delText>d</w:delText>
        </w:r>
      </w:del>
      <w:r w:rsidR="002268E6" w:rsidRPr="00FE6672">
        <w:rPr>
          <w:rFonts w:ascii="Times New Roman" w:hAnsi="Times New Roman" w:cs="Times New Roman"/>
          <w:sz w:val="24"/>
          <w:szCs w:val="24"/>
        </w:rPr>
        <w:t xml:space="preserve">a modelagem escolhida para ser </w:t>
      </w:r>
      <w:r w:rsidR="00E6284A">
        <w:rPr>
          <w:rFonts w:ascii="Times New Roman" w:hAnsi="Times New Roman" w:cs="Times New Roman"/>
          <w:sz w:val="24"/>
          <w:szCs w:val="24"/>
        </w:rPr>
        <w:t>feito o mapeamento</w:t>
      </w:r>
      <w:r w:rsidR="002268E6" w:rsidRPr="00FE6672">
        <w:rPr>
          <w:rFonts w:ascii="Times New Roman" w:hAnsi="Times New Roman" w:cs="Times New Roman"/>
          <w:sz w:val="24"/>
          <w:szCs w:val="24"/>
        </w:rPr>
        <w:t>, no nosso caso, os processos das chefias departamentais da UFS.</w:t>
      </w:r>
    </w:p>
    <w:p w14:paraId="457206BC" w14:textId="7DF31284" w:rsidR="0064206D" w:rsidRPr="000024ED" w:rsidDel="005B3441" w:rsidRDefault="00787FA2" w:rsidP="00E55282">
      <w:pPr>
        <w:ind w:firstLine="360"/>
        <w:jc w:val="both"/>
        <w:rPr>
          <w:del w:id="1424" w:author="Emeson Santos" w:date="2019-08-15T21:51:00Z"/>
          <w:rStyle w:val="textline"/>
          <w:rFonts w:ascii="Times New Roman" w:hAnsi="Times New Roman" w:cs="Times New Roman"/>
          <w:color w:val="FF0000"/>
          <w:sz w:val="24"/>
          <w:szCs w:val="24"/>
          <w:shd w:val="clear" w:color="auto" w:fill="FFFFFF"/>
        </w:rPr>
      </w:pPr>
      <w:ins w:id="1425" w:author="Emeson Santos" w:date="2019-08-15T21:57:00Z">
        <w:r>
          <w:rPr>
            <w:rFonts w:ascii="Times New Roman" w:hAnsi="Times New Roman" w:cs="Times New Roman"/>
            <w:color w:val="FF0000"/>
            <w:sz w:val="24"/>
            <w:szCs w:val="24"/>
          </w:rPr>
          <w:tab/>
        </w:r>
      </w:ins>
      <w:commentRangeStart w:id="1426"/>
      <w:commentRangeStart w:id="1427"/>
      <w:commentRangeStart w:id="1428"/>
      <w:del w:id="1429" w:author="Emeson Santos" w:date="2019-08-15T21:51:00Z">
        <w:r w:rsidR="00D46D5E" w:rsidRPr="000024ED" w:rsidDel="005B3441">
          <w:rPr>
            <w:rFonts w:ascii="Times New Roman" w:hAnsi="Times New Roman" w:cs="Times New Roman"/>
            <w:color w:val="FF0000"/>
            <w:sz w:val="24"/>
            <w:szCs w:val="24"/>
          </w:rPr>
          <w:delText>Segundo Cavalcanti (2017, p. 141),</w:delText>
        </w:r>
        <w:r w:rsidR="00041A06" w:rsidRPr="000024ED" w:rsidDel="005B3441">
          <w:rPr>
            <w:rFonts w:ascii="Times New Roman" w:hAnsi="Times New Roman" w:cs="Times New Roman"/>
            <w:color w:val="FF0000"/>
            <w:sz w:val="24"/>
            <w:szCs w:val="24"/>
          </w:rPr>
          <w:delText xml:space="preserve"> “</w:delText>
        </w:r>
        <w:r w:rsidR="00D46D5E" w:rsidRPr="000024ED" w:rsidDel="005B3441">
          <w:rPr>
            <w:rStyle w:val="textline"/>
            <w:rFonts w:ascii="Times New Roman" w:hAnsi="Times New Roman" w:cs="Times New Roman"/>
            <w:color w:val="FF0000"/>
            <w:sz w:val="24"/>
            <w:szCs w:val="24"/>
            <w:shd w:val="clear" w:color="auto" w:fill="FFFFFF"/>
          </w:rPr>
          <w:delText>O mapeamento de processos permite compreender, comunicar e gerenciar processos de negócios e seus componentes. É o conjunto de atividades envolvidas na criação de representações de processos existentes. Pode prover uma perspectiva ponta a ponta ou uma porção dos processos primários, de suporte ou de gerenciamento.</w:delText>
        </w:r>
        <w:commentRangeEnd w:id="1426"/>
        <w:r w:rsidR="00041A06" w:rsidRPr="000024ED" w:rsidDel="005B3441">
          <w:rPr>
            <w:rStyle w:val="Refdecomentrio"/>
            <w:color w:val="FF0000"/>
          </w:rPr>
          <w:commentReference w:id="1426"/>
        </w:r>
        <w:commentRangeEnd w:id="1427"/>
        <w:r w:rsidR="000024ED" w:rsidDel="005B3441">
          <w:rPr>
            <w:rStyle w:val="Refdecomentrio"/>
          </w:rPr>
          <w:commentReference w:id="1427"/>
        </w:r>
        <w:r w:rsidR="00041A06" w:rsidRPr="000024ED" w:rsidDel="005B3441">
          <w:rPr>
            <w:rStyle w:val="textline"/>
            <w:rFonts w:ascii="Times New Roman" w:hAnsi="Times New Roman" w:cs="Times New Roman"/>
            <w:color w:val="FF0000"/>
            <w:sz w:val="24"/>
            <w:szCs w:val="24"/>
            <w:shd w:val="clear" w:color="auto" w:fill="FFFFFF"/>
          </w:rPr>
          <w:delText>”</w:delText>
        </w:r>
      </w:del>
    </w:p>
    <w:p w14:paraId="60898712" w14:textId="2C90EFD9" w:rsidR="000C1126" w:rsidDel="005B3441" w:rsidRDefault="00CA78B4" w:rsidP="000C1126">
      <w:pPr>
        <w:spacing w:after="160" w:line="259" w:lineRule="auto"/>
        <w:ind w:firstLine="360"/>
        <w:jc w:val="both"/>
        <w:rPr>
          <w:moveFrom w:id="1430" w:author="Emeson Santos" w:date="2019-08-15T21:54:00Z"/>
          <w:rStyle w:val="textline"/>
          <w:rFonts w:ascii="Times New Roman" w:hAnsi="Times New Roman" w:cs="Times New Roman"/>
          <w:color w:val="000000" w:themeColor="text1"/>
          <w:sz w:val="24"/>
          <w:szCs w:val="24"/>
          <w:shd w:val="clear" w:color="auto" w:fill="FFFFFF"/>
        </w:rPr>
      </w:pPr>
      <w:moveFromRangeStart w:id="1431" w:author="Emeson Santos" w:date="2019-08-15T21:54:00Z" w:name="move16798468"/>
      <w:moveFrom w:id="1432" w:author="Emeson Santos" w:date="2019-08-15T21:54:00Z">
        <w:r w:rsidRPr="00041A06" w:rsidDel="005B3441">
          <w:rPr>
            <w:rFonts w:ascii="Times New Roman" w:hAnsi="Times New Roman" w:cs="Times New Roman"/>
            <w:color w:val="000000" w:themeColor="text1"/>
            <w:sz w:val="24"/>
            <w:szCs w:val="24"/>
          </w:rPr>
          <w:t>Segundo Cavalcanti (2017, p. 141),</w:t>
        </w:r>
        <w:r w:rsidDel="005B3441">
          <w:rPr>
            <w:rFonts w:ascii="Times New Roman" w:hAnsi="Times New Roman" w:cs="Times New Roman"/>
            <w:color w:val="000000" w:themeColor="text1"/>
            <w:sz w:val="24"/>
            <w:szCs w:val="24"/>
          </w:rPr>
          <w:t xml:space="preserve"> </w:t>
        </w:r>
        <w:r w:rsidR="005618BD" w:rsidDel="005B3441">
          <w:rPr>
            <w:rStyle w:val="textline"/>
            <w:rFonts w:ascii="Times New Roman" w:hAnsi="Times New Roman" w:cs="Times New Roman"/>
            <w:color w:val="000000" w:themeColor="text1"/>
            <w:sz w:val="24"/>
            <w:szCs w:val="24"/>
            <w:shd w:val="clear" w:color="auto" w:fill="FFFFFF"/>
          </w:rPr>
          <w:t>O mapeamento de processos sã</w:t>
        </w:r>
        <w:r w:rsidDel="005B3441">
          <w:rPr>
            <w:rStyle w:val="textline"/>
            <w:rFonts w:ascii="Times New Roman" w:hAnsi="Times New Roman" w:cs="Times New Roman"/>
            <w:color w:val="000000" w:themeColor="text1"/>
            <w:sz w:val="24"/>
            <w:szCs w:val="24"/>
            <w:shd w:val="clear" w:color="auto" w:fill="FFFFFF"/>
          </w:rPr>
          <w:t>o</w:t>
        </w:r>
        <w:r w:rsidR="005618BD" w:rsidDel="005B3441">
          <w:rPr>
            <w:rStyle w:val="textline"/>
            <w:rFonts w:ascii="Times New Roman" w:hAnsi="Times New Roman" w:cs="Times New Roman"/>
            <w:color w:val="000000" w:themeColor="text1"/>
            <w:sz w:val="24"/>
            <w:szCs w:val="24"/>
            <w:shd w:val="clear" w:color="auto" w:fill="FFFFFF"/>
          </w:rPr>
          <w:t xml:space="preserve"> </w:t>
        </w:r>
        <w:r w:rsidDel="005B3441">
          <w:rPr>
            <w:rStyle w:val="textline"/>
            <w:rFonts w:ascii="Times New Roman" w:hAnsi="Times New Roman" w:cs="Times New Roman"/>
            <w:color w:val="000000" w:themeColor="text1"/>
            <w:sz w:val="24"/>
            <w:szCs w:val="24"/>
            <w:shd w:val="clear" w:color="auto" w:fill="FFFFFF"/>
          </w:rPr>
          <w:t>várias</w:t>
        </w:r>
        <w:r w:rsidR="005618BD" w:rsidDel="005B3441">
          <w:rPr>
            <w:rStyle w:val="textline"/>
            <w:rFonts w:ascii="Times New Roman" w:hAnsi="Times New Roman" w:cs="Times New Roman"/>
            <w:color w:val="000000" w:themeColor="text1"/>
            <w:sz w:val="24"/>
            <w:szCs w:val="24"/>
            <w:shd w:val="clear" w:color="auto" w:fill="FFFFFF"/>
          </w:rPr>
          <w:t xml:space="preserve"> tarefas, ou atividades, dos processos existentes que são representadas seguindo uma notação</w:t>
        </w:r>
        <w:r w:rsidDel="005B3441">
          <w:rPr>
            <w:rStyle w:val="textline"/>
            <w:rFonts w:ascii="Times New Roman" w:hAnsi="Times New Roman" w:cs="Times New Roman"/>
            <w:color w:val="000000" w:themeColor="text1"/>
            <w:sz w:val="24"/>
            <w:szCs w:val="24"/>
            <w:shd w:val="clear" w:color="auto" w:fill="FFFFFF"/>
          </w:rPr>
          <w:t xml:space="preserve"> e permitindo uma boa compreensão, e um melhor gerenciamento de seus processos e de seus componentes.</w:t>
        </w:r>
        <w:commentRangeEnd w:id="1428"/>
        <w:r w:rsidR="005B3441" w:rsidDel="005B3441">
          <w:rPr>
            <w:rStyle w:val="Refdecomentrio"/>
          </w:rPr>
          <w:commentReference w:id="1428"/>
        </w:r>
      </w:moveFrom>
    </w:p>
    <w:moveFromRangeEnd w:id="1431"/>
    <w:p w14:paraId="580ADD66" w14:textId="144A8FC7" w:rsidR="00D72F44" w:rsidRPr="000351D2" w:rsidRDefault="00D72F44" w:rsidP="00D72F44">
      <w:pPr>
        <w:spacing w:after="160" w:line="259" w:lineRule="auto"/>
        <w:ind w:firstLine="360"/>
        <w:jc w:val="both"/>
        <w:rPr>
          <w:rFonts w:ascii="Times New Roman" w:hAnsi="Times New Roman" w:cs="Times New Roman"/>
          <w:sz w:val="24"/>
          <w:szCs w:val="24"/>
        </w:rPr>
      </w:pPr>
      <w:r w:rsidRPr="000351D2">
        <w:rPr>
          <w:rFonts w:ascii="Times New Roman" w:hAnsi="Times New Roman" w:cs="Times New Roman"/>
          <w:sz w:val="24"/>
          <w:szCs w:val="24"/>
        </w:rPr>
        <w:t xml:space="preserve">Neste contexto, podemos, a partir deste ciclo de vida, mapear os processos </w:t>
      </w:r>
      <w:r w:rsidR="00FB505B">
        <w:rPr>
          <w:rFonts w:ascii="Times New Roman" w:hAnsi="Times New Roman" w:cs="Times New Roman"/>
          <w:sz w:val="24"/>
          <w:szCs w:val="24"/>
        </w:rPr>
        <w:t>aplicados n</w:t>
      </w:r>
      <w:r w:rsidRPr="000351D2">
        <w:rPr>
          <w:rFonts w:ascii="Times New Roman" w:hAnsi="Times New Roman" w:cs="Times New Roman"/>
          <w:sz w:val="24"/>
          <w:szCs w:val="24"/>
        </w:rPr>
        <w:t>este TCC da forma como estão atualmente (AS-IS), já que de acordo o que já discutimos na seção 1.3. do capitulo 1, não vamos discutir o remodelamento destes processos (TO-BE).</w:t>
      </w:r>
    </w:p>
    <w:p w14:paraId="69F06880" w14:textId="77777777" w:rsidR="00D72F44" w:rsidRPr="00041A06" w:rsidRDefault="00D72F44" w:rsidP="00041A06">
      <w:pPr>
        <w:spacing w:after="160" w:line="259" w:lineRule="auto"/>
        <w:ind w:firstLine="360"/>
        <w:jc w:val="both"/>
        <w:rPr>
          <w:color w:val="000000" w:themeColor="text1"/>
        </w:rPr>
      </w:pPr>
    </w:p>
    <w:p w14:paraId="444DC242" w14:textId="7BA6CEBE" w:rsidR="004A0712" w:rsidRDefault="004A0712" w:rsidP="00E33A01">
      <w:pPr>
        <w:pBdr>
          <w:bottom w:val="single" w:sz="6" w:space="1" w:color="auto"/>
        </w:pBdr>
        <w:spacing w:after="160" w:line="256" w:lineRule="auto"/>
        <w:ind w:firstLine="720"/>
        <w:jc w:val="both"/>
        <w:rPr>
          <w:rFonts w:ascii="Times New Roman" w:eastAsia="Times New Roman" w:hAnsi="Times New Roman" w:cs="Times New Roman"/>
          <w:b/>
          <w:sz w:val="24"/>
          <w:szCs w:val="24"/>
        </w:rPr>
      </w:pPr>
    </w:p>
    <w:p w14:paraId="79346508" w14:textId="77777777" w:rsidR="000A48C8" w:rsidRDefault="000A48C8" w:rsidP="00E33A01">
      <w:pPr>
        <w:pBdr>
          <w:bottom w:val="single" w:sz="6" w:space="1" w:color="auto"/>
        </w:pBdr>
        <w:spacing w:after="160" w:line="256" w:lineRule="auto"/>
        <w:ind w:firstLine="720"/>
        <w:jc w:val="both"/>
        <w:rPr>
          <w:rFonts w:ascii="Times New Roman" w:eastAsia="Times New Roman" w:hAnsi="Times New Roman" w:cs="Times New Roman"/>
          <w:b/>
          <w:sz w:val="24"/>
          <w:szCs w:val="24"/>
        </w:rPr>
      </w:pPr>
    </w:p>
    <w:p w14:paraId="3F37CFA4" w14:textId="77777777" w:rsidR="000A48C8" w:rsidRDefault="000A48C8" w:rsidP="000A48C8">
      <w:pPr>
        <w:spacing w:after="160" w:line="259" w:lineRule="auto"/>
        <w:ind w:firstLine="696"/>
        <w:jc w:val="both"/>
        <w:rPr>
          <w:rFonts w:ascii="Times New Roman" w:eastAsia="Times New Roman" w:hAnsi="Times New Roman" w:cs="Times New Roman"/>
          <w:sz w:val="24"/>
          <w:szCs w:val="24"/>
        </w:rPr>
      </w:pPr>
    </w:p>
    <w:p w14:paraId="2C1F274C" w14:textId="1B84FD31" w:rsidR="55997AC8" w:rsidRDefault="00FA0D38" w:rsidP="000A48C8">
      <w:pPr>
        <w:spacing w:after="160" w:line="259" w:lineRule="auto"/>
        <w:ind w:firstLine="69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sidR="55997AC8" w:rsidRPr="55997AC8">
        <w:rPr>
          <w:rFonts w:ascii="Times New Roman" w:eastAsia="Times New Roman" w:hAnsi="Times New Roman" w:cs="Times New Roman"/>
          <w:sz w:val="24"/>
          <w:szCs w:val="24"/>
        </w:rPr>
        <w:t xml:space="preserve">Modelagem de processos de negócio é o conjunto de atividades envolvidas na criação de representações de processos de negócio existentes ou propostos. Pode prover uma perspectiva ponta a ponta ou uma porção dos processos primários, de suporte ou de </w:t>
      </w:r>
      <w:r w:rsidR="55997AC8" w:rsidRPr="55997AC8">
        <w:rPr>
          <w:rFonts w:ascii="Times New Roman" w:eastAsia="Times New Roman" w:hAnsi="Times New Roman" w:cs="Times New Roman"/>
          <w:sz w:val="24"/>
          <w:szCs w:val="24"/>
        </w:rPr>
        <w:lastRenderedPageBreak/>
        <w:t xml:space="preserve">gerenciamento. O propósito da modelagem é criar uma representação do processo de maneira completa e precisa sobre seu funcionamento. Por esse motivo, o nível de detalhamento e o tipo específico de modelo têm como base o que é esperado da iniciativa de modelagem. Um diagrama simples pode ser suficiente em alguns casos, enquanto um modelo completo e detalhado pode ser necessário em </w:t>
      </w:r>
      <w:proofErr w:type="gramStart"/>
      <w:r w:rsidR="55997AC8" w:rsidRPr="55997AC8">
        <w:rPr>
          <w:rFonts w:ascii="Times New Roman" w:eastAsia="Times New Roman" w:hAnsi="Times New Roman" w:cs="Times New Roman"/>
          <w:sz w:val="24"/>
          <w:szCs w:val="24"/>
        </w:rPr>
        <w:t>outros.(</w:t>
      </w:r>
      <w:proofErr w:type="gramEnd"/>
      <w:r w:rsidR="55997AC8" w:rsidRPr="55997AC8">
        <w:rPr>
          <w:rFonts w:ascii="Times New Roman" w:eastAsia="Times New Roman" w:hAnsi="Times New Roman" w:cs="Times New Roman"/>
          <w:sz w:val="24"/>
          <w:szCs w:val="24"/>
        </w:rPr>
        <w:t>Brasil, 2013)</w:t>
      </w:r>
    </w:p>
    <w:p w14:paraId="256F27B9" w14:textId="7D1496BF" w:rsidR="55997AC8" w:rsidRDefault="55997AC8" w:rsidP="000A48C8">
      <w:pPr>
        <w:spacing w:after="160" w:line="259" w:lineRule="auto"/>
        <w:ind w:firstLine="696"/>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A modelagem de processos de negócio permite um entendimento comum entre analistas</w:t>
      </w:r>
    </w:p>
    <w:p w14:paraId="0602374C" w14:textId="63591062" w:rsidR="55997AC8" w:rsidRDefault="55997AC8" w:rsidP="000A48C8">
      <w:pPr>
        <w:spacing w:after="160" w:line="259" w:lineRule="auto"/>
        <w:ind w:firstLine="696"/>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 xml:space="preserve">de negócio, analistas de sistemas e pessoas de negócios que irão gerenciar e monitorar estes processos. Um modelo de processo pode fornecer uma compreensão abrangente de um processo e uma empresa pode ser analisada e integrada através de seus processos de negócio. Para </w:t>
      </w:r>
      <w:proofErr w:type="gramStart"/>
      <w:r w:rsidRPr="55997AC8">
        <w:rPr>
          <w:rFonts w:ascii="Times New Roman" w:eastAsia="Times New Roman" w:hAnsi="Times New Roman" w:cs="Times New Roman"/>
          <w:sz w:val="24"/>
          <w:szCs w:val="24"/>
        </w:rPr>
        <w:t>este ?m</w:t>
      </w:r>
      <w:proofErr w:type="gramEnd"/>
      <w:r w:rsidRPr="55997AC8">
        <w:rPr>
          <w:rFonts w:ascii="Times New Roman" w:eastAsia="Times New Roman" w:hAnsi="Times New Roman" w:cs="Times New Roman"/>
          <w:sz w:val="24"/>
          <w:szCs w:val="24"/>
        </w:rPr>
        <w:t xml:space="preserve">, o termo modelagem de processos de negócio é usado para caracterizar a </w:t>
      </w:r>
      <w:proofErr w:type="spellStart"/>
      <w:r w:rsidRPr="55997AC8">
        <w:rPr>
          <w:rFonts w:ascii="Times New Roman" w:eastAsia="Times New Roman" w:hAnsi="Times New Roman" w:cs="Times New Roman"/>
          <w:sz w:val="24"/>
          <w:szCs w:val="24"/>
        </w:rPr>
        <w:t>identi?cação</w:t>
      </w:r>
      <w:proofErr w:type="spellEnd"/>
      <w:r w:rsidRPr="55997AC8">
        <w:rPr>
          <w:rFonts w:ascii="Times New Roman" w:eastAsia="Times New Roman" w:hAnsi="Times New Roman" w:cs="Times New Roman"/>
          <w:sz w:val="24"/>
          <w:szCs w:val="24"/>
        </w:rPr>
        <w:t xml:space="preserve"> e </w:t>
      </w:r>
      <w:proofErr w:type="spellStart"/>
      <w:r w:rsidRPr="55997AC8">
        <w:rPr>
          <w:rFonts w:ascii="Times New Roman" w:eastAsia="Times New Roman" w:hAnsi="Times New Roman" w:cs="Times New Roman"/>
          <w:sz w:val="24"/>
          <w:szCs w:val="24"/>
        </w:rPr>
        <w:t>especi?cação</w:t>
      </w:r>
      <w:proofErr w:type="spellEnd"/>
      <w:r w:rsidRPr="55997AC8">
        <w:rPr>
          <w:rFonts w:ascii="Times New Roman" w:eastAsia="Times New Roman" w:hAnsi="Times New Roman" w:cs="Times New Roman"/>
          <w:sz w:val="24"/>
          <w:szCs w:val="24"/>
        </w:rPr>
        <w:t xml:space="preserve"> dos processos de negócio. Esta fase inclui a modelagem das atividades e suas relações causais e temporais, bem como regras de negócio </w:t>
      </w:r>
      <w:proofErr w:type="spellStart"/>
      <w:proofErr w:type="gramStart"/>
      <w:r w:rsidRPr="55997AC8">
        <w:rPr>
          <w:rFonts w:ascii="Times New Roman" w:eastAsia="Times New Roman" w:hAnsi="Times New Roman" w:cs="Times New Roman"/>
          <w:sz w:val="24"/>
          <w:szCs w:val="24"/>
        </w:rPr>
        <w:t>especí?cas</w:t>
      </w:r>
      <w:proofErr w:type="spellEnd"/>
      <w:proofErr w:type="gramEnd"/>
      <w:r w:rsidRPr="55997AC8">
        <w:rPr>
          <w:rFonts w:ascii="Times New Roman" w:eastAsia="Times New Roman" w:hAnsi="Times New Roman" w:cs="Times New Roman"/>
          <w:sz w:val="24"/>
          <w:szCs w:val="24"/>
        </w:rPr>
        <w:t xml:space="preserve"> que as execuções de processos têm de cumprir. A modelagem de processos tem uma variedade de produtos que estão comercialmente</w:t>
      </w:r>
    </w:p>
    <w:p w14:paraId="3E4EB6EB" w14:textId="3E46BFD6" w:rsidR="55997AC8" w:rsidRDefault="55997AC8" w:rsidP="000A48C8">
      <w:pPr>
        <w:spacing w:after="160" w:line="259" w:lineRule="auto"/>
        <w:ind w:firstLine="696"/>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 xml:space="preserve">disponíveis para apoiar esta fase, baseado em diferentes linguagens de processos. Dada esta situação, não é de se estranhar que a seleção de um determinado produto é um passo importante em muitos projetos de BPM, e consequentemente, os critérios adequados de seleção têm sido estudados extensivamente. Além de aspectos organizacionais, econômicos e aspectos relacionados com a infraestrutura geral de TI da empresa, o poder expressivo da linguagem de processo, bem como as interfaces para sistemas software relacionados são critérios importantes, i.e. a mais proeminente interface para sistemas de melhoria de pro- </w:t>
      </w:r>
      <w:proofErr w:type="spellStart"/>
      <w:r w:rsidRPr="55997AC8">
        <w:rPr>
          <w:rFonts w:ascii="Times New Roman" w:eastAsia="Times New Roman" w:hAnsi="Times New Roman" w:cs="Times New Roman"/>
          <w:sz w:val="24"/>
          <w:szCs w:val="24"/>
        </w:rPr>
        <w:t>cessos</w:t>
      </w:r>
      <w:proofErr w:type="spellEnd"/>
      <w:r w:rsidRPr="55997AC8">
        <w:rPr>
          <w:rFonts w:ascii="Times New Roman" w:eastAsia="Times New Roman" w:hAnsi="Times New Roman" w:cs="Times New Roman"/>
          <w:sz w:val="24"/>
          <w:szCs w:val="24"/>
        </w:rPr>
        <w:t xml:space="preserve"> e o software responsável pela modelagem e estruturas organizacionais da empresa.(Exatas &amp; </w:t>
      </w:r>
      <w:proofErr w:type="spellStart"/>
      <w:r w:rsidRPr="55997AC8">
        <w:rPr>
          <w:rFonts w:ascii="Times New Roman" w:eastAsia="Times New Roman" w:hAnsi="Times New Roman" w:cs="Times New Roman"/>
          <w:sz w:val="24"/>
          <w:szCs w:val="24"/>
        </w:rPr>
        <w:t>Szimanski</w:t>
      </w:r>
      <w:proofErr w:type="spellEnd"/>
      <w:r w:rsidRPr="55997AC8">
        <w:rPr>
          <w:rFonts w:ascii="Times New Roman" w:eastAsia="Times New Roman" w:hAnsi="Times New Roman" w:cs="Times New Roman"/>
          <w:sz w:val="24"/>
          <w:szCs w:val="24"/>
        </w:rPr>
        <w:t>, 2013)</w:t>
      </w:r>
    </w:p>
    <w:p w14:paraId="61ECE118" w14:textId="75C10F3B" w:rsidR="55997AC8" w:rsidRDefault="55997AC8" w:rsidP="000A48C8">
      <w:pPr>
        <w:spacing w:after="160" w:line="259" w:lineRule="auto"/>
        <w:ind w:firstLine="696"/>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Um modelo é uma representação simplificada de uma coisa, um conceito ou uma atividade. Modelos podem ser matemáticos, gráficos, físicos, narrativos ou alguma combinação desses tipos. Possuem ampla gama de aplicações nos ambientes de negócio, incluindo:</w:t>
      </w:r>
    </w:p>
    <w:p w14:paraId="1238E504" w14:textId="65130D20" w:rsidR="55997AC8" w:rsidRDefault="55997AC8" w:rsidP="000A48C8">
      <w:pPr>
        <w:pStyle w:val="PargrafodaLista"/>
        <w:numPr>
          <w:ilvl w:val="0"/>
          <w:numId w:val="9"/>
        </w:numPr>
        <w:spacing w:after="160" w:line="259" w:lineRule="auto"/>
        <w:ind w:left="1056"/>
        <w:jc w:val="both"/>
      </w:pPr>
      <w:r w:rsidRPr="55997AC8">
        <w:rPr>
          <w:rFonts w:ascii="Times New Roman" w:hAnsi="Times New Roman" w:cs="Times New Roman"/>
        </w:rPr>
        <w:t>Organização (estruturação)</w:t>
      </w:r>
    </w:p>
    <w:p w14:paraId="2DCBB066" w14:textId="4E5541C7" w:rsidR="55997AC8" w:rsidRDefault="55997AC8" w:rsidP="000A48C8">
      <w:pPr>
        <w:pStyle w:val="PargrafodaLista"/>
        <w:numPr>
          <w:ilvl w:val="0"/>
          <w:numId w:val="9"/>
        </w:numPr>
        <w:spacing w:after="160" w:line="259" w:lineRule="auto"/>
        <w:ind w:left="1056"/>
        <w:jc w:val="both"/>
      </w:pPr>
      <w:r w:rsidRPr="55997AC8">
        <w:rPr>
          <w:rFonts w:ascii="Times New Roman" w:hAnsi="Times New Roman" w:cs="Times New Roman"/>
        </w:rPr>
        <w:t>Descoberta (aprendizagem)</w:t>
      </w:r>
    </w:p>
    <w:p w14:paraId="60FB62A1" w14:textId="70A1EFD8" w:rsidR="55997AC8" w:rsidRDefault="55997AC8" w:rsidP="000A48C8">
      <w:pPr>
        <w:pStyle w:val="PargrafodaLista"/>
        <w:numPr>
          <w:ilvl w:val="0"/>
          <w:numId w:val="9"/>
        </w:numPr>
        <w:spacing w:after="160" w:line="259" w:lineRule="auto"/>
        <w:ind w:left="1056"/>
        <w:jc w:val="both"/>
      </w:pPr>
      <w:r w:rsidRPr="55997AC8">
        <w:rPr>
          <w:rFonts w:ascii="Times New Roman" w:hAnsi="Times New Roman" w:cs="Times New Roman"/>
        </w:rPr>
        <w:t>Previsão (estimativas)</w:t>
      </w:r>
    </w:p>
    <w:p w14:paraId="786D7BA0" w14:textId="0F04E87B" w:rsidR="55997AC8" w:rsidRDefault="55997AC8" w:rsidP="000A48C8">
      <w:pPr>
        <w:pStyle w:val="PargrafodaLista"/>
        <w:numPr>
          <w:ilvl w:val="0"/>
          <w:numId w:val="9"/>
        </w:numPr>
        <w:spacing w:after="160" w:line="259" w:lineRule="auto"/>
        <w:ind w:left="1056"/>
        <w:jc w:val="both"/>
      </w:pPr>
      <w:r w:rsidRPr="55997AC8">
        <w:rPr>
          <w:rFonts w:ascii="Times New Roman" w:hAnsi="Times New Roman" w:cs="Times New Roman"/>
        </w:rPr>
        <w:t xml:space="preserve">Medição (quantificação) </w:t>
      </w:r>
    </w:p>
    <w:p w14:paraId="2703A75B" w14:textId="0382C6CA" w:rsidR="55997AC8" w:rsidRDefault="55997AC8" w:rsidP="000A48C8">
      <w:pPr>
        <w:pStyle w:val="PargrafodaLista"/>
        <w:numPr>
          <w:ilvl w:val="0"/>
          <w:numId w:val="9"/>
        </w:numPr>
        <w:spacing w:after="160" w:line="259" w:lineRule="auto"/>
        <w:ind w:left="1056"/>
        <w:jc w:val="both"/>
      </w:pPr>
      <w:r w:rsidRPr="55997AC8">
        <w:rPr>
          <w:rFonts w:ascii="Times New Roman" w:hAnsi="Times New Roman" w:cs="Times New Roman"/>
        </w:rPr>
        <w:t>Explicação (ensino, demonstração)</w:t>
      </w:r>
    </w:p>
    <w:p w14:paraId="0F899971" w14:textId="6065FF6B" w:rsidR="55997AC8" w:rsidRDefault="55997AC8" w:rsidP="000A48C8">
      <w:pPr>
        <w:pStyle w:val="PargrafodaLista"/>
        <w:numPr>
          <w:ilvl w:val="0"/>
          <w:numId w:val="9"/>
        </w:numPr>
        <w:spacing w:after="160" w:line="259" w:lineRule="auto"/>
        <w:ind w:left="1056"/>
        <w:jc w:val="both"/>
      </w:pPr>
      <w:r w:rsidRPr="55997AC8">
        <w:rPr>
          <w:rFonts w:ascii="Times New Roman" w:hAnsi="Times New Roman" w:cs="Times New Roman"/>
        </w:rPr>
        <w:t>Verificação (validação)</w:t>
      </w:r>
    </w:p>
    <w:p w14:paraId="039E23E6" w14:textId="3A11132F" w:rsidR="55997AC8" w:rsidRDefault="55997AC8" w:rsidP="000A48C8">
      <w:pPr>
        <w:pStyle w:val="PargrafodaLista"/>
        <w:numPr>
          <w:ilvl w:val="0"/>
          <w:numId w:val="9"/>
        </w:numPr>
        <w:spacing w:after="160" w:line="259" w:lineRule="auto"/>
        <w:ind w:left="1056"/>
        <w:jc w:val="both"/>
      </w:pPr>
      <w:r w:rsidRPr="55997AC8">
        <w:rPr>
          <w:rFonts w:ascii="Times New Roman" w:hAnsi="Times New Roman" w:cs="Times New Roman"/>
        </w:rPr>
        <w:t>Controle (restrições, objetivos)</w:t>
      </w:r>
    </w:p>
    <w:p w14:paraId="05EB8380" w14:textId="380E4838" w:rsidR="55997AC8" w:rsidRDefault="55997AC8" w:rsidP="000A48C8">
      <w:pPr>
        <w:spacing w:after="160" w:line="259" w:lineRule="auto"/>
        <w:ind w:firstLine="70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 xml:space="preserve">Processos de negócio podem ser expressos por meio de uma modelagem em vários níveis de detalhe, desde uma visão contextual abstrata até uma visão detalhada. Um modelo de processos de negócio completo normalmente representará diversas perspectivas, servindo a diferentes </w:t>
      </w:r>
      <w:proofErr w:type="gramStart"/>
      <w:r w:rsidRPr="55997AC8">
        <w:rPr>
          <w:rFonts w:ascii="Times New Roman" w:eastAsia="Times New Roman" w:hAnsi="Times New Roman" w:cs="Times New Roman"/>
          <w:sz w:val="24"/>
          <w:szCs w:val="24"/>
        </w:rPr>
        <w:t>propósitos.(</w:t>
      </w:r>
      <w:proofErr w:type="gramEnd"/>
      <w:r w:rsidRPr="55997AC8">
        <w:rPr>
          <w:rFonts w:ascii="Times New Roman" w:eastAsia="Times New Roman" w:hAnsi="Times New Roman" w:cs="Times New Roman"/>
          <w:sz w:val="24"/>
          <w:szCs w:val="24"/>
        </w:rPr>
        <w:t>Brasil, 2013)</w:t>
      </w:r>
    </w:p>
    <w:p w14:paraId="6C9F499C" w14:textId="319584D4" w:rsidR="55997AC8" w:rsidRDefault="55997AC8" w:rsidP="000A48C8">
      <w:pPr>
        <w:spacing w:after="160" w:line="259" w:lineRule="auto"/>
        <w:ind w:firstLine="708"/>
        <w:jc w:val="both"/>
        <w:rPr>
          <w:rFonts w:ascii="Times New Roman" w:eastAsia="Times New Roman" w:hAnsi="Times New Roman" w:cs="Times New Roman"/>
          <w:sz w:val="24"/>
          <w:szCs w:val="24"/>
        </w:rPr>
      </w:pPr>
      <w:proofErr w:type="gramStart"/>
      <w:r w:rsidRPr="55997AC8">
        <w:rPr>
          <w:rFonts w:ascii="Times New Roman" w:eastAsia="Times New Roman" w:hAnsi="Times New Roman" w:cs="Times New Roman"/>
          <w:sz w:val="24"/>
          <w:szCs w:val="24"/>
        </w:rPr>
        <w:t>Os termos diagrama</w:t>
      </w:r>
      <w:proofErr w:type="gramEnd"/>
      <w:r w:rsidRPr="55997AC8">
        <w:rPr>
          <w:rFonts w:ascii="Times New Roman" w:eastAsia="Times New Roman" w:hAnsi="Times New Roman" w:cs="Times New Roman"/>
          <w:sz w:val="24"/>
          <w:szCs w:val="24"/>
        </w:rPr>
        <w:t xml:space="preserve"> de processo, mapa de processo e modelo de processos são muitas vezes utilizados de forma intercambiável ou como sinônimos. Contudo, diagramas, mapas e modelos têm diferentes propósitos e aplicações. Na prática, diagrama, mapa e modelo são diferentes estágios do desenvolvimento, cada qual agregando mais informação e utilidade para entendimento, análise e desenho de processos.</w:t>
      </w:r>
    </w:p>
    <w:p w14:paraId="495E2423" w14:textId="6DDFDE41" w:rsidR="55997AC8" w:rsidRDefault="55997AC8" w:rsidP="55997AC8">
      <w:pPr>
        <w:spacing w:after="160" w:line="259" w:lineRule="auto"/>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lastRenderedPageBreak/>
        <w:t>Um diagrama retrata os principais elementos de um fluxo de processo, mas omite detalhes menores de entendimento dos fluxos de trabalho. Uma analogia pode ser feita com um diagrama simples que pode ser utilizado para demonstrar a rota até um local de armazenagem; ele pode retratar coisas como marcos geográficos e distâncias de uma forma simplificada ou exagerada, mas ainda assim serve para ajudar a encontrar o armazém. De maneira similar, um diagrama de processo nos ajuda rapidamente a identificar e entender as principais atividades do processo.</w:t>
      </w:r>
    </w:p>
    <w:p w14:paraId="39E75C55" w14:textId="767FACAE" w:rsidR="55997AC8" w:rsidRDefault="55997AC8" w:rsidP="55997AC8">
      <w:pPr>
        <w:spacing w:after="160" w:line="259" w:lineRule="auto"/>
        <w:ind w:firstLine="70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Um mapa fornece uma visão abrangente dos principais componentes do processo e apresenta maior precisão do que um diagrama. Tenderá a agregar maior detalhe acerca do processo e de alguns dos relacionamentos mais importantes com outros elementos, tais como atores, eventos e resultados.</w:t>
      </w:r>
    </w:p>
    <w:p w14:paraId="1EA29FD9" w14:textId="66E4015E" w:rsidR="55997AC8" w:rsidRDefault="55997AC8" w:rsidP="55997AC8">
      <w:pPr>
        <w:spacing w:after="160" w:line="259" w:lineRule="auto"/>
        <w:ind w:firstLine="70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Um modelo implica a representação de um determinado estado do negócio (atual ou futuro) e dos respectivos recursos envolvidos, tais como pessoas, informação, instalações, automação, finanças e insumos. Como é utilizado para representar com mais precisão o funcionamento daquilo que está sendo modelado, requer mais dados acerca do processo e dos fatores que afetam seu comportamento. Frequentemente, modelagem é feita utilizando ferramentas que fornecem capacidade de simulação e geração de reportes úteis para analisar e entender o processo. Ao observar uma "ilustração" de negócio, a tabela a seguir pode ser útil para distinguir entre diagrama, mapa ou modelo de processos.</w:t>
      </w:r>
      <w:ins w:id="1433" w:author="Emeson Santos" w:date="2019-08-16T10:48:00Z">
        <w:r w:rsidR="007A6B2F">
          <w:rPr>
            <w:rFonts w:ascii="Times New Roman" w:eastAsia="Times New Roman" w:hAnsi="Times New Roman" w:cs="Times New Roman"/>
            <w:sz w:val="24"/>
            <w:szCs w:val="24"/>
          </w:rPr>
          <w:t xml:space="preserve"> </w:t>
        </w:r>
      </w:ins>
      <w:proofErr w:type="gramStart"/>
      <w:r w:rsidRPr="55997AC8">
        <w:rPr>
          <w:rFonts w:ascii="Times New Roman" w:eastAsia="Times New Roman" w:hAnsi="Times New Roman" w:cs="Times New Roman"/>
          <w:sz w:val="24"/>
          <w:szCs w:val="24"/>
        </w:rPr>
        <w:t>(</w:t>
      </w:r>
      <w:proofErr w:type="gramEnd"/>
      <w:r w:rsidRPr="55997AC8">
        <w:rPr>
          <w:rFonts w:ascii="Times New Roman" w:eastAsia="Times New Roman" w:hAnsi="Times New Roman" w:cs="Times New Roman"/>
          <w:sz w:val="24"/>
          <w:szCs w:val="24"/>
        </w:rPr>
        <w:t>Brasil, 2013)</w:t>
      </w:r>
    </w:p>
    <w:p w14:paraId="10758372" w14:textId="77777777" w:rsidR="009D1434" w:rsidRDefault="009D1434" w:rsidP="55997AC8">
      <w:pPr>
        <w:spacing w:after="160" w:line="259" w:lineRule="auto"/>
        <w:ind w:firstLine="708"/>
        <w:jc w:val="both"/>
        <w:rPr>
          <w:rFonts w:ascii="Times New Roman" w:eastAsia="Times New Roman" w:hAnsi="Times New Roman" w:cs="Times New Roman"/>
          <w:sz w:val="24"/>
          <w:szCs w:val="24"/>
        </w:rPr>
      </w:pPr>
    </w:p>
    <w:p w14:paraId="5320EE40" w14:textId="4CC5668A" w:rsidR="009D1434" w:rsidRDefault="009D1434" w:rsidP="009D1434">
      <w:pPr>
        <w:pStyle w:val="Legenda"/>
        <w:keepNext/>
        <w:jc w:val="center"/>
      </w:pPr>
      <w:r>
        <w:lastRenderedPageBreak/>
        <w:t xml:space="preserve">Tabela </w:t>
      </w:r>
      <w:r w:rsidR="002B51F5">
        <w:fldChar w:fldCharType="begin"/>
      </w:r>
      <w:r w:rsidR="002B51F5">
        <w:instrText xml:space="preserve"> SEQ Tabela \* ARABIC </w:instrText>
      </w:r>
      <w:r w:rsidR="002B51F5">
        <w:fldChar w:fldCharType="separate"/>
      </w:r>
      <w:r>
        <w:rPr>
          <w:noProof/>
        </w:rPr>
        <w:t>1</w:t>
      </w:r>
      <w:r w:rsidR="002B51F5">
        <w:rPr>
          <w:noProof/>
        </w:rPr>
        <w:fldChar w:fldCharType="end"/>
      </w:r>
    </w:p>
    <w:p w14:paraId="51930C7B" w14:textId="77777777" w:rsidR="00B56312" w:rsidRDefault="55997AC8" w:rsidP="00B56312">
      <w:pPr>
        <w:keepNext/>
        <w:spacing w:after="160" w:line="256" w:lineRule="auto"/>
        <w:ind w:firstLine="720"/>
        <w:jc w:val="both"/>
      </w:pPr>
      <w:r>
        <w:rPr>
          <w:noProof/>
        </w:rPr>
        <w:drawing>
          <wp:inline distT="0" distB="0" distL="0" distR="0" wp14:anchorId="3833B577" wp14:editId="3E3D476A">
            <wp:extent cx="4591052" cy="4438650"/>
            <wp:effectExtent l="0" t="0" r="0" b="0"/>
            <wp:docPr id="752244234" name="Imagem 752244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91052" cy="4438650"/>
                    </a:xfrm>
                    <a:prstGeom prst="rect">
                      <a:avLst/>
                    </a:prstGeom>
                  </pic:spPr>
                </pic:pic>
              </a:graphicData>
            </a:graphic>
          </wp:inline>
        </w:drawing>
      </w:r>
    </w:p>
    <w:p w14:paraId="320ABC89" w14:textId="3F106BAE" w:rsidR="55997AC8" w:rsidRDefault="00B56312" w:rsidP="00B56312">
      <w:pPr>
        <w:pStyle w:val="Legenda"/>
        <w:jc w:val="center"/>
      </w:pPr>
      <w:r>
        <w:t xml:space="preserve">Figura </w:t>
      </w:r>
      <w:r w:rsidR="002B51F5">
        <w:fldChar w:fldCharType="begin"/>
      </w:r>
      <w:r w:rsidR="002B51F5">
        <w:instrText xml:space="preserve"> SEQ Figura \* ARABIC </w:instrText>
      </w:r>
      <w:r w:rsidR="002B51F5">
        <w:fldChar w:fldCharType="separate"/>
      </w:r>
      <w:r w:rsidR="004C776B">
        <w:rPr>
          <w:noProof/>
        </w:rPr>
        <w:t>3</w:t>
      </w:r>
      <w:r w:rsidR="002B51F5">
        <w:rPr>
          <w:noProof/>
        </w:rPr>
        <w:fldChar w:fldCharType="end"/>
      </w:r>
    </w:p>
    <w:p w14:paraId="41E317E2" w14:textId="1D6A2539" w:rsidR="55997AC8"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Notação é um conjunto padronizado de símbolos e regras que determinam o significado desses símbolos.</w:t>
      </w:r>
      <w:r w:rsidRPr="55997AC8">
        <w:rPr>
          <w:sz w:val="24"/>
          <w:szCs w:val="24"/>
        </w:rPr>
        <w:t xml:space="preserve"> </w:t>
      </w:r>
      <w:r w:rsidRPr="55997AC8">
        <w:rPr>
          <w:rFonts w:ascii="Times New Roman" w:eastAsia="Times New Roman" w:hAnsi="Times New Roman" w:cs="Times New Roman"/>
          <w:sz w:val="24"/>
          <w:szCs w:val="24"/>
        </w:rPr>
        <w:t>Por exemplo, a notação musical inclui símbolos universalmente reconhecidos por notas e claves. Analogamente, uma notação de modelagem de processos de negócio inclui ícones (figuras) e conectores que ajudam a mostrar o relacionamento entre diversos componentes de processos de negócio.</w:t>
      </w:r>
    </w:p>
    <w:p w14:paraId="7524C2EA" w14:textId="3B5BB2E8" w:rsidR="55997AC8"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Existem diversos padrões de notação de modelagem e realizar a melhor escolha dentre as opções disponíveis pode não ser uma tarefa simples. No entanto, a seleção de uma abordagem que siga normas e convenções bem conhecidas oferece amplas vantagens:</w:t>
      </w:r>
    </w:p>
    <w:p w14:paraId="40857DA9" w14:textId="72EA470B" w:rsidR="55997AC8"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 Conjunto de símbolos, possam se comunicar linguagem e técnicas comuns para que as pessoas.</w:t>
      </w:r>
    </w:p>
    <w:p w14:paraId="1CEB47A2" w14:textId="21C617E8" w:rsidR="55997AC8"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 xml:space="preserve">• Consistência em forma e significado dos modelos de processos resultantes. </w:t>
      </w:r>
    </w:p>
    <w:p w14:paraId="717BF72E" w14:textId="1B7B149F" w:rsidR="55997AC8"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 Importação ferramentas e exportação de modelos de processos entre diferentes.</w:t>
      </w:r>
    </w:p>
    <w:p w14:paraId="7126EA45" w14:textId="71A99A07" w:rsidR="55997AC8"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 Geração de aplicações a partir de modelos de processos.</w:t>
      </w:r>
    </w:p>
    <w:p w14:paraId="0D26275C" w14:textId="44D1BBDC" w:rsidR="55997AC8"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 xml:space="preserve">Esta seção apresenta uma descrição resumida de algumas das notações de modelagem comumente </w:t>
      </w:r>
      <w:proofErr w:type="gramStart"/>
      <w:r w:rsidRPr="55997AC8">
        <w:rPr>
          <w:rFonts w:ascii="Times New Roman" w:eastAsia="Times New Roman" w:hAnsi="Times New Roman" w:cs="Times New Roman"/>
          <w:sz w:val="24"/>
          <w:szCs w:val="24"/>
        </w:rPr>
        <w:t>encontradas.(</w:t>
      </w:r>
      <w:proofErr w:type="gramEnd"/>
      <w:r w:rsidRPr="55997AC8">
        <w:rPr>
          <w:rFonts w:ascii="Times New Roman" w:eastAsia="Times New Roman" w:hAnsi="Times New Roman" w:cs="Times New Roman"/>
          <w:sz w:val="24"/>
          <w:szCs w:val="24"/>
        </w:rPr>
        <w:t>Brasil, 2013)</w:t>
      </w:r>
    </w:p>
    <w:p w14:paraId="0FC918AF" w14:textId="3A727C15" w:rsidR="55997AC8" w:rsidRDefault="55997AC8" w:rsidP="55997AC8">
      <w:pPr>
        <w:spacing w:after="160" w:line="256" w:lineRule="auto"/>
        <w:ind w:firstLine="720"/>
        <w:jc w:val="both"/>
      </w:pPr>
      <w:r>
        <w:rPr>
          <w:noProof/>
        </w:rPr>
        <w:lastRenderedPageBreak/>
        <w:drawing>
          <wp:inline distT="0" distB="0" distL="0" distR="0" wp14:anchorId="4115626F" wp14:editId="35CD86B3">
            <wp:extent cx="4714875" cy="4019550"/>
            <wp:effectExtent l="0" t="0" r="0" b="0"/>
            <wp:docPr id="1850691936" name="Imagem 1850691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714875" cy="4019550"/>
                    </a:xfrm>
                    <a:prstGeom prst="rect">
                      <a:avLst/>
                    </a:prstGeom>
                  </pic:spPr>
                </pic:pic>
              </a:graphicData>
            </a:graphic>
          </wp:inline>
        </w:drawing>
      </w:r>
    </w:p>
    <w:p w14:paraId="7DA460B0" w14:textId="73D6C919" w:rsidR="55997AC8" w:rsidRDefault="55997AC8" w:rsidP="55997AC8">
      <w:pPr>
        <w:ind w:firstLine="720"/>
        <w:jc w:val="both"/>
        <w:rPr>
          <w:rFonts w:ascii="Times New Roman" w:hAnsi="Times New Roman" w:cs="Times New Roman"/>
          <w:sz w:val="24"/>
          <w:szCs w:val="24"/>
        </w:rPr>
      </w:pPr>
      <w:r w:rsidRPr="55997AC8">
        <w:t>O processo de negócio tem suas próprias metas e objetivos. Esses objetivos têm que estar alinhados ao da empresa, pois se eles não estiverem bem alinhados com a estratégia da empresa a melhoria do processo tende a melhorar uma área funcional dentro da organização e não o processo como um todo.</w:t>
      </w:r>
      <w:r w:rsidRPr="55997AC8">
        <w:rPr>
          <w:rFonts w:ascii="Times New Roman" w:hAnsi="Times New Roman" w:cs="Times New Roman"/>
          <w:sz w:val="24"/>
          <w:szCs w:val="24"/>
        </w:rPr>
        <w:t xml:space="preserve"> </w:t>
      </w:r>
      <w:commentRangeStart w:id="1434"/>
      <w:r w:rsidRPr="55997AC8">
        <w:rPr>
          <w:rFonts w:ascii="Times New Roman" w:hAnsi="Times New Roman" w:cs="Times New Roman"/>
          <w:sz w:val="24"/>
          <w:szCs w:val="24"/>
        </w:rPr>
        <w:t xml:space="preserve">(BORGES, 2015, p. 12). </w:t>
      </w:r>
      <w:commentRangeEnd w:id="1434"/>
      <w:r>
        <w:commentReference w:id="1434"/>
      </w:r>
    </w:p>
    <w:p w14:paraId="1AA4F60D" w14:textId="0E1BE0C0" w:rsidR="55997AC8" w:rsidRDefault="55997AC8" w:rsidP="55997AC8">
      <w:pPr>
        <w:ind w:firstLine="720"/>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Sintamos sobre processo de negócio e sobre a modelagem de processo de negócio nesta seção, na próxima iremos falar sobre as ferramentas que pode ser utilizada para notações de modelagem. Destas ferramentas citadas iremos utilizar o BPMN para o processo de modelagem de chefia da universidade federal de Sergipe (UFS).</w:t>
      </w:r>
    </w:p>
    <w:p w14:paraId="22121FE1" w14:textId="3E3243B7" w:rsidR="55997AC8" w:rsidRDefault="55997AC8" w:rsidP="55997AC8">
      <w:pPr>
        <w:spacing w:after="160" w:line="256" w:lineRule="auto"/>
        <w:ind w:firstLine="720"/>
        <w:jc w:val="both"/>
      </w:pPr>
    </w:p>
    <w:p w14:paraId="14DB8D92" w14:textId="77777777" w:rsidR="001A3312" w:rsidRPr="00FE6672" w:rsidRDefault="001A3312">
      <w:pPr>
        <w:spacing w:after="160" w:line="256" w:lineRule="auto"/>
        <w:ind w:left="720"/>
        <w:jc w:val="both"/>
        <w:rPr>
          <w:rFonts w:ascii="Times New Roman" w:eastAsia="Times New Roman" w:hAnsi="Times New Roman" w:cs="Times New Roman"/>
          <w:b/>
          <w:color w:val="FF0000"/>
          <w:sz w:val="24"/>
          <w:szCs w:val="24"/>
        </w:rPr>
      </w:pPr>
    </w:p>
    <w:p w14:paraId="1F12818A" w14:textId="1020C5EF" w:rsidR="55997AC8" w:rsidRDefault="55997AC8" w:rsidP="55997AC8">
      <w:pPr>
        <w:spacing w:after="160" w:line="256" w:lineRule="auto"/>
        <w:jc w:val="both"/>
        <w:rPr>
          <w:rFonts w:ascii="Times New Roman" w:eastAsia="Times New Roman" w:hAnsi="Times New Roman" w:cs="Times New Roman"/>
          <w:b/>
          <w:bCs/>
          <w:sz w:val="28"/>
          <w:szCs w:val="28"/>
        </w:rPr>
      </w:pPr>
      <w:r w:rsidRPr="55997AC8">
        <w:rPr>
          <w:rFonts w:ascii="Times New Roman" w:eastAsia="Times New Roman" w:hAnsi="Times New Roman" w:cs="Times New Roman"/>
          <w:b/>
          <w:bCs/>
          <w:sz w:val="28"/>
          <w:szCs w:val="28"/>
        </w:rPr>
        <w:t>2.2.</w:t>
      </w:r>
      <w:r w:rsidRPr="55997AC8">
        <w:rPr>
          <w:rFonts w:ascii="Times New Roman" w:eastAsia="Times New Roman" w:hAnsi="Times New Roman" w:cs="Times New Roman"/>
          <w:sz w:val="14"/>
          <w:szCs w:val="14"/>
        </w:rPr>
        <w:t xml:space="preserve"> </w:t>
      </w:r>
      <w:r w:rsidRPr="55997AC8">
        <w:rPr>
          <w:rFonts w:ascii="Times New Roman" w:eastAsia="Times New Roman" w:hAnsi="Times New Roman" w:cs="Times New Roman"/>
          <w:b/>
          <w:bCs/>
          <w:sz w:val="28"/>
          <w:szCs w:val="28"/>
        </w:rPr>
        <w:t xml:space="preserve"> FERRAMENTA</w:t>
      </w:r>
    </w:p>
    <w:p w14:paraId="32594488" w14:textId="679811CF" w:rsidR="55997AC8" w:rsidRDefault="55997AC8" w:rsidP="55997AC8">
      <w:pPr>
        <w:ind w:firstLine="720"/>
        <w:jc w:val="both"/>
      </w:pPr>
      <w:r w:rsidRPr="55997AC8">
        <w:rPr>
          <w:rFonts w:ascii="Times New Roman" w:eastAsia="Times New Roman" w:hAnsi="Times New Roman" w:cs="Times New Roman"/>
          <w:sz w:val="24"/>
          <w:szCs w:val="24"/>
        </w:rPr>
        <w:t>Existem várias ferramentas de modelagem disponíveis que vão desde o uso de simples quadros brancos, flip-</w:t>
      </w:r>
      <w:proofErr w:type="spellStart"/>
      <w:r w:rsidRPr="55997AC8">
        <w:rPr>
          <w:rFonts w:ascii="Times New Roman" w:eastAsia="Times New Roman" w:hAnsi="Times New Roman" w:cs="Times New Roman"/>
          <w:sz w:val="24"/>
          <w:szCs w:val="24"/>
        </w:rPr>
        <w:t>chart</w:t>
      </w:r>
      <w:proofErr w:type="spellEnd"/>
      <w:r w:rsidRPr="55997AC8">
        <w:rPr>
          <w:rFonts w:ascii="Times New Roman" w:eastAsia="Times New Roman" w:hAnsi="Times New Roman" w:cs="Times New Roman"/>
          <w:sz w:val="24"/>
          <w:szCs w:val="24"/>
        </w:rPr>
        <w:t xml:space="preserve"> ou notas autoadesivas, até ferramentas sofisticadas e especializadas de BPM que incluem modelagem e armazenamentos de dados para modelos de processos. O uso de quadro branco com canetas de tinta removível para desenho de fluxo de processo e flip-</w:t>
      </w:r>
      <w:proofErr w:type="spellStart"/>
      <w:r w:rsidRPr="55997AC8">
        <w:rPr>
          <w:rFonts w:ascii="Times New Roman" w:eastAsia="Times New Roman" w:hAnsi="Times New Roman" w:cs="Times New Roman"/>
          <w:sz w:val="24"/>
          <w:szCs w:val="24"/>
        </w:rPr>
        <w:t>chart</w:t>
      </w:r>
      <w:proofErr w:type="spellEnd"/>
      <w:r w:rsidRPr="55997AC8">
        <w:rPr>
          <w:rFonts w:ascii="Times New Roman" w:eastAsia="Times New Roman" w:hAnsi="Times New Roman" w:cs="Times New Roman"/>
          <w:sz w:val="24"/>
          <w:szCs w:val="24"/>
        </w:rPr>
        <w:t xml:space="preserve"> para capturar outras informações e, então, transcrever resultados para uma ferramenta de desenho, modelagem ou ferramenta de informação é um método comum utilizado em workshops, entrevistas, ou seções de modelagem dirigidas ou estruturadas.</w:t>
      </w:r>
    </w:p>
    <w:p w14:paraId="693662F5" w14:textId="0B5A7595" w:rsidR="55997AC8" w:rsidRDefault="55997AC8" w:rsidP="55997AC8">
      <w:pPr>
        <w:ind w:firstLine="720"/>
        <w:jc w:val="both"/>
      </w:pPr>
      <w:r w:rsidRPr="55997AC8">
        <w:rPr>
          <w:rFonts w:ascii="Times New Roman" w:eastAsia="Times New Roman" w:hAnsi="Times New Roman" w:cs="Times New Roman"/>
          <w:sz w:val="24"/>
          <w:szCs w:val="24"/>
        </w:rPr>
        <w:t>Outra técnica comum de workshop é colar nas paredes de uma sala papéis grandes de flip-</w:t>
      </w:r>
      <w:proofErr w:type="spellStart"/>
      <w:r w:rsidRPr="55997AC8">
        <w:rPr>
          <w:rFonts w:ascii="Times New Roman" w:eastAsia="Times New Roman" w:hAnsi="Times New Roman" w:cs="Times New Roman"/>
          <w:sz w:val="24"/>
          <w:szCs w:val="24"/>
        </w:rPr>
        <w:t>chart</w:t>
      </w:r>
      <w:proofErr w:type="spellEnd"/>
      <w:r w:rsidRPr="55997AC8">
        <w:rPr>
          <w:rFonts w:ascii="Times New Roman" w:eastAsia="Times New Roman" w:hAnsi="Times New Roman" w:cs="Times New Roman"/>
          <w:sz w:val="24"/>
          <w:szCs w:val="24"/>
        </w:rPr>
        <w:t xml:space="preserve"> para que os participantes coloquem sobre eles papéis adesivos removíveis até conseguirem rearranjar atividades em uma sequência acordada. O modelo resultante deve, então, ser transcrito para uma ferramenta de desenho, modelagem ou de informação. Também </w:t>
      </w:r>
      <w:r w:rsidRPr="55997AC8">
        <w:rPr>
          <w:rFonts w:ascii="Times New Roman" w:eastAsia="Times New Roman" w:hAnsi="Times New Roman" w:cs="Times New Roman"/>
          <w:sz w:val="24"/>
          <w:szCs w:val="24"/>
        </w:rPr>
        <w:lastRenderedPageBreak/>
        <w:t>têm sido utilizadas com vantagens ferramentas computadorizadas para desenhar e visualizar os modelos em telas grandes com projetores. O modelo é amplamente visível e pode ser discutido e modificado durante o workshop. Quando a sessão é concluída, nenhuma transferência é necessária para outro conjunto de ferramentas. (Brasil, 2013).</w:t>
      </w:r>
    </w:p>
    <w:p w14:paraId="5642E1CF" w14:textId="1EA3DFAD" w:rsidR="55997AC8" w:rsidRDefault="55997AC8" w:rsidP="55997AC8">
      <w:pPr>
        <w:ind w:firstLine="720"/>
        <w:jc w:val="both"/>
      </w:pPr>
      <w:r w:rsidRPr="55997AC8">
        <w:rPr>
          <w:rFonts w:ascii="Times New Roman" w:eastAsia="Times New Roman" w:hAnsi="Times New Roman" w:cs="Times New Roman"/>
          <w:sz w:val="24"/>
          <w:szCs w:val="24"/>
        </w:rPr>
        <w:t xml:space="preserve">Fluxogramas têm sido utilizados por décadas e são baseados em um conjunto simples de símbolos para operações, decisões e outros elementos de processo. A notação para o mapeamento de fluxo mais comum foi </w:t>
      </w:r>
      <w:proofErr w:type="gramStart"/>
      <w:r w:rsidRPr="55997AC8">
        <w:rPr>
          <w:rFonts w:ascii="Times New Roman" w:eastAsia="Times New Roman" w:hAnsi="Times New Roman" w:cs="Times New Roman"/>
          <w:sz w:val="24"/>
          <w:szCs w:val="24"/>
        </w:rPr>
        <w:t>aprovado</w:t>
      </w:r>
      <w:proofErr w:type="gramEnd"/>
      <w:r w:rsidRPr="55997AC8">
        <w:rPr>
          <w:rFonts w:ascii="Times New Roman" w:eastAsia="Times New Roman" w:hAnsi="Times New Roman" w:cs="Times New Roman"/>
          <w:sz w:val="24"/>
          <w:szCs w:val="24"/>
        </w:rPr>
        <w:t xml:space="preserve"> como um padrão ANSI em 1970 para representar fluxos de sistemas.</w:t>
      </w:r>
    </w:p>
    <w:p w14:paraId="4136DDDF" w14:textId="75438020" w:rsidR="55997AC8" w:rsidRDefault="55997AC8" w:rsidP="55997AC8">
      <w:pPr>
        <w:ind w:firstLine="720"/>
        <w:jc w:val="both"/>
      </w:pPr>
      <w:r w:rsidRPr="55997AC8">
        <w:rPr>
          <w:rFonts w:ascii="Times New Roman" w:eastAsia="Times New Roman" w:hAnsi="Times New Roman" w:cs="Times New Roman"/>
          <w:sz w:val="24"/>
          <w:szCs w:val="24"/>
        </w:rPr>
        <w:t>Outras notações de fluxogramas têm sido utilizadas por engenheiros industriais com símbolos diferentes e esquemas para mapeamentos industriais específicos. Fluxogramas são usados para descrever o fluxo de materiais, papéis e trabalho ou a colocação de máquinas, análise de saídas e entradas em centros de expedição.</w:t>
      </w:r>
    </w:p>
    <w:p w14:paraId="689405E2" w14:textId="7DE349A0" w:rsidR="55997AC8" w:rsidRDefault="55997AC8" w:rsidP="55997AC8">
      <w:pPr>
        <w:jc w:val="both"/>
        <w:rPr>
          <w:rFonts w:ascii="Times New Roman" w:eastAsia="Times New Roman" w:hAnsi="Times New Roman" w:cs="Times New Roman"/>
          <w:sz w:val="24"/>
          <w:szCs w:val="24"/>
        </w:rPr>
      </w:pPr>
    </w:p>
    <w:p w14:paraId="53AC6821" w14:textId="1AEE5FFF" w:rsidR="55997AC8" w:rsidRDefault="55997AC8" w:rsidP="55997AC8">
      <w:pPr>
        <w:jc w:val="both"/>
      </w:pPr>
      <w:r w:rsidRPr="55997AC8">
        <w:rPr>
          <w:rFonts w:ascii="Times New Roman" w:eastAsia="Times New Roman" w:hAnsi="Times New Roman" w:cs="Times New Roman"/>
          <w:sz w:val="24"/>
          <w:szCs w:val="24"/>
        </w:rPr>
        <w:t>Um típico fluxograma pode ter os seguintes tipos de símbolos:</w:t>
      </w:r>
    </w:p>
    <w:p w14:paraId="3406A87E" w14:textId="259D5968" w:rsidR="55997AC8" w:rsidRDefault="55997AC8" w:rsidP="55997AC8">
      <w:pPr>
        <w:jc w:val="both"/>
        <w:rPr>
          <w:rFonts w:ascii="Times New Roman" w:eastAsia="Times New Roman" w:hAnsi="Times New Roman" w:cs="Times New Roman"/>
          <w:sz w:val="24"/>
          <w:szCs w:val="24"/>
        </w:rPr>
      </w:pPr>
    </w:p>
    <w:p w14:paraId="6AE0C99B" w14:textId="0EF4470F" w:rsidR="55997AC8" w:rsidRDefault="55997AC8" w:rsidP="55997AC8">
      <w:pPr>
        <w:ind w:firstLine="720"/>
        <w:jc w:val="both"/>
      </w:pPr>
      <w:r w:rsidRPr="55997AC8">
        <w:rPr>
          <w:rFonts w:ascii="Times New Roman" w:eastAsia="Times New Roman" w:hAnsi="Times New Roman" w:cs="Times New Roman"/>
          <w:sz w:val="24"/>
          <w:szCs w:val="24"/>
        </w:rPr>
        <w:t>• Símbolos de início e fim representados por retângulos arredondados geralmente contendo a palavra "Início" ou "Fim", ou outra frase sinalizando o começo ou término de um processo como "submeter consulta" ou "receber produto"</w:t>
      </w:r>
    </w:p>
    <w:p w14:paraId="2507BD3B" w14:textId="62BAEC6F" w:rsidR="55997AC8" w:rsidRDefault="55997AC8" w:rsidP="55997AC8">
      <w:pPr>
        <w:ind w:firstLine="720"/>
        <w:jc w:val="both"/>
      </w:pPr>
      <w:r w:rsidRPr="55997AC8">
        <w:rPr>
          <w:rFonts w:ascii="Times New Roman" w:eastAsia="Times New Roman" w:hAnsi="Times New Roman" w:cs="Times New Roman"/>
          <w:sz w:val="24"/>
          <w:szCs w:val="24"/>
        </w:rPr>
        <w:t>• Setas provenientes de um símbolo e terminando em outro, indicando que o controle passa de um símbolo para o próximo</w:t>
      </w:r>
    </w:p>
    <w:p w14:paraId="0EC75CAA" w14:textId="329D5A69" w:rsidR="55997AC8" w:rsidRDefault="55997AC8" w:rsidP="55997AC8">
      <w:pPr>
        <w:ind w:firstLine="720"/>
        <w:jc w:val="both"/>
      </w:pPr>
      <w:r w:rsidRPr="55997AC8">
        <w:rPr>
          <w:rFonts w:ascii="Times New Roman" w:eastAsia="Times New Roman" w:hAnsi="Times New Roman" w:cs="Times New Roman"/>
          <w:sz w:val="24"/>
          <w:szCs w:val="24"/>
        </w:rPr>
        <w:t>• Passos de processamento representados como retângulos</w:t>
      </w:r>
    </w:p>
    <w:p w14:paraId="11B75F80" w14:textId="6C09184E" w:rsidR="55997AC8" w:rsidRDefault="55997AC8" w:rsidP="55997AC8">
      <w:pPr>
        <w:ind w:firstLine="720"/>
        <w:jc w:val="both"/>
        <w:rPr>
          <w:rFonts w:ascii="Times New Roman" w:eastAsia="Times New Roman" w:hAnsi="Times New Roman" w:cs="Times New Roman"/>
          <w:sz w:val="24"/>
          <w:szCs w:val="24"/>
        </w:rPr>
      </w:pPr>
    </w:p>
    <w:p w14:paraId="5AA93297" w14:textId="4EF7D7AD" w:rsidR="55997AC8" w:rsidRDefault="55997AC8" w:rsidP="55997AC8">
      <w:pPr>
        <w:ind w:firstLine="720"/>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  Entradas e saídas representadas por paralelogramos</w:t>
      </w:r>
    </w:p>
    <w:p w14:paraId="024744A5" w14:textId="48F11ABB" w:rsidR="55997AC8" w:rsidRDefault="55997AC8" w:rsidP="55997AC8">
      <w:pPr>
        <w:ind w:firstLine="720"/>
        <w:jc w:val="both"/>
        <w:rPr>
          <w:rFonts w:ascii="Times New Roman" w:eastAsia="Times New Roman" w:hAnsi="Times New Roman" w:cs="Times New Roman"/>
          <w:sz w:val="24"/>
          <w:szCs w:val="24"/>
        </w:rPr>
      </w:pPr>
    </w:p>
    <w:p w14:paraId="62586047" w14:textId="51B1DC5D" w:rsidR="55997AC8" w:rsidRDefault="55997AC8" w:rsidP="55997AC8">
      <w:pPr>
        <w:ind w:firstLine="720"/>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 xml:space="preserve">• Condição ou decisão representada como losango, geralmente contendo teste de sim/não ou verdadeiro/falso. Esse símbolo é único na medida em que possui duas setas saindo, geralmente a partir da extremidade inferior e extremidade direita, uma correspondente a sim ou verdadeiro e uma correspondente a não ou falso. As setas devem ser rotuladas. Mais de duas setas podem ser utilizadas, mas é normalmente um indicativo claro de que uma decisão complexa está para ser tomada, caso que </w:t>
      </w:r>
      <w:proofErr w:type="spellStart"/>
      <w:r w:rsidRPr="55997AC8">
        <w:rPr>
          <w:rFonts w:ascii="Times New Roman" w:eastAsia="Times New Roman" w:hAnsi="Times New Roman" w:cs="Times New Roman"/>
          <w:sz w:val="24"/>
          <w:szCs w:val="24"/>
        </w:rPr>
        <w:t>pode</w:t>
      </w:r>
      <w:proofErr w:type="spellEnd"/>
      <w:r w:rsidRPr="55997AC8">
        <w:rPr>
          <w:rFonts w:ascii="Times New Roman" w:eastAsia="Times New Roman" w:hAnsi="Times New Roman" w:cs="Times New Roman"/>
          <w:sz w:val="24"/>
          <w:szCs w:val="24"/>
        </w:rPr>
        <w:t xml:space="preserve"> necessitar ser mais detalhado ou substituído por um símbolo de "processo predefinido" (Brasil, 2013).</w:t>
      </w:r>
    </w:p>
    <w:p w14:paraId="52F5721A" w14:textId="5C2E8828" w:rsidR="55997AC8" w:rsidRDefault="55997AC8" w:rsidP="55997AC8">
      <w:pPr>
        <w:jc w:val="both"/>
        <w:rPr>
          <w:rFonts w:ascii="Times New Roman" w:eastAsia="Times New Roman" w:hAnsi="Times New Roman" w:cs="Times New Roman"/>
          <w:sz w:val="24"/>
          <w:szCs w:val="24"/>
        </w:rPr>
      </w:pPr>
      <w:r>
        <w:rPr>
          <w:noProof/>
        </w:rPr>
        <w:drawing>
          <wp:inline distT="0" distB="0" distL="0" distR="0" wp14:anchorId="15788EF6" wp14:editId="052F13F2">
            <wp:extent cx="5876925" cy="1880667"/>
            <wp:effectExtent l="0" t="0" r="0" b="0"/>
            <wp:docPr id="1995063147" name="Imagem 1995063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876925" cy="1880667"/>
                    </a:xfrm>
                    <a:prstGeom prst="rect">
                      <a:avLst/>
                    </a:prstGeom>
                  </pic:spPr>
                </pic:pic>
              </a:graphicData>
            </a:graphic>
          </wp:inline>
        </w:drawing>
      </w:r>
    </w:p>
    <w:p w14:paraId="36A93165" w14:textId="03681449" w:rsidR="55997AC8" w:rsidRDefault="55997AC8" w:rsidP="55997AC8">
      <w:pPr>
        <w:ind w:firstLine="720"/>
        <w:jc w:val="both"/>
        <w:rPr>
          <w:rFonts w:ascii="Times New Roman" w:eastAsia="Times New Roman" w:hAnsi="Times New Roman" w:cs="Times New Roman"/>
          <w:sz w:val="24"/>
          <w:szCs w:val="24"/>
        </w:rPr>
      </w:pPr>
    </w:p>
    <w:p w14:paraId="5E7D2C75" w14:textId="755FF1CF" w:rsidR="55997AC8" w:rsidRDefault="55997AC8" w:rsidP="55997AC8">
      <w:pPr>
        <w:ind w:firstLine="720"/>
        <w:jc w:val="both"/>
        <w:rPr>
          <w:rFonts w:ascii="Times New Roman" w:eastAsia="Times New Roman" w:hAnsi="Times New Roman" w:cs="Times New Roman"/>
          <w:sz w:val="24"/>
          <w:szCs w:val="24"/>
        </w:rPr>
      </w:pPr>
    </w:p>
    <w:p w14:paraId="04174A3F" w14:textId="77777777" w:rsidR="004A0712" w:rsidRPr="00FE6672" w:rsidRDefault="004240D8" w:rsidP="55997AC8">
      <w:pPr>
        <w:spacing w:after="160" w:line="256" w:lineRule="auto"/>
        <w:jc w:val="both"/>
        <w:rPr>
          <w:rFonts w:ascii="Times New Roman" w:eastAsia="Times New Roman" w:hAnsi="Times New Roman" w:cs="Times New Roman"/>
        </w:rPr>
      </w:pPr>
      <w:r w:rsidRPr="55997AC8">
        <w:rPr>
          <w:rFonts w:ascii="Times New Roman" w:eastAsia="Times New Roman" w:hAnsi="Times New Roman" w:cs="Times New Roman"/>
          <w:b/>
          <w:bCs/>
          <w:color w:val="FF0000"/>
        </w:rPr>
        <w:t xml:space="preserve"> </w:t>
      </w:r>
    </w:p>
    <w:p w14:paraId="18407597" w14:textId="275DF0D4" w:rsidR="004A0712" w:rsidRPr="00FE6672" w:rsidRDefault="55997AC8" w:rsidP="55997AC8">
      <w:pPr>
        <w:spacing w:after="160" w:line="256" w:lineRule="auto"/>
        <w:ind w:firstLine="720"/>
        <w:jc w:val="both"/>
      </w:pPr>
      <w:r w:rsidRPr="55997AC8">
        <w:rPr>
          <w:rFonts w:ascii="Times New Roman" w:eastAsia="Times New Roman" w:hAnsi="Times New Roman" w:cs="Times New Roman"/>
        </w:rPr>
        <w:lastRenderedPageBreak/>
        <w:t>A UML fornece um conjunto-padrão de técnicas de diagramação e notações para descrever requisitos de sistemas de informação. Embora a UML seja usada para análise e desenho de sistemas, algumas organizações também usam o diagrama de atividades da UML para modelar processos de negócio. A UML é mantida pelo OMG, o mesmo grupo que mantém a BPMN.</w:t>
      </w:r>
    </w:p>
    <w:p w14:paraId="601E0382" w14:textId="61CEB560" w:rsidR="004A0712" w:rsidRPr="00FE6672" w:rsidRDefault="55997AC8" w:rsidP="55997AC8">
      <w:pPr>
        <w:spacing w:after="160" w:line="256" w:lineRule="auto"/>
        <w:ind w:firstLine="720"/>
        <w:jc w:val="both"/>
        <w:rPr>
          <w:rFonts w:ascii="Times New Roman" w:eastAsia="Times New Roman" w:hAnsi="Times New Roman" w:cs="Times New Roman"/>
        </w:rPr>
      </w:pPr>
      <w:r w:rsidRPr="55997AC8">
        <w:rPr>
          <w:rFonts w:ascii="Times New Roman" w:eastAsia="Times New Roman" w:hAnsi="Times New Roman" w:cs="Times New Roman"/>
        </w:rPr>
        <w:t>Principais Características:</w:t>
      </w:r>
    </w:p>
    <w:p w14:paraId="24E79972" w14:textId="647ACEC1" w:rsidR="004A0712" w:rsidRPr="00FE6672" w:rsidRDefault="55997AC8" w:rsidP="55997AC8">
      <w:pPr>
        <w:pStyle w:val="PargrafodaLista"/>
        <w:numPr>
          <w:ilvl w:val="1"/>
          <w:numId w:val="8"/>
        </w:numPr>
        <w:spacing w:after="160" w:line="256" w:lineRule="auto"/>
        <w:jc w:val="both"/>
        <w:rPr>
          <w:sz w:val="22"/>
          <w:szCs w:val="22"/>
        </w:rPr>
      </w:pPr>
      <w:r w:rsidRPr="55997AC8">
        <w:rPr>
          <w:rFonts w:ascii="Times New Roman" w:hAnsi="Times New Roman" w:cs="Times New Roman"/>
          <w:sz w:val="22"/>
          <w:szCs w:val="22"/>
        </w:rPr>
        <w:t>Conjunto de técnicas de diagramação e notações relacionadas</w:t>
      </w:r>
    </w:p>
    <w:p w14:paraId="6E5236D9" w14:textId="5E366465" w:rsidR="004A0712" w:rsidRPr="00FE6672" w:rsidRDefault="55997AC8" w:rsidP="55997AC8">
      <w:pPr>
        <w:pStyle w:val="PargrafodaLista"/>
        <w:numPr>
          <w:ilvl w:val="1"/>
          <w:numId w:val="8"/>
        </w:numPr>
        <w:spacing w:after="160" w:line="256" w:lineRule="auto"/>
        <w:jc w:val="both"/>
        <w:rPr>
          <w:sz w:val="22"/>
          <w:szCs w:val="22"/>
        </w:rPr>
      </w:pPr>
      <w:r w:rsidRPr="55997AC8">
        <w:rPr>
          <w:rFonts w:ascii="Times New Roman" w:hAnsi="Times New Roman" w:cs="Times New Roman"/>
          <w:sz w:val="22"/>
          <w:szCs w:val="22"/>
        </w:rPr>
        <w:t>Descreve relacionamentos laterais e de pai-filho</w:t>
      </w:r>
    </w:p>
    <w:p w14:paraId="680280EC" w14:textId="780B95AC" w:rsidR="004A0712" w:rsidRPr="00FE6672" w:rsidRDefault="55997AC8" w:rsidP="55997AC8">
      <w:pPr>
        <w:pStyle w:val="PargrafodaLista"/>
        <w:numPr>
          <w:ilvl w:val="1"/>
          <w:numId w:val="8"/>
        </w:numPr>
        <w:spacing w:after="160" w:line="256" w:lineRule="auto"/>
        <w:jc w:val="both"/>
        <w:rPr>
          <w:sz w:val="22"/>
          <w:szCs w:val="22"/>
        </w:rPr>
      </w:pPr>
      <w:r w:rsidRPr="55997AC8">
        <w:rPr>
          <w:rFonts w:ascii="Times New Roman" w:hAnsi="Times New Roman" w:cs="Times New Roman"/>
          <w:sz w:val="22"/>
          <w:szCs w:val="22"/>
        </w:rPr>
        <w:t>O conjunto de símbolos varia de acordo com o tipo de modelo</w:t>
      </w:r>
    </w:p>
    <w:p w14:paraId="6A319A51" w14:textId="761FC78F" w:rsidR="004A0712" w:rsidRPr="00FE6672" w:rsidRDefault="55997AC8" w:rsidP="55997AC8">
      <w:pPr>
        <w:pStyle w:val="PargrafodaLista"/>
        <w:numPr>
          <w:ilvl w:val="1"/>
          <w:numId w:val="8"/>
        </w:numPr>
        <w:spacing w:after="160" w:line="256" w:lineRule="auto"/>
        <w:jc w:val="both"/>
        <w:rPr>
          <w:sz w:val="22"/>
          <w:szCs w:val="22"/>
        </w:rPr>
      </w:pPr>
      <w:r w:rsidRPr="55997AC8">
        <w:rPr>
          <w:rFonts w:ascii="Times New Roman" w:hAnsi="Times New Roman" w:cs="Times New Roman"/>
          <w:sz w:val="22"/>
          <w:szCs w:val="22"/>
        </w:rPr>
        <w:t xml:space="preserve">Um importante subconjunto, </w:t>
      </w:r>
      <w:proofErr w:type="spellStart"/>
      <w:r w:rsidRPr="55997AC8">
        <w:rPr>
          <w:rFonts w:ascii="Times New Roman" w:hAnsi="Times New Roman" w:cs="Times New Roman"/>
          <w:sz w:val="22"/>
          <w:szCs w:val="22"/>
        </w:rPr>
        <w:t>sysML</w:t>
      </w:r>
      <w:proofErr w:type="spellEnd"/>
      <w:r w:rsidRPr="55997AC8">
        <w:rPr>
          <w:rFonts w:ascii="Times New Roman" w:hAnsi="Times New Roman" w:cs="Times New Roman"/>
          <w:sz w:val="22"/>
          <w:szCs w:val="22"/>
        </w:rPr>
        <w:t>, é geralmente utilizado para descrever sistemas e sistemas de sistemas</w:t>
      </w:r>
    </w:p>
    <w:p w14:paraId="4B248CAA" w14:textId="2442E9D7" w:rsidR="004A0712" w:rsidRPr="00FE6672" w:rsidRDefault="55997AC8" w:rsidP="55997AC8">
      <w:pPr>
        <w:spacing w:after="160" w:line="256" w:lineRule="auto"/>
        <w:ind w:left="720"/>
        <w:jc w:val="both"/>
        <w:rPr>
          <w:rFonts w:ascii="Times New Roman" w:eastAsia="Times New Roman" w:hAnsi="Times New Roman" w:cs="Times New Roman"/>
        </w:rPr>
      </w:pPr>
      <w:r w:rsidRPr="55997AC8">
        <w:rPr>
          <w:rFonts w:ascii="Times New Roman" w:eastAsia="Times New Roman" w:hAnsi="Times New Roman" w:cs="Times New Roman"/>
        </w:rPr>
        <w:t xml:space="preserve">Quando Usar: </w:t>
      </w:r>
    </w:p>
    <w:p w14:paraId="55DD1D3A" w14:textId="7E636217" w:rsidR="004A0712" w:rsidRPr="00FE6672" w:rsidRDefault="55997AC8" w:rsidP="55997AC8">
      <w:pPr>
        <w:pStyle w:val="PargrafodaLista"/>
        <w:numPr>
          <w:ilvl w:val="1"/>
          <w:numId w:val="3"/>
        </w:numPr>
        <w:spacing w:after="160" w:line="256" w:lineRule="auto"/>
        <w:jc w:val="both"/>
        <w:rPr>
          <w:sz w:val="22"/>
          <w:szCs w:val="22"/>
        </w:rPr>
      </w:pPr>
      <w:r w:rsidRPr="55997AC8">
        <w:rPr>
          <w:rFonts w:ascii="Times New Roman" w:hAnsi="Times New Roman" w:cs="Times New Roman"/>
          <w:sz w:val="22"/>
          <w:szCs w:val="22"/>
        </w:rPr>
        <w:t xml:space="preserve">Desenvolvimento de casos de uso </w:t>
      </w:r>
    </w:p>
    <w:p w14:paraId="6AD56500" w14:textId="048FB071" w:rsidR="004A0712" w:rsidRPr="00FE6672" w:rsidRDefault="55997AC8" w:rsidP="55997AC8">
      <w:pPr>
        <w:pStyle w:val="PargrafodaLista"/>
        <w:numPr>
          <w:ilvl w:val="1"/>
          <w:numId w:val="3"/>
        </w:numPr>
        <w:spacing w:after="160" w:line="256" w:lineRule="auto"/>
        <w:jc w:val="both"/>
        <w:rPr>
          <w:sz w:val="22"/>
          <w:szCs w:val="22"/>
        </w:rPr>
      </w:pPr>
      <w:r w:rsidRPr="55997AC8">
        <w:rPr>
          <w:rFonts w:ascii="Times New Roman" w:hAnsi="Times New Roman" w:cs="Times New Roman"/>
          <w:sz w:val="22"/>
          <w:szCs w:val="22"/>
        </w:rPr>
        <w:t>Descrição de requisitos de informação</w:t>
      </w:r>
    </w:p>
    <w:p w14:paraId="29076ADB" w14:textId="1E2F7552" w:rsidR="004A0712" w:rsidRPr="00FE6672" w:rsidRDefault="55997AC8" w:rsidP="55997AC8">
      <w:pPr>
        <w:pStyle w:val="PargrafodaLista"/>
        <w:numPr>
          <w:ilvl w:val="1"/>
          <w:numId w:val="3"/>
        </w:numPr>
        <w:spacing w:after="160" w:line="256" w:lineRule="auto"/>
        <w:jc w:val="both"/>
        <w:rPr>
          <w:sz w:val="22"/>
          <w:szCs w:val="22"/>
        </w:rPr>
      </w:pPr>
      <w:r w:rsidRPr="55997AC8">
        <w:rPr>
          <w:rFonts w:ascii="Times New Roman" w:hAnsi="Times New Roman" w:cs="Times New Roman"/>
          <w:sz w:val="22"/>
          <w:szCs w:val="22"/>
        </w:rPr>
        <w:t>Representação de fluxos de processos de negócio em um nível mais detalhado</w:t>
      </w:r>
    </w:p>
    <w:p w14:paraId="08432AEA" w14:textId="41B95AFC" w:rsidR="004A0712" w:rsidRPr="00FE6672" w:rsidRDefault="55997AC8" w:rsidP="55997AC8">
      <w:pPr>
        <w:pStyle w:val="PargrafodaLista"/>
        <w:numPr>
          <w:ilvl w:val="1"/>
          <w:numId w:val="3"/>
        </w:numPr>
        <w:spacing w:after="160" w:line="256" w:lineRule="auto"/>
        <w:jc w:val="both"/>
        <w:rPr>
          <w:sz w:val="22"/>
          <w:szCs w:val="22"/>
        </w:rPr>
      </w:pPr>
      <w:r w:rsidRPr="55997AC8">
        <w:rPr>
          <w:rFonts w:ascii="Times New Roman" w:hAnsi="Times New Roman" w:cs="Times New Roman"/>
          <w:sz w:val="22"/>
          <w:szCs w:val="22"/>
        </w:rPr>
        <w:t>Captura ou desenho de estruturas de dados</w:t>
      </w:r>
    </w:p>
    <w:p w14:paraId="0A930458" w14:textId="78BAFFED" w:rsidR="004A0712" w:rsidRPr="00FE6672" w:rsidRDefault="55997AC8" w:rsidP="55997AC8">
      <w:pPr>
        <w:spacing w:after="160" w:line="256" w:lineRule="auto"/>
        <w:ind w:left="720"/>
        <w:jc w:val="both"/>
        <w:rPr>
          <w:rFonts w:ascii="Times New Roman" w:eastAsia="Times New Roman" w:hAnsi="Times New Roman" w:cs="Times New Roman"/>
        </w:rPr>
      </w:pPr>
      <w:r w:rsidRPr="55997AC8">
        <w:rPr>
          <w:rFonts w:ascii="Times New Roman" w:eastAsia="Times New Roman" w:hAnsi="Times New Roman" w:cs="Times New Roman"/>
        </w:rPr>
        <w:t xml:space="preserve"> Vantagens:</w:t>
      </w:r>
    </w:p>
    <w:p w14:paraId="122F4F93" w14:textId="3F37F527" w:rsidR="004A0712" w:rsidRPr="00FE6672" w:rsidRDefault="55997AC8" w:rsidP="55997AC8">
      <w:pPr>
        <w:pStyle w:val="PargrafodaLista"/>
        <w:numPr>
          <w:ilvl w:val="1"/>
          <w:numId w:val="2"/>
        </w:numPr>
        <w:spacing w:after="160" w:line="256" w:lineRule="auto"/>
        <w:jc w:val="both"/>
        <w:rPr>
          <w:sz w:val="22"/>
          <w:szCs w:val="22"/>
        </w:rPr>
      </w:pPr>
      <w:r w:rsidRPr="55997AC8">
        <w:rPr>
          <w:rFonts w:ascii="Times New Roman" w:hAnsi="Times New Roman" w:cs="Times New Roman"/>
          <w:sz w:val="22"/>
          <w:szCs w:val="22"/>
        </w:rPr>
        <w:t>Comunidade de usuários bem estabelecida</w:t>
      </w:r>
    </w:p>
    <w:p w14:paraId="168F407E" w14:textId="073C6DF8" w:rsidR="004A0712" w:rsidRPr="00FE6672" w:rsidRDefault="55997AC8" w:rsidP="55997AC8">
      <w:pPr>
        <w:pStyle w:val="PargrafodaLista"/>
        <w:numPr>
          <w:ilvl w:val="1"/>
          <w:numId w:val="2"/>
        </w:numPr>
        <w:spacing w:after="160" w:line="256" w:lineRule="auto"/>
        <w:jc w:val="both"/>
        <w:rPr>
          <w:sz w:val="22"/>
          <w:szCs w:val="22"/>
        </w:rPr>
      </w:pPr>
      <w:r w:rsidRPr="55997AC8">
        <w:rPr>
          <w:rFonts w:ascii="Times New Roman" w:hAnsi="Times New Roman" w:cs="Times New Roman"/>
          <w:sz w:val="22"/>
          <w:szCs w:val="22"/>
        </w:rPr>
        <w:t>Utilizada em muitas organizações</w:t>
      </w:r>
    </w:p>
    <w:p w14:paraId="2B3CC8B8" w14:textId="16E99F14" w:rsidR="004A0712" w:rsidRPr="00FE6672" w:rsidRDefault="55997AC8" w:rsidP="55997AC8">
      <w:pPr>
        <w:pStyle w:val="PargrafodaLista"/>
        <w:numPr>
          <w:ilvl w:val="1"/>
          <w:numId w:val="2"/>
        </w:numPr>
        <w:spacing w:after="160" w:line="256" w:lineRule="auto"/>
        <w:jc w:val="both"/>
        <w:rPr>
          <w:sz w:val="22"/>
          <w:szCs w:val="22"/>
        </w:rPr>
      </w:pPr>
      <w:r w:rsidRPr="55997AC8">
        <w:rPr>
          <w:rFonts w:ascii="Times New Roman" w:hAnsi="Times New Roman" w:cs="Times New Roman"/>
          <w:sz w:val="22"/>
          <w:szCs w:val="22"/>
        </w:rPr>
        <w:t xml:space="preserve">Ampla disponibilidade de referências </w:t>
      </w:r>
      <w:proofErr w:type="spellStart"/>
      <w:r w:rsidRPr="55997AC8">
        <w:rPr>
          <w:rFonts w:ascii="Times New Roman" w:hAnsi="Times New Roman" w:cs="Times New Roman"/>
          <w:sz w:val="22"/>
          <w:szCs w:val="22"/>
        </w:rPr>
        <w:t>bibliohráficas</w:t>
      </w:r>
      <w:proofErr w:type="spellEnd"/>
    </w:p>
    <w:p w14:paraId="6869B3B9" w14:textId="3E215AE0" w:rsidR="004A0712" w:rsidRPr="00FE6672" w:rsidRDefault="55997AC8" w:rsidP="55997AC8">
      <w:pPr>
        <w:spacing w:after="160" w:line="256" w:lineRule="auto"/>
        <w:ind w:left="720"/>
        <w:jc w:val="both"/>
        <w:rPr>
          <w:rFonts w:ascii="Times New Roman" w:eastAsia="Times New Roman" w:hAnsi="Times New Roman" w:cs="Times New Roman"/>
        </w:rPr>
      </w:pPr>
      <w:r w:rsidRPr="55997AC8">
        <w:rPr>
          <w:rFonts w:ascii="Times New Roman" w:eastAsia="Times New Roman" w:hAnsi="Times New Roman" w:cs="Times New Roman"/>
        </w:rPr>
        <w:t>Desvantagens:</w:t>
      </w:r>
    </w:p>
    <w:p w14:paraId="544F63D9" w14:textId="66D1C967" w:rsidR="004A0712" w:rsidRPr="00FE6672" w:rsidRDefault="55997AC8" w:rsidP="55997AC8">
      <w:pPr>
        <w:pStyle w:val="PargrafodaLista"/>
        <w:numPr>
          <w:ilvl w:val="1"/>
          <w:numId w:val="1"/>
        </w:numPr>
        <w:spacing w:after="160" w:line="256" w:lineRule="auto"/>
        <w:jc w:val="both"/>
        <w:rPr>
          <w:sz w:val="22"/>
          <w:szCs w:val="22"/>
        </w:rPr>
      </w:pPr>
      <w:proofErr w:type="spellStart"/>
      <w:r w:rsidRPr="55997AC8">
        <w:rPr>
          <w:rFonts w:ascii="Times New Roman" w:hAnsi="Times New Roman" w:cs="Times New Roman"/>
          <w:sz w:val="22"/>
          <w:szCs w:val="22"/>
        </w:rPr>
        <w:t>Desenhodo</w:t>
      </w:r>
      <w:proofErr w:type="spellEnd"/>
      <w:r w:rsidRPr="55997AC8">
        <w:rPr>
          <w:rFonts w:ascii="Times New Roman" w:hAnsi="Times New Roman" w:cs="Times New Roman"/>
          <w:sz w:val="22"/>
          <w:szCs w:val="22"/>
        </w:rPr>
        <w:t xml:space="preserve"> para modelagem de aplicações de software</w:t>
      </w:r>
    </w:p>
    <w:p w14:paraId="015FAF2E" w14:textId="1394F1E6" w:rsidR="004A0712" w:rsidRPr="00FE6672" w:rsidRDefault="55997AC8" w:rsidP="55997AC8">
      <w:pPr>
        <w:pStyle w:val="PargrafodaLista"/>
        <w:numPr>
          <w:ilvl w:val="1"/>
          <w:numId w:val="1"/>
        </w:numPr>
        <w:spacing w:after="160" w:line="256" w:lineRule="auto"/>
        <w:jc w:val="both"/>
        <w:rPr>
          <w:sz w:val="22"/>
          <w:szCs w:val="22"/>
        </w:rPr>
      </w:pPr>
      <w:r w:rsidRPr="55997AC8">
        <w:rPr>
          <w:rFonts w:ascii="Times New Roman" w:hAnsi="Times New Roman" w:cs="Times New Roman"/>
          <w:sz w:val="22"/>
          <w:szCs w:val="22"/>
        </w:rPr>
        <w:t>Modelagem de processos de negócio é um uso secundário</w:t>
      </w:r>
    </w:p>
    <w:p w14:paraId="263F8D3A" w14:textId="537508EB" w:rsidR="004A0712" w:rsidRPr="00FE6672" w:rsidRDefault="55997AC8" w:rsidP="55997AC8">
      <w:pPr>
        <w:pStyle w:val="PargrafodaLista"/>
        <w:numPr>
          <w:ilvl w:val="1"/>
          <w:numId w:val="1"/>
        </w:numPr>
        <w:spacing w:after="160" w:line="256" w:lineRule="auto"/>
        <w:jc w:val="both"/>
        <w:rPr>
          <w:sz w:val="22"/>
          <w:szCs w:val="22"/>
        </w:rPr>
      </w:pPr>
      <w:r w:rsidRPr="55997AC8">
        <w:rPr>
          <w:rFonts w:ascii="Times New Roman" w:hAnsi="Times New Roman" w:cs="Times New Roman"/>
          <w:sz w:val="22"/>
          <w:szCs w:val="22"/>
        </w:rPr>
        <w:t>Representações da notação podem variar de ferramenta para ferramenta</w:t>
      </w:r>
    </w:p>
    <w:p w14:paraId="149C25EE" w14:textId="6FF791E2" w:rsidR="004A0712" w:rsidRPr="00FE6672" w:rsidRDefault="55997AC8" w:rsidP="55997AC8">
      <w:pPr>
        <w:spacing w:after="160" w:line="256" w:lineRule="auto"/>
        <w:ind w:left="720"/>
        <w:jc w:val="both"/>
        <w:rPr>
          <w:rFonts w:ascii="Times New Roman" w:eastAsia="Times New Roman" w:hAnsi="Times New Roman" w:cs="Times New Roman"/>
        </w:rPr>
      </w:pPr>
      <w:r w:rsidRPr="55997AC8">
        <w:rPr>
          <w:rFonts w:ascii="Times New Roman" w:eastAsia="Times New Roman" w:hAnsi="Times New Roman" w:cs="Times New Roman"/>
        </w:rPr>
        <w:t>Exemplo:</w:t>
      </w:r>
    </w:p>
    <w:p w14:paraId="5D989C67" w14:textId="0A6E6287" w:rsidR="004A0712" w:rsidRPr="00FE6672" w:rsidRDefault="004240D8" w:rsidP="55997AC8">
      <w:pPr>
        <w:spacing w:after="160" w:line="256" w:lineRule="auto"/>
        <w:jc w:val="both"/>
        <w:rPr>
          <w:rFonts w:ascii="Times New Roman" w:eastAsia="Times New Roman" w:hAnsi="Times New Roman" w:cs="Times New Roman"/>
        </w:rPr>
      </w:pPr>
      <w:r>
        <w:rPr>
          <w:noProof/>
        </w:rPr>
        <w:lastRenderedPageBreak/>
        <w:drawing>
          <wp:inline distT="0" distB="0" distL="0" distR="0" wp14:anchorId="4A173942" wp14:editId="460FF48D">
            <wp:extent cx="6353597" cy="3610856"/>
            <wp:effectExtent l="0" t="0" r="0" b="0"/>
            <wp:docPr id="1809122136" name="Imagem 180912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353597" cy="3610856"/>
                    </a:xfrm>
                    <a:prstGeom prst="rect">
                      <a:avLst/>
                    </a:prstGeom>
                  </pic:spPr>
                </pic:pic>
              </a:graphicData>
            </a:graphic>
          </wp:inline>
        </w:drawing>
      </w:r>
    </w:p>
    <w:p w14:paraId="2510189C" w14:textId="72F1062E" w:rsidR="004A0712" w:rsidRPr="00FE6672" w:rsidRDefault="004A0712" w:rsidP="55997AC8">
      <w:pPr>
        <w:spacing w:after="160" w:line="256" w:lineRule="auto"/>
        <w:jc w:val="both"/>
        <w:rPr>
          <w:rFonts w:ascii="Times New Roman" w:eastAsia="Times New Roman" w:hAnsi="Times New Roman" w:cs="Times New Roman"/>
        </w:rPr>
      </w:pPr>
    </w:p>
    <w:p w14:paraId="2910D524" w14:textId="3E987608" w:rsidR="004A0712" w:rsidRPr="00FE6672" w:rsidRDefault="55997AC8" w:rsidP="55997AC8">
      <w:pPr>
        <w:spacing w:after="160" w:line="256" w:lineRule="auto"/>
        <w:ind w:firstLine="720"/>
        <w:jc w:val="both"/>
      </w:pPr>
      <w:r w:rsidRPr="55997AC8">
        <w:rPr>
          <w:rFonts w:ascii="Times New Roman" w:eastAsia="Times New Roman" w:hAnsi="Times New Roman" w:cs="Times New Roman"/>
        </w:rPr>
        <w:t xml:space="preserve">Uma das técnicas da notação de BPM é a modelagem BPMN. O Modelo Padrão de Processo de Notações de Negócios - BPMN, desenvolvido pela </w:t>
      </w:r>
      <w:proofErr w:type="spellStart"/>
      <w:r w:rsidRPr="55997AC8">
        <w:rPr>
          <w:rFonts w:ascii="Times New Roman" w:eastAsia="Times New Roman" w:hAnsi="Times New Roman" w:cs="Times New Roman"/>
        </w:rPr>
        <w:t>Object</w:t>
      </w:r>
      <w:proofErr w:type="spellEnd"/>
      <w:r w:rsidRPr="55997AC8">
        <w:rPr>
          <w:rFonts w:ascii="Times New Roman" w:eastAsia="Times New Roman" w:hAnsi="Times New Roman" w:cs="Times New Roman"/>
        </w:rPr>
        <w:t xml:space="preserve"> Management </w:t>
      </w:r>
      <w:proofErr w:type="spellStart"/>
      <w:r w:rsidRPr="55997AC8">
        <w:rPr>
          <w:rFonts w:ascii="Times New Roman" w:eastAsia="Times New Roman" w:hAnsi="Times New Roman" w:cs="Times New Roman"/>
        </w:rPr>
        <w:t>Group</w:t>
      </w:r>
      <w:proofErr w:type="spellEnd"/>
      <w:r w:rsidRPr="55997AC8">
        <w:rPr>
          <w:rFonts w:ascii="Times New Roman" w:eastAsia="Times New Roman" w:hAnsi="Times New Roman" w:cs="Times New Roman"/>
        </w:rPr>
        <w:t xml:space="preserve">, com o principal objetivo de fornecer uma notação que seja de fácil compreensão por todos os usuários de negócios. Desenvolvido a partir dos rascunhos iniciais criados pelos analistas de negócios, </w:t>
      </w:r>
      <w:proofErr w:type="spellStart"/>
      <w:r w:rsidRPr="55997AC8">
        <w:rPr>
          <w:rFonts w:ascii="Times New Roman" w:eastAsia="Times New Roman" w:hAnsi="Times New Roman" w:cs="Times New Roman"/>
        </w:rPr>
        <w:t>ate</w:t>
      </w:r>
      <w:proofErr w:type="spellEnd"/>
      <w:r w:rsidRPr="55997AC8">
        <w:rPr>
          <w:rFonts w:ascii="Times New Roman" w:eastAsia="Times New Roman" w:hAnsi="Times New Roman" w:cs="Times New Roman"/>
        </w:rPr>
        <w:t xml:space="preserve"> chegar aos gerentes dos negócios. Assim conforme OMG (2011) "[...] BPMN cria uma ponte padronizada entre o desenho de processo de </w:t>
      </w:r>
      <w:proofErr w:type="spellStart"/>
      <w:r w:rsidRPr="55997AC8">
        <w:rPr>
          <w:rFonts w:ascii="Times New Roman" w:eastAsia="Times New Roman" w:hAnsi="Times New Roman" w:cs="Times New Roman"/>
        </w:rPr>
        <w:t>negocio</w:t>
      </w:r>
      <w:proofErr w:type="spellEnd"/>
      <w:r w:rsidRPr="55997AC8">
        <w:rPr>
          <w:rFonts w:ascii="Times New Roman" w:eastAsia="Times New Roman" w:hAnsi="Times New Roman" w:cs="Times New Roman"/>
        </w:rPr>
        <w:t xml:space="preserve"> e a implementação do processo".</w:t>
      </w:r>
    </w:p>
    <w:p w14:paraId="1D00CA24" w14:textId="4C60EC5E" w:rsidR="004A0712" w:rsidRPr="00FE6672" w:rsidRDefault="55997AC8" w:rsidP="55997AC8">
      <w:pPr>
        <w:spacing w:after="160" w:line="256" w:lineRule="auto"/>
        <w:ind w:firstLine="720"/>
        <w:jc w:val="both"/>
      </w:pPr>
      <w:r w:rsidRPr="55997AC8">
        <w:rPr>
          <w:rFonts w:ascii="Times New Roman" w:eastAsia="Times New Roman" w:hAnsi="Times New Roman" w:cs="Times New Roman"/>
        </w:rPr>
        <w:t>O BPMI desenvolveu o padrão da BPMN em 2001 através de uma formação de um</w:t>
      </w:r>
    </w:p>
    <w:p w14:paraId="25D22815" w14:textId="2302F265" w:rsidR="004A0712" w:rsidRPr="00FE6672" w:rsidRDefault="55997AC8" w:rsidP="55997AC8">
      <w:pPr>
        <w:spacing w:after="160" w:line="256" w:lineRule="auto"/>
        <w:jc w:val="both"/>
        <w:rPr>
          <w:rFonts w:ascii="Times New Roman" w:hAnsi="Times New Roman" w:cs="Times New Roman"/>
          <w:sz w:val="24"/>
          <w:szCs w:val="24"/>
        </w:rPr>
      </w:pPr>
      <w:r w:rsidRPr="55997AC8">
        <w:rPr>
          <w:rFonts w:ascii="Times New Roman" w:eastAsia="Times New Roman" w:hAnsi="Times New Roman" w:cs="Times New Roman"/>
        </w:rPr>
        <w:t xml:space="preserve">grupo de trabalho. O mesmo foi composto de 58 membros que representaram 35 organizações. Em </w:t>
      </w:r>
      <w:proofErr w:type="gramStart"/>
      <w:r w:rsidRPr="55997AC8">
        <w:rPr>
          <w:rFonts w:ascii="Times New Roman" w:eastAsia="Times New Roman" w:hAnsi="Times New Roman" w:cs="Times New Roman"/>
        </w:rPr>
        <w:t>Novembro</w:t>
      </w:r>
      <w:proofErr w:type="gramEnd"/>
      <w:r w:rsidRPr="55997AC8">
        <w:rPr>
          <w:rFonts w:ascii="Times New Roman" w:eastAsia="Times New Roman" w:hAnsi="Times New Roman" w:cs="Times New Roman"/>
        </w:rPr>
        <w:t xml:space="preserve"> de 2002 a BPMN 0.9 foi apresentada. No ano seguinte, em </w:t>
      </w:r>
      <w:proofErr w:type="gramStart"/>
      <w:r w:rsidRPr="55997AC8">
        <w:rPr>
          <w:rFonts w:ascii="Times New Roman" w:eastAsia="Times New Roman" w:hAnsi="Times New Roman" w:cs="Times New Roman"/>
        </w:rPr>
        <w:t>Novembro</w:t>
      </w:r>
      <w:proofErr w:type="gramEnd"/>
      <w:r w:rsidRPr="55997AC8">
        <w:rPr>
          <w:rFonts w:ascii="Times New Roman" w:eastAsia="Times New Roman" w:hAnsi="Times New Roman" w:cs="Times New Roman"/>
        </w:rPr>
        <w:t xml:space="preserve"> de 2003, foi apresentada a BPMN 1.0. No ano de 2004 a BPMN apresentou sua versão 1.0. Em julho de 2005 a BPMN foi assumida pelo OMG (órgão responsável pela continuação e desenvolvimento do padrão). E nos dias de hoje a BPMN encontra-se na versão 2.0.</w:t>
      </w:r>
      <w:commentRangeStart w:id="1435"/>
      <w:r w:rsidRPr="55997AC8">
        <w:rPr>
          <w:rFonts w:ascii="Times New Roman" w:hAnsi="Times New Roman" w:cs="Times New Roman"/>
          <w:sz w:val="24"/>
          <w:szCs w:val="24"/>
        </w:rPr>
        <w:t xml:space="preserve"> (BORGES, 2015, p. 12).</w:t>
      </w:r>
      <w:commentRangeEnd w:id="1435"/>
      <w:r w:rsidR="004240D8">
        <w:commentReference w:id="1435"/>
      </w:r>
    </w:p>
    <w:p w14:paraId="7F2389DF" w14:textId="35049C86" w:rsidR="004A0712" w:rsidRPr="00FE6672" w:rsidRDefault="004240D8" w:rsidP="55997AC8">
      <w:pPr>
        <w:spacing w:after="160" w:line="256" w:lineRule="auto"/>
        <w:jc w:val="both"/>
      </w:pPr>
      <w:r>
        <w:rPr>
          <w:noProof/>
        </w:rPr>
        <w:lastRenderedPageBreak/>
        <w:drawing>
          <wp:inline distT="0" distB="0" distL="0" distR="0" wp14:anchorId="24531EFA" wp14:editId="2E9328C5">
            <wp:extent cx="5772150" cy="2545380"/>
            <wp:effectExtent l="0" t="0" r="0" b="0"/>
            <wp:docPr id="1055082311" name="Imagem 1055082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72150" cy="2545380"/>
                    </a:xfrm>
                    <a:prstGeom prst="rect">
                      <a:avLst/>
                    </a:prstGeom>
                  </pic:spPr>
                </pic:pic>
              </a:graphicData>
            </a:graphic>
          </wp:inline>
        </w:drawing>
      </w:r>
    </w:p>
    <w:p w14:paraId="71244F2D" w14:textId="5B6AA730"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 xml:space="preserve">Utilizaremos a ferramenta de modelagem </w:t>
      </w:r>
      <w:proofErr w:type="spellStart"/>
      <w:r w:rsidRPr="55997AC8">
        <w:rPr>
          <w:rFonts w:ascii="Times New Roman" w:eastAsia="Times New Roman" w:hAnsi="Times New Roman" w:cs="Times New Roman"/>
          <w:sz w:val="24"/>
          <w:szCs w:val="24"/>
        </w:rPr>
        <w:t>bizagi</w:t>
      </w:r>
      <w:proofErr w:type="spellEnd"/>
      <w:r w:rsidRPr="55997AC8">
        <w:rPr>
          <w:rFonts w:ascii="Times New Roman" w:eastAsia="Times New Roman" w:hAnsi="Times New Roman" w:cs="Times New Roman"/>
          <w:sz w:val="24"/>
          <w:szCs w:val="24"/>
        </w:rPr>
        <w:t xml:space="preserve"> </w:t>
      </w:r>
      <w:proofErr w:type="spellStart"/>
      <w:r w:rsidRPr="55997AC8">
        <w:rPr>
          <w:rFonts w:ascii="Times New Roman" w:eastAsia="Times New Roman" w:hAnsi="Times New Roman" w:cs="Times New Roman"/>
          <w:sz w:val="24"/>
          <w:szCs w:val="24"/>
        </w:rPr>
        <w:t>Process</w:t>
      </w:r>
      <w:proofErr w:type="spellEnd"/>
      <w:r w:rsidRPr="55997AC8">
        <w:rPr>
          <w:rFonts w:ascii="Times New Roman" w:eastAsia="Times New Roman" w:hAnsi="Times New Roman" w:cs="Times New Roman"/>
          <w:sz w:val="24"/>
          <w:szCs w:val="24"/>
        </w:rPr>
        <w:t xml:space="preserve"> </w:t>
      </w:r>
      <w:proofErr w:type="spellStart"/>
      <w:r w:rsidRPr="55997AC8">
        <w:rPr>
          <w:rFonts w:ascii="Times New Roman" w:eastAsia="Times New Roman" w:hAnsi="Times New Roman" w:cs="Times New Roman"/>
          <w:sz w:val="24"/>
          <w:szCs w:val="24"/>
        </w:rPr>
        <w:t>Modeler</w:t>
      </w:r>
      <w:proofErr w:type="spellEnd"/>
      <w:r w:rsidRPr="55997AC8">
        <w:rPr>
          <w:rFonts w:ascii="Times New Roman" w:eastAsia="Times New Roman" w:hAnsi="Times New Roman" w:cs="Times New Roman"/>
          <w:sz w:val="24"/>
          <w:szCs w:val="24"/>
        </w:rPr>
        <w:t xml:space="preserve"> é um software gratuito, desenvolvido pela empresa BIZAGI, para modelagem descritiva, analítica e de execução, de processos de negócio utilizando a notação BPMN em consonância com toda a disciplina de BPM. Além de permitir a modelagem dos fluxos de trabalho, suporta a elaboração de uma documentação bastante rica em relação ao processo e permite a publicação de toda esta documentação em alguns formatos diferentes de arquivo, inclusive no formato Web, visando dar maior publicidade às atividades praticadas pelas organizações que prezam pela gestão do conhecimento, bem como as organizações </w:t>
      </w:r>
      <w:proofErr w:type="spellStart"/>
      <w:r w:rsidRPr="55997AC8">
        <w:rPr>
          <w:rFonts w:ascii="Times New Roman" w:eastAsia="Times New Roman" w:hAnsi="Times New Roman" w:cs="Times New Roman"/>
          <w:sz w:val="24"/>
          <w:szCs w:val="24"/>
        </w:rPr>
        <w:t>publicas</w:t>
      </w:r>
      <w:proofErr w:type="spellEnd"/>
      <w:r w:rsidRPr="55997AC8">
        <w:rPr>
          <w:rFonts w:ascii="Times New Roman" w:eastAsia="Times New Roman" w:hAnsi="Times New Roman" w:cs="Times New Roman"/>
          <w:sz w:val="24"/>
          <w:szCs w:val="24"/>
        </w:rPr>
        <w:t xml:space="preserve"> que, além disso, têm que prezar pela transparência dos serviços prestados.</w:t>
      </w:r>
    </w:p>
    <w:p w14:paraId="18D5260B" w14:textId="009B9DEB"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Logo abaixo serão descritos todos os elementos sugeridos para tal padronização:</w:t>
      </w:r>
    </w:p>
    <w:p w14:paraId="70F77ABB" w14:textId="25FA0777"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b/>
          <w:bCs/>
          <w:sz w:val="24"/>
          <w:szCs w:val="24"/>
        </w:rPr>
        <w:t>PISCINA/POOL</w:t>
      </w:r>
    </w:p>
    <w:p w14:paraId="52DA2A5A" w14:textId="5125830F"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 xml:space="preserve">Container que é a representação gráfica de um participante de um processo. Geralmente um processo de negócio está contido dentro de uma única piscina, mas isso não é uma regra. Ou seja, uma piscina pode se referir a um processo. Em determinadas circunstâncias, uma piscina pode representar </w:t>
      </w:r>
      <w:proofErr w:type="gramStart"/>
      <w:r w:rsidRPr="55997AC8">
        <w:rPr>
          <w:rFonts w:ascii="Times New Roman" w:eastAsia="Times New Roman" w:hAnsi="Times New Roman" w:cs="Times New Roman"/>
          <w:color w:val="222222"/>
          <w:sz w:val="24"/>
          <w:szCs w:val="24"/>
        </w:rPr>
        <w:t>um caixa preta</w:t>
      </w:r>
      <w:proofErr w:type="gramEnd"/>
      <w:r w:rsidRPr="55997AC8">
        <w:rPr>
          <w:rFonts w:ascii="Times New Roman" w:eastAsia="Times New Roman" w:hAnsi="Times New Roman" w:cs="Times New Roman"/>
          <w:color w:val="222222"/>
          <w:sz w:val="24"/>
          <w:szCs w:val="24"/>
        </w:rPr>
        <w:t xml:space="preserve"> (</w:t>
      </w:r>
      <w:proofErr w:type="spellStart"/>
      <w:r w:rsidRPr="55997AC8">
        <w:rPr>
          <w:rFonts w:ascii="Times New Roman" w:eastAsia="Times New Roman" w:hAnsi="Times New Roman" w:cs="Times New Roman"/>
          <w:color w:val="222222"/>
          <w:sz w:val="24"/>
          <w:szCs w:val="24"/>
        </w:rPr>
        <w:t>black</w:t>
      </w:r>
      <w:proofErr w:type="spellEnd"/>
      <w:r w:rsidRPr="55997AC8">
        <w:rPr>
          <w:rFonts w:ascii="Times New Roman" w:eastAsia="Times New Roman" w:hAnsi="Times New Roman" w:cs="Times New Roman"/>
          <w:color w:val="222222"/>
          <w:sz w:val="24"/>
          <w:szCs w:val="24"/>
        </w:rPr>
        <w:t xml:space="preserve"> box), ou seja, a representação de um processo participante/colaborador de outro processo, cuja modelagem não é representada.</w:t>
      </w:r>
    </w:p>
    <w:p w14:paraId="42924BE0" w14:textId="74B2DBAC" w:rsidR="004A0712" w:rsidRPr="00FE6672" w:rsidRDefault="004240D8" w:rsidP="002A5CCE">
      <w:pPr>
        <w:spacing w:after="160" w:line="259" w:lineRule="auto"/>
        <w:ind w:firstLine="348"/>
        <w:jc w:val="both"/>
      </w:pPr>
      <w:r>
        <w:rPr>
          <w:noProof/>
        </w:rPr>
        <w:drawing>
          <wp:inline distT="0" distB="0" distL="0" distR="0" wp14:anchorId="7539AF2B" wp14:editId="7B1AEBE9">
            <wp:extent cx="4495800" cy="990600"/>
            <wp:effectExtent l="0" t="0" r="0" b="0"/>
            <wp:docPr id="1454729049" name="Imagem 1454729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95800" cy="990600"/>
                    </a:xfrm>
                    <a:prstGeom prst="rect">
                      <a:avLst/>
                    </a:prstGeom>
                  </pic:spPr>
                </pic:pic>
              </a:graphicData>
            </a:graphic>
          </wp:inline>
        </w:drawing>
      </w:r>
    </w:p>
    <w:p w14:paraId="0C0D6324" w14:textId="5192A47A"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b/>
          <w:bCs/>
          <w:sz w:val="24"/>
          <w:szCs w:val="24"/>
        </w:rPr>
        <w:t>RAIA/LANE</w:t>
      </w:r>
    </w:p>
    <w:p w14:paraId="3E5E09E1" w14:textId="6F23EC01"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 xml:space="preserve">É uma </w:t>
      </w:r>
      <w:proofErr w:type="spellStart"/>
      <w:r w:rsidRPr="55997AC8">
        <w:rPr>
          <w:rFonts w:ascii="Times New Roman" w:eastAsia="Times New Roman" w:hAnsi="Times New Roman" w:cs="Times New Roman"/>
          <w:color w:val="222222"/>
          <w:sz w:val="24"/>
          <w:szCs w:val="24"/>
        </w:rPr>
        <w:t>sub-partição</w:t>
      </w:r>
      <w:proofErr w:type="spellEnd"/>
      <w:r w:rsidRPr="55997AC8">
        <w:rPr>
          <w:rFonts w:ascii="Times New Roman" w:eastAsia="Times New Roman" w:hAnsi="Times New Roman" w:cs="Times New Roman"/>
          <w:color w:val="222222"/>
          <w:sz w:val="24"/>
          <w:szCs w:val="24"/>
        </w:rPr>
        <w:t xml:space="preserve"> dentro de um processo usada para organizar e categorizar atividades dentro do mesmo. BPMN não especifica o uso de raias, mas elas são frequentemente utilizadas para identificar coisas como, papéis internos, sistemas e departamentos internos.</w:t>
      </w:r>
    </w:p>
    <w:p w14:paraId="2A872F82" w14:textId="357195B6" w:rsidR="004A0712" w:rsidRPr="00FE6672" w:rsidRDefault="004240D8" w:rsidP="002A5CCE">
      <w:pPr>
        <w:spacing w:after="160" w:line="259" w:lineRule="auto"/>
        <w:ind w:firstLine="348"/>
        <w:jc w:val="both"/>
      </w:pPr>
      <w:r>
        <w:rPr>
          <w:noProof/>
        </w:rPr>
        <w:lastRenderedPageBreak/>
        <w:drawing>
          <wp:inline distT="0" distB="0" distL="0" distR="0" wp14:anchorId="7816188B" wp14:editId="6C4D4E2C">
            <wp:extent cx="4724398" cy="990600"/>
            <wp:effectExtent l="0" t="0" r="0" b="0"/>
            <wp:docPr id="2075785687" name="Imagem 2075785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724398" cy="990600"/>
                    </a:xfrm>
                    <a:prstGeom prst="rect">
                      <a:avLst/>
                    </a:prstGeom>
                  </pic:spPr>
                </pic:pic>
              </a:graphicData>
            </a:graphic>
          </wp:inline>
        </w:drawing>
      </w:r>
    </w:p>
    <w:p w14:paraId="618039B2" w14:textId="2FAADA16"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b/>
          <w:bCs/>
          <w:sz w:val="24"/>
          <w:szCs w:val="24"/>
        </w:rPr>
        <w:t>CONECTORES</w:t>
      </w:r>
    </w:p>
    <w:p w14:paraId="43B00A50" w14:textId="2189E057"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São elementos utilizados para mostrar a ordem de sequenciamento das atividades e eventos que ocorrem dentro de um fluxo de trabalho. Cada conector tem apenas uma fonte e um alvo. Os conectores podem ser utilizados para definir o caminho “feliz” de execução de um processo.</w:t>
      </w:r>
    </w:p>
    <w:p w14:paraId="406D3C72" w14:textId="1A58812F" w:rsidR="004A0712" w:rsidRPr="00FE6672" w:rsidRDefault="004240D8" w:rsidP="002A5CCE">
      <w:pPr>
        <w:spacing w:after="160" w:line="259" w:lineRule="auto"/>
        <w:ind w:firstLine="348"/>
        <w:jc w:val="both"/>
        <w:rPr>
          <w:rFonts w:ascii="Times New Roman" w:eastAsia="Times New Roman" w:hAnsi="Times New Roman" w:cs="Times New Roman"/>
          <w:sz w:val="24"/>
          <w:szCs w:val="24"/>
        </w:rPr>
      </w:pPr>
      <w:r>
        <w:rPr>
          <w:noProof/>
        </w:rPr>
        <w:drawing>
          <wp:inline distT="0" distB="0" distL="0" distR="0" wp14:anchorId="5DB4E3EE" wp14:editId="4742EA38">
            <wp:extent cx="5010148" cy="2057400"/>
            <wp:effectExtent l="0" t="0" r="0" b="0"/>
            <wp:docPr id="1459435455" name="Imagem 1459435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010148" cy="2057400"/>
                    </a:xfrm>
                    <a:prstGeom prst="rect">
                      <a:avLst/>
                    </a:prstGeom>
                  </pic:spPr>
                </pic:pic>
              </a:graphicData>
            </a:graphic>
          </wp:inline>
        </w:drawing>
      </w:r>
    </w:p>
    <w:p w14:paraId="32D7C6DE" w14:textId="635F792A" w:rsidR="004A0712" w:rsidRPr="00FE6672" w:rsidRDefault="004A0712" w:rsidP="002A5CCE">
      <w:pPr>
        <w:spacing w:after="160" w:line="259" w:lineRule="auto"/>
        <w:ind w:firstLine="348"/>
        <w:jc w:val="both"/>
        <w:rPr>
          <w:rFonts w:ascii="Times New Roman" w:eastAsia="Times New Roman" w:hAnsi="Times New Roman" w:cs="Times New Roman"/>
          <w:sz w:val="24"/>
          <w:szCs w:val="24"/>
        </w:rPr>
      </w:pPr>
    </w:p>
    <w:p w14:paraId="4FBDC088" w14:textId="0B2A0942"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b/>
          <w:bCs/>
          <w:color w:val="222222"/>
          <w:sz w:val="24"/>
          <w:szCs w:val="24"/>
        </w:rPr>
        <w:t>Tarefa</w:t>
      </w:r>
    </w:p>
    <w:p w14:paraId="5A928114" w14:textId="06C7B512"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É uma atividade atômica dentro de um fluxo de processo. É usado quando o trabalho no processo não pode ser dividido em um nível mais refinado de detalhes.</w:t>
      </w:r>
    </w:p>
    <w:p w14:paraId="628245B2" w14:textId="54B01452" w:rsidR="004A0712" w:rsidRPr="00FE6672" w:rsidRDefault="004240D8" w:rsidP="002A5CCE">
      <w:pPr>
        <w:spacing w:after="160" w:line="259" w:lineRule="auto"/>
        <w:ind w:firstLine="348"/>
        <w:jc w:val="both"/>
        <w:rPr>
          <w:rFonts w:ascii="Times New Roman" w:eastAsia="Times New Roman" w:hAnsi="Times New Roman" w:cs="Times New Roman"/>
          <w:sz w:val="24"/>
          <w:szCs w:val="24"/>
        </w:rPr>
      </w:pPr>
      <w:r>
        <w:rPr>
          <w:noProof/>
        </w:rPr>
        <w:drawing>
          <wp:inline distT="0" distB="0" distL="0" distR="0" wp14:anchorId="7C3D35D4" wp14:editId="36689608">
            <wp:extent cx="3019425" cy="1714500"/>
            <wp:effectExtent l="0" t="0" r="0" b="0"/>
            <wp:docPr id="2130592045" name="Imagem 2130592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019425" cy="1714500"/>
                    </a:xfrm>
                    <a:prstGeom prst="rect">
                      <a:avLst/>
                    </a:prstGeom>
                  </pic:spPr>
                </pic:pic>
              </a:graphicData>
            </a:graphic>
          </wp:inline>
        </w:drawing>
      </w:r>
    </w:p>
    <w:p w14:paraId="163A9F87" w14:textId="1E0B9656"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b/>
          <w:bCs/>
          <w:color w:val="222222"/>
          <w:sz w:val="24"/>
          <w:szCs w:val="24"/>
        </w:rPr>
        <w:t>Tarefa do usuário</w:t>
      </w:r>
    </w:p>
    <w:p w14:paraId="5A471765" w14:textId="760E2FC8"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É um fluxo de trabalho típico Tarefa em que uma pessoa executa a tarefa com a assistência de um aplicativo de software.</w:t>
      </w:r>
    </w:p>
    <w:p w14:paraId="2A679592" w14:textId="5A2443DD" w:rsidR="004A0712" w:rsidRPr="00FE6672" w:rsidRDefault="004240D8" w:rsidP="002A5CCE">
      <w:pPr>
        <w:spacing w:after="160" w:line="259" w:lineRule="auto"/>
        <w:ind w:firstLine="348"/>
        <w:jc w:val="both"/>
        <w:rPr>
          <w:rFonts w:ascii="Times New Roman" w:eastAsia="Times New Roman" w:hAnsi="Times New Roman" w:cs="Times New Roman"/>
          <w:sz w:val="24"/>
          <w:szCs w:val="24"/>
        </w:rPr>
      </w:pPr>
      <w:r>
        <w:rPr>
          <w:noProof/>
        </w:rPr>
        <w:lastRenderedPageBreak/>
        <w:drawing>
          <wp:inline distT="0" distB="0" distL="0" distR="0" wp14:anchorId="4477266F" wp14:editId="5810AE9D">
            <wp:extent cx="2990850" cy="1771650"/>
            <wp:effectExtent l="0" t="0" r="0" b="0"/>
            <wp:docPr id="2117104312" name="Imagem 2117104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990850" cy="1771650"/>
                    </a:xfrm>
                    <a:prstGeom prst="rect">
                      <a:avLst/>
                    </a:prstGeom>
                    <a:ln>
                      <a:noFill/>
                    </a:ln>
                    <a:effectLst>
                      <a:softEdge rad="112500"/>
                    </a:effectLst>
                  </pic:spPr>
                </pic:pic>
              </a:graphicData>
            </a:graphic>
          </wp:inline>
        </w:drawing>
      </w:r>
    </w:p>
    <w:p w14:paraId="70F99EB4" w14:textId="22EB4DEB"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b/>
          <w:bCs/>
          <w:color w:val="222222"/>
          <w:sz w:val="24"/>
          <w:szCs w:val="24"/>
        </w:rPr>
        <w:t>tarefa de serviço</w:t>
      </w:r>
    </w:p>
    <w:p w14:paraId="3B00923B" w14:textId="295E02D8"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É uma tarefa que usa algum tipo de serviço que poderia ser um serviço da Web ou um aplicativo automatizado.</w:t>
      </w:r>
    </w:p>
    <w:p w14:paraId="5837B63A" w14:textId="18424607" w:rsidR="004A0712" w:rsidRPr="00FE6672" w:rsidRDefault="004240D8" w:rsidP="002A5CCE">
      <w:pPr>
        <w:spacing w:after="160" w:line="259" w:lineRule="auto"/>
        <w:ind w:firstLine="348"/>
        <w:jc w:val="both"/>
        <w:rPr>
          <w:rFonts w:ascii="Times New Roman" w:eastAsia="Times New Roman" w:hAnsi="Times New Roman" w:cs="Times New Roman"/>
          <w:sz w:val="24"/>
          <w:szCs w:val="24"/>
        </w:rPr>
      </w:pPr>
      <w:r>
        <w:rPr>
          <w:noProof/>
        </w:rPr>
        <w:drawing>
          <wp:inline distT="0" distB="0" distL="0" distR="0" wp14:anchorId="766568EE" wp14:editId="3D9F21C8">
            <wp:extent cx="2981325" cy="1933575"/>
            <wp:effectExtent l="0" t="0" r="0" b="0"/>
            <wp:docPr id="2100605530" name="Imagem 2100605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981325" cy="1933575"/>
                    </a:xfrm>
                    <a:prstGeom prst="rect">
                      <a:avLst/>
                    </a:prstGeom>
                  </pic:spPr>
                </pic:pic>
              </a:graphicData>
            </a:graphic>
          </wp:inline>
        </w:drawing>
      </w:r>
    </w:p>
    <w:p w14:paraId="4BC9577E" w14:textId="58C13CF4" w:rsidR="004A0712" w:rsidRPr="00FE6672" w:rsidRDefault="004A0712" w:rsidP="002A5CCE">
      <w:pPr>
        <w:spacing w:after="160" w:line="259" w:lineRule="auto"/>
        <w:ind w:firstLine="348"/>
        <w:jc w:val="both"/>
        <w:rPr>
          <w:rFonts w:ascii="Times New Roman" w:eastAsia="Times New Roman" w:hAnsi="Times New Roman" w:cs="Times New Roman"/>
          <w:sz w:val="24"/>
          <w:szCs w:val="24"/>
        </w:rPr>
      </w:pPr>
    </w:p>
    <w:p w14:paraId="37DB3FE9" w14:textId="09471792" w:rsidR="004A0712" w:rsidRPr="00FE6672" w:rsidRDefault="004A0712" w:rsidP="002A5CCE">
      <w:pPr>
        <w:spacing w:after="160" w:line="259" w:lineRule="auto"/>
        <w:ind w:firstLine="348"/>
        <w:jc w:val="both"/>
        <w:rPr>
          <w:rFonts w:ascii="Times New Roman" w:eastAsia="Times New Roman" w:hAnsi="Times New Roman" w:cs="Times New Roman"/>
          <w:sz w:val="24"/>
          <w:szCs w:val="24"/>
        </w:rPr>
      </w:pPr>
    </w:p>
    <w:p w14:paraId="7A6C59D7" w14:textId="1D3B5171" w:rsidR="004A0712" w:rsidRPr="00FE6672" w:rsidRDefault="55997AC8" w:rsidP="002A5CCE">
      <w:pPr>
        <w:spacing w:after="160" w:line="259" w:lineRule="auto"/>
        <w:jc w:val="both"/>
        <w:rPr>
          <w:rFonts w:ascii="Times New Roman" w:eastAsia="Times New Roman" w:hAnsi="Times New Roman" w:cs="Times New Roman"/>
          <w:sz w:val="24"/>
          <w:szCs w:val="24"/>
        </w:rPr>
      </w:pPr>
      <w:r w:rsidRPr="55997AC8">
        <w:rPr>
          <w:rFonts w:ascii="Times New Roman" w:eastAsia="Times New Roman" w:hAnsi="Times New Roman" w:cs="Times New Roman"/>
          <w:b/>
          <w:bCs/>
          <w:sz w:val="24"/>
          <w:szCs w:val="24"/>
        </w:rPr>
        <w:t>SUB-PROCESSOS</w:t>
      </w:r>
    </w:p>
    <w:p w14:paraId="53FF7BDD" w14:textId="1F389D19"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 xml:space="preserve">É uma atividade que tem em seu interior a modelagem de outras atividades, gateways, eventos e fluxos de sequência. Também é um objeto gráfico dentro de um processo, mas pode ser aberto para que enxerguemos seu interior. Tarefas que em conjunto possuem um propósito específico dentro de um processo de negócio e podem ser abstraídas em uma outra unidade de processo e representadas em um processo maior por um único objeto. Os </w:t>
      </w:r>
      <w:proofErr w:type="spellStart"/>
      <w:r w:rsidRPr="55997AC8">
        <w:rPr>
          <w:rFonts w:ascii="Times New Roman" w:eastAsia="Times New Roman" w:hAnsi="Times New Roman" w:cs="Times New Roman"/>
          <w:color w:val="222222"/>
          <w:sz w:val="24"/>
          <w:szCs w:val="24"/>
        </w:rPr>
        <w:t>sub-processos</w:t>
      </w:r>
      <w:proofErr w:type="spellEnd"/>
      <w:r w:rsidRPr="55997AC8">
        <w:rPr>
          <w:rFonts w:ascii="Times New Roman" w:eastAsia="Times New Roman" w:hAnsi="Times New Roman" w:cs="Times New Roman"/>
          <w:color w:val="222222"/>
          <w:sz w:val="24"/>
          <w:szCs w:val="24"/>
        </w:rPr>
        <w:t xml:space="preserve"> definem um escopo contextual que pode ser usado para dar visibilidade, tratamento de exceções e até mesmo um escopo transacional. </w:t>
      </w:r>
      <w:r w:rsidRPr="55997AC8">
        <w:rPr>
          <w:rFonts w:ascii="Times New Roman" w:eastAsia="Times New Roman" w:hAnsi="Times New Roman" w:cs="Times New Roman"/>
          <w:sz w:val="24"/>
          <w:szCs w:val="24"/>
        </w:rPr>
        <w:t>Também podem ser úteis para reunir partes de fluxos que podem ser repetidas em momentos distintos do processo, caracterizando o reuso.</w:t>
      </w:r>
    </w:p>
    <w:p w14:paraId="2585B3EE" w14:textId="767C1327" w:rsidR="004A0712" w:rsidRPr="00FE6672" w:rsidRDefault="004240D8" w:rsidP="002A5CCE">
      <w:pPr>
        <w:spacing w:after="160" w:line="259" w:lineRule="auto"/>
        <w:ind w:firstLine="348"/>
        <w:jc w:val="both"/>
        <w:rPr>
          <w:rFonts w:ascii="Times New Roman" w:eastAsia="Times New Roman" w:hAnsi="Times New Roman" w:cs="Times New Roman"/>
          <w:sz w:val="24"/>
          <w:szCs w:val="24"/>
        </w:rPr>
      </w:pPr>
      <w:r>
        <w:rPr>
          <w:noProof/>
        </w:rPr>
        <w:lastRenderedPageBreak/>
        <w:drawing>
          <wp:inline distT="0" distB="0" distL="0" distR="0" wp14:anchorId="37D4EBA4" wp14:editId="4A55FAB5">
            <wp:extent cx="5400675" cy="2038350"/>
            <wp:effectExtent l="0" t="0" r="0" b="0"/>
            <wp:docPr id="715514021" name="Imagem 715514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400675" cy="2038350"/>
                    </a:xfrm>
                    <a:prstGeom prst="rect">
                      <a:avLst/>
                    </a:prstGeom>
                  </pic:spPr>
                </pic:pic>
              </a:graphicData>
            </a:graphic>
          </wp:inline>
        </w:drawing>
      </w:r>
      <w:r w:rsidR="55997AC8" w:rsidRPr="55997AC8">
        <w:rPr>
          <w:rFonts w:ascii="Times New Roman" w:eastAsia="Times New Roman" w:hAnsi="Times New Roman" w:cs="Times New Roman"/>
          <w:b/>
          <w:bCs/>
          <w:sz w:val="24"/>
          <w:szCs w:val="24"/>
        </w:rPr>
        <w:t xml:space="preserve">Eventos </w:t>
      </w:r>
    </w:p>
    <w:p w14:paraId="2841AC53" w14:textId="4849691B"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 xml:space="preserve">Um evento é algo que “acontece” durante o curso do processo afetando o fluxo do mesmo. Usualmente têm uma causa ou um impacto e em geral requer ou permite uma reação. O início de uma atividade, o fim de uma atividade, a mudança de estado de um documento, uma mensagem que chega, </w:t>
      </w:r>
      <w:proofErr w:type="spellStart"/>
      <w:r w:rsidRPr="55997AC8">
        <w:rPr>
          <w:rFonts w:ascii="Times New Roman" w:eastAsia="Times New Roman" w:hAnsi="Times New Roman" w:cs="Times New Roman"/>
          <w:color w:val="222222"/>
          <w:sz w:val="24"/>
          <w:szCs w:val="24"/>
        </w:rPr>
        <w:t>etc</w:t>
      </w:r>
      <w:proofErr w:type="spellEnd"/>
      <w:r w:rsidRPr="55997AC8">
        <w:rPr>
          <w:rFonts w:ascii="Times New Roman" w:eastAsia="Times New Roman" w:hAnsi="Times New Roman" w:cs="Times New Roman"/>
          <w:color w:val="222222"/>
          <w:sz w:val="24"/>
          <w:szCs w:val="24"/>
        </w:rPr>
        <w:t>, todos podem ser considerados eventos.</w:t>
      </w:r>
    </w:p>
    <w:p w14:paraId="76A5A851" w14:textId="0EF9122C"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b/>
          <w:bCs/>
          <w:color w:val="222222"/>
          <w:sz w:val="24"/>
          <w:szCs w:val="24"/>
        </w:rPr>
        <w:t>Iniciar evento</w:t>
      </w:r>
    </w:p>
    <w:p w14:paraId="3BC31E97" w14:textId="5414F493"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Indica onde um determinado processo é iniciado. Não tem nenhum comportamento específico.</w:t>
      </w:r>
    </w:p>
    <w:p w14:paraId="359868FB" w14:textId="1F3820CE" w:rsidR="004A0712" w:rsidRPr="00FE6672" w:rsidRDefault="004240D8" w:rsidP="002A5CCE">
      <w:pPr>
        <w:spacing w:after="160" w:line="259" w:lineRule="auto"/>
        <w:ind w:firstLine="348"/>
        <w:jc w:val="both"/>
        <w:rPr>
          <w:rFonts w:ascii="Times New Roman" w:eastAsia="Times New Roman" w:hAnsi="Times New Roman" w:cs="Times New Roman"/>
          <w:sz w:val="24"/>
          <w:szCs w:val="24"/>
        </w:rPr>
      </w:pPr>
      <w:r>
        <w:rPr>
          <w:noProof/>
        </w:rPr>
        <w:drawing>
          <wp:inline distT="0" distB="0" distL="0" distR="0" wp14:anchorId="4CC9F5BE" wp14:editId="77A05D0E">
            <wp:extent cx="2057400" cy="1314450"/>
            <wp:effectExtent l="0" t="0" r="0" b="0"/>
            <wp:docPr id="1686818336" name="Imagem 1686818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057400" cy="1314450"/>
                    </a:xfrm>
                    <a:prstGeom prst="rect">
                      <a:avLst/>
                    </a:prstGeom>
                  </pic:spPr>
                </pic:pic>
              </a:graphicData>
            </a:graphic>
          </wp:inline>
        </w:drawing>
      </w:r>
    </w:p>
    <w:p w14:paraId="3099EE35" w14:textId="5D7C67B9" w:rsidR="004A0712" w:rsidRPr="00FE6672" w:rsidRDefault="004A0712" w:rsidP="002A5CCE">
      <w:pPr>
        <w:spacing w:after="160" w:line="259" w:lineRule="auto"/>
        <w:ind w:firstLine="348"/>
        <w:jc w:val="both"/>
        <w:rPr>
          <w:rFonts w:ascii="Times New Roman" w:eastAsia="Times New Roman" w:hAnsi="Times New Roman" w:cs="Times New Roman"/>
          <w:sz w:val="24"/>
          <w:szCs w:val="24"/>
        </w:rPr>
      </w:pPr>
    </w:p>
    <w:p w14:paraId="3488BC0E" w14:textId="34F4BE82" w:rsidR="004A0712" w:rsidRPr="00FE6672" w:rsidRDefault="004A0712" w:rsidP="002A5CCE">
      <w:pPr>
        <w:spacing w:after="160" w:line="259" w:lineRule="auto"/>
        <w:jc w:val="both"/>
        <w:rPr>
          <w:rFonts w:ascii="Times New Roman" w:eastAsia="Times New Roman" w:hAnsi="Times New Roman" w:cs="Times New Roman"/>
          <w:sz w:val="24"/>
          <w:szCs w:val="24"/>
        </w:rPr>
      </w:pPr>
    </w:p>
    <w:p w14:paraId="0D27C126" w14:textId="159851CA" w:rsidR="004A0712" w:rsidRPr="00FE6672" w:rsidRDefault="004A0712" w:rsidP="002A5CCE">
      <w:pPr>
        <w:spacing w:after="160" w:line="259" w:lineRule="auto"/>
        <w:jc w:val="both"/>
        <w:rPr>
          <w:rFonts w:ascii="Times New Roman" w:eastAsia="Times New Roman" w:hAnsi="Times New Roman" w:cs="Times New Roman"/>
          <w:sz w:val="24"/>
          <w:szCs w:val="24"/>
        </w:rPr>
      </w:pPr>
    </w:p>
    <w:p w14:paraId="560C0365" w14:textId="3D27E34B" w:rsidR="004A0712" w:rsidRPr="00FE6672" w:rsidRDefault="55997AC8" w:rsidP="55997AC8">
      <w:pPr>
        <w:spacing w:after="160" w:line="259" w:lineRule="auto"/>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Eventos de final</w:t>
      </w:r>
    </w:p>
    <w:p w14:paraId="164825E7" w14:textId="0DAB9617" w:rsidR="004A0712" w:rsidRPr="00FE6672" w:rsidRDefault="55997AC8" w:rsidP="55997AC8">
      <w:pPr>
        <w:spacing w:after="160" w:line="259" w:lineRule="auto"/>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Indica quando o processo termina.</w:t>
      </w:r>
    </w:p>
    <w:p w14:paraId="6660D7B2" w14:textId="0B32DD1A" w:rsidR="004A0712" w:rsidRPr="00FE6672" w:rsidRDefault="004240D8" w:rsidP="55997AC8">
      <w:pPr>
        <w:spacing w:after="160" w:line="259" w:lineRule="auto"/>
        <w:jc w:val="both"/>
        <w:rPr>
          <w:rFonts w:ascii="Times New Roman" w:eastAsia="Times New Roman" w:hAnsi="Times New Roman" w:cs="Times New Roman"/>
          <w:sz w:val="24"/>
          <w:szCs w:val="24"/>
        </w:rPr>
      </w:pPr>
      <w:r>
        <w:rPr>
          <w:noProof/>
        </w:rPr>
        <w:drawing>
          <wp:inline distT="0" distB="0" distL="0" distR="0" wp14:anchorId="4F7B5B8F" wp14:editId="05FA125C">
            <wp:extent cx="1562100" cy="1066800"/>
            <wp:effectExtent l="0" t="0" r="0" b="0"/>
            <wp:docPr id="391007892" name="Imagem 391007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562100" cy="1066800"/>
                    </a:xfrm>
                    <a:prstGeom prst="rect">
                      <a:avLst/>
                    </a:prstGeom>
                  </pic:spPr>
                </pic:pic>
              </a:graphicData>
            </a:graphic>
          </wp:inline>
        </w:drawing>
      </w:r>
    </w:p>
    <w:p w14:paraId="15EB4BAD" w14:textId="3F5F4D03" w:rsidR="004A0712" w:rsidRPr="00FE6672" w:rsidRDefault="004A0712" w:rsidP="55997AC8">
      <w:pPr>
        <w:spacing w:after="160" w:line="259" w:lineRule="auto"/>
        <w:jc w:val="both"/>
        <w:rPr>
          <w:rFonts w:ascii="Times New Roman" w:eastAsia="Times New Roman" w:hAnsi="Times New Roman" w:cs="Times New Roman"/>
          <w:sz w:val="24"/>
          <w:szCs w:val="24"/>
        </w:rPr>
      </w:pPr>
    </w:p>
    <w:p w14:paraId="5D573C1F" w14:textId="1657D772" w:rsidR="004A0712" w:rsidRPr="00FE6672" w:rsidRDefault="004A0712" w:rsidP="55997AC8">
      <w:pPr>
        <w:spacing w:after="160" w:line="259" w:lineRule="auto"/>
        <w:jc w:val="both"/>
        <w:rPr>
          <w:rFonts w:ascii="Times New Roman" w:eastAsia="Times New Roman" w:hAnsi="Times New Roman" w:cs="Times New Roman"/>
          <w:sz w:val="24"/>
          <w:szCs w:val="24"/>
        </w:rPr>
      </w:pPr>
    </w:p>
    <w:p w14:paraId="423069F5" w14:textId="19F21F44" w:rsidR="004A0712" w:rsidRPr="00FE6672" w:rsidRDefault="004A0712" w:rsidP="55997AC8">
      <w:pPr>
        <w:spacing w:after="160" w:line="259" w:lineRule="auto"/>
        <w:jc w:val="both"/>
        <w:rPr>
          <w:rFonts w:ascii="Times New Roman" w:eastAsia="Times New Roman" w:hAnsi="Times New Roman" w:cs="Times New Roman"/>
          <w:sz w:val="24"/>
          <w:szCs w:val="24"/>
        </w:rPr>
      </w:pPr>
    </w:p>
    <w:p w14:paraId="230398F5" w14:textId="20DDB89B" w:rsidR="004A0712" w:rsidRPr="00FE6672" w:rsidRDefault="55997AC8" w:rsidP="55997AC8">
      <w:pPr>
        <w:spacing w:after="160" w:line="259" w:lineRule="auto"/>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lastRenderedPageBreak/>
        <w:t>GATEWAYS</w:t>
      </w:r>
    </w:p>
    <w:p w14:paraId="47E490DB" w14:textId="18B4CD91" w:rsidR="004A0712" w:rsidRPr="00FE6672" w:rsidRDefault="55997AC8" w:rsidP="55997AC8">
      <w:pPr>
        <w:spacing w:after="160" w:line="259" w:lineRule="auto"/>
        <w:ind w:firstLine="70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São usados para controlar como o fluxo de sequência seguirá seu caminho (convergências e divergências). Se não há a necessidade de controlar o fluxo, nenhum gateway é necessário. Ele funciona como um mecanismo de porta que permite ou não a passagem do token por um determinado caminho.</w:t>
      </w:r>
    </w:p>
    <w:p w14:paraId="0845C672" w14:textId="4CD607E2" w:rsidR="004A0712" w:rsidRPr="00FE6672" w:rsidRDefault="55997AC8" w:rsidP="55997AC8">
      <w:pPr>
        <w:spacing w:after="160" w:line="259" w:lineRule="auto"/>
        <w:ind w:firstLine="708"/>
        <w:jc w:val="both"/>
        <w:rPr>
          <w:rFonts w:ascii="Times New Roman" w:eastAsia="Times New Roman" w:hAnsi="Times New Roman" w:cs="Times New Roman"/>
          <w:sz w:val="24"/>
          <w:szCs w:val="24"/>
        </w:rPr>
      </w:pPr>
      <w:r w:rsidRPr="55997AC8">
        <w:rPr>
          <w:rFonts w:ascii="Times New Roman" w:eastAsia="Times New Roman" w:hAnsi="Times New Roman" w:cs="Times New Roman"/>
          <w:b/>
          <w:bCs/>
          <w:color w:val="222222"/>
          <w:sz w:val="24"/>
          <w:szCs w:val="24"/>
        </w:rPr>
        <w:t>Gateway Exclusivo</w:t>
      </w:r>
    </w:p>
    <w:p w14:paraId="6D85135F" w14:textId="35657EC8" w:rsidR="004A0712" w:rsidRPr="00FE6672" w:rsidRDefault="55997AC8" w:rsidP="55997AC8">
      <w:pPr>
        <w:spacing w:after="160" w:line="259" w:lineRule="auto"/>
        <w:ind w:firstLine="70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Como Divergência: É usado para criar caminhos alternativos dentro do Processo, mas apenas um é escolhido. Como Convergência: É usado para mesclar caminhos alternativos.</w:t>
      </w:r>
    </w:p>
    <w:p w14:paraId="414BB95E" w14:textId="48D674C2" w:rsidR="004A0712" w:rsidRPr="00FE6672" w:rsidRDefault="004240D8" w:rsidP="55997AC8">
      <w:pPr>
        <w:spacing w:after="160" w:line="259" w:lineRule="auto"/>
        <w:ind w:firstLine="708"/>
        <w:jc w:val="both"/>
        <w:rPr>
          <w:rFonts w:ascii="Times New Roman" w:eastAsia="Times New Roman" w:hAnsi="Times New Roman" w:cs="Times New Roman"/>
          <w:sz w:val="24"/>
          <w:szCs w:val="24"/>
        </w:rPr>
      </w:pPr>
      <w:r>
        <w:rPr>
          <w:noProof/>
        </w:rPr>
        <w:drawing>
          <wp:inline distT="0" distB="0" distL="0" distR="0" wp14:anchorId="6FFB8843" wp14:editId="563DA6B3">
            <wp:extent cx="2819400" cy="1657350"/>
            <wp:effectExtent l="0" t="0" r="0" b="0"/>
            <wp:docPr id="364856906" name="Imagem 364856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819400" cy="1657350"/>
                    </a:xfrm>
                    <a:prstGeom prst="rect">
                      <a:avLst/>
                    </a:prstGeom>
                  </pic:spPr>
                </pic:pic>
              </a:graphicData>
            </a:graphic>
          </wp:inline>
        </w:drawing>
      </w:r>
    </w:p>
    <w:p w14:paraId="1A44CE29" w14:textId="7227408F" w:rsidR="004A0712" w:rsidRPr="00FE6672" w:rsidRDefault="55997AC8" w:rsidP="55997AC8">
      <w:pPr>
        <w:spacing w:after="160" w:line="259" w:lineRule="auto"/>
        <w:ind w:firstLine="708"/>
        <w:jc w:val="both"/>
        <w:rPr>
          <w:rFonts w:ascii="Times New Roman" w:eastAsia="Times New Roman" w:hAnsi="Times New Roman" w:cs="Times New Roman"/>
          <w:sz w:val="24"/>
          <w:szCs w:val="24"/>
        </w:rPr>
      </w:pPr>
      <w:r w:rsidRPr="55997AC8">
        <w:rPr>
          <w:rFonts w:ascii="Times New Roman" w:eastAsia="Times New Roman" w:hAnsi="Times New Roman" w:cs="Times New Roman"/>
          <w:b/>
          <w:bCs/>
          <w:color w:val="222222"/>
          <w:sz w:val="24"/>
          <w:szCs w:val="24"/>
        </w:rPr>
        <w:t>Gateway Paralelo</w:t>
      </w:r>
    </w:p>
    <w:p w14:paraId="2B92CFE9" w14:textId="70EC9CD7" w:rsidR="004A0712" w:rsidRPr="00FE6672" w:rsidRDefault="55997AC8" w:rsidP="55997AC8">
      <w:pPr>
        <w:spacing w:after="160" w:line="259" w:lineRule="auto"/>
        <w:ind w:firstLine="70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Como Divergência: é usado para criar caminhos alternativos sem verificar quaisquer condições.</w:t>
      </w:r>
    </w:p>
    <w:p w14:paraId="22141FDD" w14:textId="724E8725" w:rsidR="004A0712" w:rsidRPr="00FE6672" w:rsidRDefault="55997AC8" w:rsidP="55997AC8">
      <w:pPr>
        <w:spacing w:after="160" w:line="259" w:lineRule="auto"/>
        <w:ind w:firstLine="70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Como Convergência: é usado para mesclar caminhos alternativos, os gateways aguardam por todos os fluxos de entrada antes de continuar.</w:t>
      </w:r>
    </w:p>
    <w:p w14:paraId="5EC16BD1" w14:textId="66E2BAB2" w:rsidR="004A0712" w:rsidRPr="00FE6672" w:rsidRDefault="004240D8" w:rsidP="55997AC8">
      <w:pPr>
        <w:spacing w:after="160" w:line="259" w:lineRule="auto"/>
        <w:ind w:firstLine="708"/>
        <w:jc w:val="both"/>
        <w:rPr>
          <w:rFonts w:ascii="Times New Roman" w:eastAsia="Times New Roman" w:hAnsi="Times New Roman" w:cs="Times New Roman"/>
          <w:sz w:val="24"/>
          <w:szCs w:val="24"/>
        </w:rPr>
      </w:pPr>
      <w:r>
        <w:rPr>
          <w:noProof/>
        </w:rPr>
        <w:drawing>
          <wp:inline distT="0" distB="0" distL="0" distR="0" wp14:anchorId="1007E1C6" wp14:editId="34A84678">
            <wp:extent cx="2209800" cy="1714500"/>
            <wp:effectExtent l="0" t="0" r="0" b="0"/>
            <wp:docPr id="1838966336" name="Imagem 1838966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209800" cy="1714500"/>
                    </a:xfrm>
                    <a:prstGeom prst="rect">
                      <a:avLst/>
                    </a:prstGeom>
                  </pic:spPr>
                </pic:pic>
              </a:graphicData>
            </a:graphic>
          </wp:inline>
        </w:drawing>
      </w:r>
    </w:p>
    <w:p w14:paraId="7FA61C61" w14:textId="31092C73" w:rsidR="004A0712" w:rsidRPr="00FE6672" w:rsidRDefault="004A0712" w:rsidP="55997AC8">
      <w:pPr>
        <w:spacing w:after="160" w:line="259" w:lineRule="auto"/>
        <w:ind w:firstLine="708"/>
        <w:jc w:val="both"/>
        <w:rPr>
          <w:rFonts w:ascii="Times New Roman" w:eastAsia="Times New Roman" w:hAnsi="Times New Roman" w:cs="Times New Roman"/>
          <w:sz w:val="24"/>
          <w:szCs w:val="24"/>
        </w:rPr>
      </w:pPr>
    </w:p>
    <w:p w14:paraId="49BCAF3A" w14:textId="542B566F" w:rsidR="004A0712" w:rsidRPr="00FE6672" w:rsidRDefault="55997AC8" w:rsidP="55997AC8">
      <w:pPr>
        <w:spacing w:after="160" w:line="259" w:lineRule="auto"/>
        <w:ind w:firstLine="70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 xml:space="preserve">A modelagem de processo e um mecanismo que </w:t>
      </w:r>
      <w:proofErr w:type="gramStart"/>
      <w:r w:rsidRPr="55997AC8">
        <w:rPr>
          <w:rFonts w:ascii="Times New Roman" w:eastAsia="Times New Roman" w:hAnsi="Times New Roman" w:cs="Times New Roman"/>
          <w:sz w:val="24"/>
          <w:szCs w:val="24"/>
        </w:rPr>
        <w:t>e</w:t>
      </w:r>
      <w:proofErr w:type="gramEnd"/>
      <w:r w:rsidRPr="55997AC8">
        <w:rPr>
          <w:rFonts w:ascii="Times New Roman" w:eastAsia="Times New Roman" w:hAnsi="Times New Roman" w:cs="Times New Roman"/>
          <w:sz w:val="24"/>
          <w:szCs w:val="24"/>
        </w:rPr>
        <w:t xml:space="preserve"> utilizando nas organizações. As ferramentas que pode ser usada são muitas </w:t>
      </w:r>
      <w:proofErr w:type="spellStart"/>
      <w:r w:rsidRPr="55997AC8">
        <w:rPr>
          <w:rFonts w:ascii="Times New Roman" w:eastAsia="Times New Roman" w:hAnsi="Times New Roman" w:cs="Times New Roman"/>
          <w:sz w:val="24"/>
          <w:szCs w:val="24"/>
        </w:rPr>
        <w:t>bizagi</w:t>
      </w:r>
      <w:proofErr w:type="spellEnd"/>
      <w:r w:rsidRPr="55997AC8">
        <w:rPr>
          <w:rFonts w:ascii="Times New Roman" w:eastAsia="Times New Roman" w:hAnsi="Times New Roman" w:cs="Times New Roman"/>
          <w:sz w:val="24"/>
          <w:szCs w:val="24"/>
        </w:rPr>
        <w:t xml:space="preserve"> </w:t>
      </w:r>
      <w:proofErr w:type="spellStart"/>
      <w:r w:rsidRPr="55997AC8">
        <w:rPr>
          <w:rFonts w:ascii="Times New Roman" w:eastAsia="Times New Roman" w:hAnsi="Times New Roman" w:cs="Times New Roman"/>
          <w:sz w:val="24"/>
          <w:szCs w:val="24"/>
        </w:rPr>
        <w:t>Process</w:t>
      </w:r>
      <w:proofErr w:type="spellEnd"/>
      <w:r w:rsidRPr="55997AC8">
        <w:rPr>
          <w:rFonts w:ascii="Times New Roman" w:eastAsia="Times New Roman" w:hAnsi="Times New Roman" w:cs="Times New Roman"/>
          <w:sz w:val="24"/>
          <w:szCs w:val="24"/>
        </w:rPr>
        <w:t xml:space="preserve"> </w:t>
      </w:r>
      <w:proofErr w:type="spellStart"/>
      <w:r w:rsidRPr="55997AC8">
        <w:rPr>
          <w:rFonts w:ascii="Times New Roman" w:eastAsia="Times New Roman" w:hAnsi="Times New Roman" w:cs="Times New Roman"/>
          <w:sz w:val="24"/>
          <w:szCs w:val="24"/>
        </w:rPr>
        <w:t>Modeler</w:t>
      </w:r>
      <w:proofErr w:type="spellEnd"/>
      <w:r w:rsidRPr="55997AC8">
        <w:rPr>
          <w:rFonts w:ascii="Times New Roman" w:eastAsia="Times New Roman" w:hAnsi="Times New Roman" w:cs="Times New Roman"/>
          <w:sz w:val="24"/>
          <w:szCs w:val="24"/>
        </w:rPr>
        <w:t xml:space="preserve"> foi a ferramenta que selecionamos para a modelagem dos processos das chefias da universidade federal de Sergipe. A próxima seção irá mostra o mecanismo de comunicação do processo de negócios.</w:t>
      </w:r>
    </w:p>
    <w:p w14:paraId="34DB1357" w14:textId="3899C839" w:rsidR="004A0712" w:rsidRPr="00FE6672" w:rsidRDefault="004A0712" w:rsidP="55997AC8">
      <w:pPr>
        <w:spacing w:after="160" w:line="259" w:lineRule="auto"/>
        <w:ind w:left="1068" w:firstLine="348"/>
        <w:jc w:val="both"/>
      </w:pPr>
    </w:p>
    <w:p w14:paraId="36B974C0" w14:textId="51598DB2" w:rsidR="004A0712" w:rsidRPr="00FE6672" w:rsidRDefault="004A0712" w:rsidP="55997AC8">
      <w:pPr>
        <w:spacing w:after="160" w:line="256" w:lineRule="auto"/>
        <w:jc w:val="both"/>
        <w:rPr>
          <w:rFonts w:ascii="Times New Roman" w:eastAsia="Times New Roman" w:hAnsi="Times New Roman" w:cs="Times New Roman"/>
          <w:b/>
          <w:color w:val="FF0000"/>
        </w:rPr>
      </w:pPr>
    </w:p>
    <w:p w14:paraId="541B6833" w14:textId="77777777" w:rsidR="004A0712" w:rsidRPr="00FE6672" w:rsidRDefault="004240D8">
      <w:pPr>
        <w:spacing w:after="160" w:line="256" w:lineRule="auto"/>
        <w:jc w:val="both"/>
        <w:rPr>
          <w:rFonts w:ascii="Times New Roman" w:eastAsia="Times New Roman" w:hAnsi="Times New Roman" w:cs="Times New Roman"/>
          <w:b/>
          <w:color w:val="0070C0"/>
        </w:rPr>
      </w:pPr>
      <w:r w:rsidRPr="00FE6672">
        <w:rPr>
          <w:rFonts w:ascii="Times New Roman" w:eastAsia="Times New Roman" w:hAnsi="Times New Roman" w:cs="Times New Roman"/>
          <w:b/>
          <w:color w:val="0070C0"/>
        </w:rPr>
        <w:t xml:space="preserve"> </w:t>
      </w:r>
    </w:p>
    <w:p w14:paraId="3A795235" w14:textId="04ED58BD" w:rsidR="004A0712" w:rsidRPr="00FE6672" w:rsidRDefault="004240D8" w:rsidP="009C334B">
      <w:pPr>
        <w:spacing w:after="160" w:line="256" w:lineRule="auto"/>
        <w:ind w:left="720" w:hanging="720"/>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lastRenderedPageBreak/>
        <w:t>2.3.</w:t>
      </w:r>
      <w:r w:rsidRPr="00FE6672">
        <w:rPr>
          <w:rFonts w:ascii="Times New Roman" w:eastAsia="Times New Roman" w:hAnsi="Times New Roman" w:cs="Times New Roman"/>
          <w:sz w:val="18"/>
          <w:szCs w:val="18"/>
        </w:rPr>
        <w:t xml:space="preserve">  </w:t>
      </w:r>
      <w:r w:rsidRPr="00FE6672">
        <w:rPr>
          <w:rFonts w:ascii="Times New Roman" w:eastAsia="Times New Roman" w:hAnsi="Times New Roman" w:cs="Times New Roman"/>
          <w:b/>
          <w:sz w:val="28"/>
          <w:szCs w:val="28"/>
        </w:rPr>
        <w:t>MECANISMO PARA COMUNICAR PROCESSO DE NEGÓCIO</w:t>
      </w:r>
    </w:p>
    <w:p w14:paraId="5B538163" w14:textId="77777777" w:rsidR="004A0712" w:rsidRPr="00FE6672" w:rsidRDefault="004240D8">
      <w:pPr>
        <w:spacing w:after="160" w:line="256" w:lineRule="auto"/>
        <w:ind w:left="1220"/>
        <w:jc w:val="both"/>
        <w:rPr>
          <w:rFonts w:ascii="Times New Roman" w:eastAsia="Times New Roman" w:hAnsi="Times New Roman" w:cs="Times New Roman"/>
          <w:b/>
          <w:color w:val="FF0000"/>
        </w:rPr>
      </w:pPr>
      <w:r w:rsidRPr="00FE6672">
        <w:rPr>
          <w:rFonts w:ascii="Times New Roman" w:eastAsia="Times New Roman" w:hAnsi="Times New Roman" w:cs="Times New Roman"/>
          <w:b/>
          <w:color w:val="FF0000"/>
        </w:rPr>
        <w:t># COMO COMUNICAR?</w:t>
      </w:r>
    </w:p>
    <w:p w14:paraId="2D978D68" w14:textId="77777777" w:rsidR="004A0712" w:rsidRPr="00FE6672" w:rsidRDefault="004240D8">
      <w:pPr>
        <w:spacing w:after="160" w:line="256" w:lineRule="auto"/>
        <w:ind w:left="2120" w:hanging="360"/>
        <w:jc w:val="both"/>
        <w:rPr>
          <w:rFonts w:ascii="Times New Roman" w:eastAsia="Times New Roman" w:hAnsi="Times New Roman" w:cs="Times New Roman"/>
          <w:b/>
          <w:color w:val="FF0000"/>
        </w:rPr>
      </w:pPr>
      <w:r w:rsidRPr="00FE6672">
        <w:rPr>
          <w:rFonts w:ascii="Times New Roman" w:eastAsia="Times New Roman" w:hAnsi="Times New Roman" w:cs="Times New Roman"/>
          <w:b/>
          <w:color w:val="FF0000"/>
        </w:rPr>
        <w:t>·</w:t>
      </w:r>
      <w:r w:rsidRPr="00FE6672">
        <w:rPr>
          <w:rFonts w:ascii="Times New Roman" w:eastAsia="Times New Roman" w:hAnsi="Times New Roman" w:cs="Times New Roman"/>
          <w:b/>
          <w:color w:val="FF0000"/>
          <w:sz w:val="14"/>
          <w:szCs w:val="14"/>
        </w:rPr>
        <w:t xml:space="preserve">         </w:t>
      </w:r>
      <w:r w:rsidRPr="00FE6672">
        <w:rPr>
          <w:rFonts w:ascii="Times New Roman" w:eastAsia="Times New Roman" w:hAnsi="Times New Roman" w:cs="Times New Roman"/>
          <w:b/>
          <w:color w:val="FF0000"/>
        </w:rPr>
        <w:t>Através de que?</w:t>
      </w:r>
    </w:p>
    <w:p w14:paraId="2A188B7A" w14:textId="77777777" w:rsidR="004A0712" w:rsidRPr="00FE6672" w:rsidRDefault="004240D8">
      <w:pPr>
        <w:spacing w:after="160" w:line="256" w:lineRule="auto"/>
        <w:ind w:left="2840" w:hanging="360"/>
        <w:jc w:val="both"/>
        <w:rPr>
          <w:rFonts w:ascii="Times New Roman" w:eastAsia="Times New Roman" w:hAnsi="Times New Roman" w:cs="Times New Roman"/>
          <w:b/>
          <w:color w:val="FF0000"/>
        </w:rPr>
      </w:pPr>
      <w:r w:rsidRPr="00FE6672">
        <w:rPr>
          <w:rFonts w:ascii="Times New Roman" w:eastAsia="Courier New" w:hAnsi="Times New Roman" w:cs="Times New Roman"/>
          <w:b/>
          <w:color w:val="FF0000"/>
        </w:rPr>
        <w:t>o</w:t>
      </w:r>
      <w:r w:rsidRPr="00FE6672">
        <w:rPr>
          <w:rFonts w:ascii="Times New Roman" w:eastAsia="Times New Roman" w:hAnsi="Times New Roman" w:cs="Times New Roman"/>
          <w:b/>
          <w:color w:val="FF0000"/>
          <w:sz w:val="14"/>
          <w:szCs w:val="14"/>
        </w:rPr>
        <w:t xml:space="preserve">   </w:t>
      </w:r>
      <w:r w:rsidRPr="00FE6672">
        <w:rPr>
          <w:rFonts w:ascii="Times New Roman" w:eastAsia="Times New Roman" w:hAnsi="Times New Roman" w:cs="Times New Roman"/>
          <w:b/>
          <w:color w:val="FF0000"/>
        </w:rPr>
        <w:t>Apresentação</w:t>
      </w:r>
    </w:p>
    <w:p w14:paraId="0AAB7FBF" w14:textId="77777777" w:rsidR="004A0712" w:rsidRPr="00FE6672" w:rsidRDefault="004240D8">
      <w:pPr>
        <w:spacing w:after="160" w:line="256" w:lineRule="auto"/>
        <w:ind w:left="2840" w:hanging="360"/>
        <w:jc w:val="both"/>
        <w:rPr>
          <w:rFonts w:ascii="Times New Roman" w:eastAsia="Times New Roman" w:hAnsi="Times New Roman" w:cs="Times New Roman"/>
          <w:b/>
          <w:color w:val="FF0000"/>
        </w:rPr>
      </w:pPr>
      <w:r w:rsidRPr="00FE6672">
        <w:rPr>
          <w:rFonts w:ascii="Times New Roman" w:eastAsia="Courier New" w:hAnsi="Times New Roman" w:cs="Times New Roman"/>
          <w:b/>
          <w:color w:val="FF0000"/>
        </w:rPr>
        <w:t>o</w:t>
      </w:r>
      <w:r w:rsidRPr="00FE6672">
        <w:rPr>
          <w:rFonts w:ascii="Times New Roman" w:eastAsia="Times New Roman" w:hAnsi="Times New Roman" w:cs="Times New Roman"/>
          <w:b/>
          <w:color w:val="FF0000"/>
          <w:sz w:val="14"/>
          <w:szCs w:val="14"/>
        </w:rPr>
        <w:t xml:space="preserve">   </w:t>
      </w:r>
      <w:r w:rsidRPr="00FE6672">
        <w:rPr>
          <w:rFonts w:ascii="Times New Roman" w:eastAsia="Times New Roman" w:hAnsi="Times New Roman" w:cs="Times New Roman"/>
          <w:b/>
          <w:color w:val="FF0000"/>
        </w:rPr>
        <w:t>Manual</w:t>
      </w:r>
    </w:p>
    <w:p w14:paraId="70506D3E" w14:textId="77777777" w:rsidR="004A0712" w:rsidRPr="00FE6672" w:rsidRDefault="004240D8">
      <w:pPr>
        <w:spacing w:after="160" w:line="256" w:lineRule="auto"/>
        <w:ind w:left="2840" w:hanging="360"/>
        <w:jc w:val="both"/>
        <w:rPr>
          <w:rFonts w:ascii="Times New Roman" w:eastAsia="Times New Roman" w:hAnsi="Times New Roman" w:cs="Times New Roman"/>
          <w:b/>
          <w:color w:val="0070C0"/>
        </w:rPr>
      </w:pPr>
      <w:r w:rsidRPr="00FE6672">
        <w:rPr>
          <w:rFonts w:ascii="Times New Roman" w:eastAsia="Courier New" w:hAnsi="Times New Roman" w:cs="Times New Roman"/>
          <w:b/>
          <w:color w:val="FF0000"/>
        </w:rPr>
        <w:t>o</w:t>
      </w:r>
      <w:r w:rsidRPr="00FE6672">
        <w:rPr>
          <w:rFonts w:ascii="Times New Roman" w:eastAsia="Times New Roman" w:hAnsi="Times New Roman" w:cs="Times New Roman"/>
          <w:b/>
          <w:color w:val="FF0000"/>
          <w:sz w:val="14"/>
          <w:szCs w:val="14"/>
        </w:rPr>
        <w:t xml:space="preserve">   </w:t>
      </w:r>
      <w:r w:rsidRPr="00FE6672">
        <w:rPr>
          <w:rFonts w:ascii="Times New Roman" w:eastAsia="Times New Roman" w:hAnsi="Times New Roman" w:cs="Times New Roman"/>
          <w:b/>
          <w:color w:val="FF0000"/>
        </w:rPr>
        <w:t xml:space="preserve">Treinamento através de vídeos </w:t>
      </w:r>
      <w:r w:rsidRPr="00FE6672">
        <w:rPr>
          <w:rFonts w:ascii="Times New Roman" w:eastAsia="Times New Roman" w:hAnsi="Times New Roman" w:cs="Times New Roman"/>
          <w:b/>
          <w:color w:val="0070C0"/>
        </w:rPr>
        <w:t>(SOLUÇÃO ESCOLHIDA)</w:t>
      </w:r>
    </w:p>
    <w:p w14:paraId="587BDFD4" w14:textId="77777777" w:rsidR="004A0712" w:rsidRPr="00FE6672" w:rsidRDefault="004240D8">
      <w:pPr>
        <w:spacing w:after="160" w:line="256" w:lineRule="auto"/>
        <w:ind w:left="1220"/>
        <w:jc w:val="both"/>
        <w:rPr>
          <w:rFonts w:ascii="Times New Roman" w:eastAsia="Times New Roman" w:hAnsi="Times New Roman" w:cs="Times New Roman"/>
          <w:b/>
          <w:color w:val="0070C0"/>
        </w:rPr>
      </w:pPr>
      <w:r w:rsidRPr="00FE6672">
        <w:rPr>
          <w:rFonts w:ascii="Times New Roman" w:eastAsia="Times New Roman" w:hAnsi="Times New Roman" w:cs="Times New Roman"/>
          <w:b/>
          <w:color w:val="0070C0"/>
        </w:rPr>
        <w:t>OBS: EXISTE ALGUÉM FALANDO SOBRE ISSO???</w:t>
      </w:r>
    </w:p>
    <w:p w14:paraId="2346AF0B" w14:textId="3280A288" w:rsidR="004A0712" w:rsidRPr="00FE6672" w:rsidRDefault="004240D8" w:rsidP="009C334B">
      <w:pPr>
        <w:spacing w:after="160" w:line="256" w:lineRule="auto"/>
        <w:ind w:left="720" w:hanging="720"/>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2.4.</w:t>
      </w:r>
      <w:r w:rsidRPr="00FE6672">
        <w:rPr>
          <w:rFonts w:ascii="Times New Roman" w:eastAsia="Times New Roman" w:hAnsi="Times New Roman" w:cs="Times New Roman"/>
          <w:sz w:val="14"/>
          <w:szCs w:val="14"/>
        </w:rPr>
        <w:t xml:space="preserve"> </w:t>
      </w:r>
      <w:r w:rsidRPr="00FE6672">
        <w:rPr>
          <w:rFonts w:ascii="Times New Roman" w:eastAsia="Times New Roman" w:hAnsi="Times New Roman" w:cs="Times New Roman"/>
          <w:b/>
          <w:sz w:val="28"/>
          <w:szCs w:val="28"/>
        </w:rPr>
        <w:t>TRABALHOS CORRELATOS</w:t>
      </w:r>
    </w:p>
    <w:p w14:paraId="69B60978" w14:textId="77777777" w:rsidR="004A0712" w:rsidRPr="00FE6672" w:rsidRDefault="004240D8">
      <w:pPr>
        <w:spacing w:after="160" w:line="256" w:lineRule="auto"/>
        <w:ind w:left="800"/>
        <w:jc w:val="both"/>
        <w:rPr>
          <w:rFonts w:ascii="Times New Roman" w:eastAsia="Times New Roman" w:hAnsi="Times New Roman" w:cs="Times New Roman"/>
          <w:b/>
          <w:color w:val="FF0000"/>
        </w:rPr>
      </w:pPr>
      <w:r w:rsidRPr="00FE6672">
        <w:rPr>
          <w:rFonts w:ascii="Times New Roman" w:eastAsia="Times New Roman" w:hAnsi="Times New Roman" w:cs="Times New Roman"/>
          <w:b/>
          <w:color w:val="FF0000"/>
        </w:rPr>
        <w:t>Aqui falar sobre os trabalhos que tem relação com o nosso</w:t>
      </w:r>
    </w:p>
    <w:p w14:paraId="07961D95" w14:textId="77777777" w:rsidR="004A0712" w:rsidRPr="00FE6672" w:rsidRDefault="004240D8" w:rsidP="009C334B">
      <w:pPr>
        <w:spacing w:after="160" w:line="256" w:lineRule="auto"/>
        <w:ind w:left="720"/>
        <w:jc w:val="both"/>
        <w:rPr>
          <w:rFonts w:ascii="Times New Roman" w:eastAsia="Times New Roman" w:hAnsi="Times New Roman" w:cs="Times New Roman"/>
          <w:b/>
          <w:color w:val="FF0000"/>
        </w:rPr>
      </w:pPr>
      <w:r w:rsidRPr="00FE6672">
        <w:rPr>
          <w:rFonts w:ascii="Times New Roman" w:eastAsia="Times New Roman" w:hAnsi="Times New Roman" w:cs="Times New Roman"/>
          <w:b/>
          <w:color w:val="FF0000"/>
        </w:rPr>
        <w:t xml:space="preserve"> </w:t>
      </w:r>
    </w:p>
    <w:p w14:paraId="24F9A091" w14:textId="7CDE3C69" w:rsidR="004A0712" w:rsidRPr="00FE6672" w:rsidRDefault="004240D8" w:rsidP="009C334B">
      <w:pPr>
        <w:spacing w:after="160" w:line="256" w:lineRule="auto"/>
        <w:ind w:left="640" w:hanging="720"/>
        <w:jc w:val="both"/>
        <w:rPr>
          <w:rFonts w:ascii="Times New Roman" w:eastAsia="Times New Roman" w:hAnsi="Times New Roman" w:cs="Times New Roman"/>
          <w:b/>
          <w:sz w:val="16"/>
          <w:szCs w:val="16"/>
        </w:rPr>
      </w:pPr>
      <w:r w:rsidRPr="00FE6672">
        <w:rPr>
          <w:rFonts w:ascii="Times New Roman" w:eastAsia="Times New Roman" w:hAnsi="Times New Roman" w:cs="Times New Roman"/>
          <w:b/>
          <w:sz w:val="28"/>
          <w:szCs w:val="28"/>
        </w:rPr>
        <w:t>2.5.</w:t>
      </w:r>
      <w:r w:rsidRPr="00FE6672">
        <w:rPr>
          <w:rFonts w:ascii="Times New Roman" w:eastAsia="Times New Roman" w:hAnsi="Times New Roman" w:cs="Times New Roman"/>
          <w:sz w:val="14"/>
          <w:szCs w:val="14"/>
        </w:rPr>
        <w:t xml:space="preserve"> </w:t>
      </w:r>
      <w:r w:rsidRPr="00FE6672">
        <w:rPr>
          <w:rFonts w:ascii="Times New Roman" w:eastAsia="Times New Roman" w:hAnsi="Times New Roman" w:cs="Times New Roman"/>
          <w:b/>
          <w:sz w:val="28"/>
          <w:szCs w:val="28"/>
        </w:rPr>
        <w:t>CONSIDERAÇÕES</w:t>
      </w:r>
    </w:p>
    <w:p w14:paraId="1791A070" w14:textId="77777777" w:rsidR="004A0712" w:rsidRPr="00FE6672" w:rsidRDefault="004240D8">
      <w:pPr>
        <w:spacing w:after="160" w:line="256" w:lineRule="auto"/>
        <w:ind w:left="800"/>
        <w:jc w:val="both"/>
        <w:rPr>
          <w:rFonts w:ascii="Times New Roman" w:eastAsia="Times New Roman" w:hAnsi="Times New Roman" w:cs="Times New Roman"/>
          <w:b/>
          <w:color w:val="FF0000"/>
        </w:rPr>
      </w:pPr>
      <w:r w:rsidRPr="00FE6672">
        <w:rPr>
          <w:rFonts w:ascii="Times New Roman" w:eastAsia="Times New Roman" w:hAnsi="Times New Roman" w:cs="Times New Roman"/>
          <w:b/>
          <w:color w:val="FF0000"/>
        </w:rPr>
        <w:t>Uma breve consideração sobre este capitulo</w:t>
      </w:r>
    </w:p>
    <w:p w14:paraId="48C4A049" w14:textId="77777777" w:rsidR="004A0712" w:rsidRPr="00FE6672" w:rsidRDefault="004240D8" w:rsidP="009C334B">
      <w:pPr>
        <w:spacing w:after="160" w:line="256" w:lineRule="auto"/>
        <w:jc w:val="both"/>
        <w:rPr>
          <w:rFonts w:ascii="Times New Roman" w:eastAsia="Times New Roman" w:hAnsi="Times New Roman" w:cs="Times New Roman"/>
          <w:b/>
          <w:sz w:val="32"/>
          <w:szCs w:val="32"/>
        </w:rPr>
      </w:pPr>
      <w:r w:rsidRPr="00FE6672">
        <w:rPr>
          <w:rFonts w:ascii="Times New Roman" w:eastAsia="Times New Roman" w:hAnsi="Times New Roman" w:cs="Times New Roman"/>
          <w:b/>
          <w:sz w:val="32"/>
          <w:szCs w:val="32"/>
        </w:rPr>
        <w:t>CAPITULO 3</w:t>
      </w:r>
    </w:p>
    <w:p w14:paraId="79ADA892" w14:textId="58283053" w:rsidR="00D863C2" w:rsidRDefault="004240D8" w:rsidP="00356CFA">
      <w:pPr>
        <w:spacing w:after="160" w:line="256" w:lineRule="auto"/>
        <w:jc w:val="both"/>
        <w:rPr>
          <w:rFonts w:ascii="Times New Roman" w:eastAsia="Times New Roman" w:hAnsi="Times New Roman" w:cs="Times New Roman"/>
          <w:bCs/>
          <w:sz w:val="24"/>
          <w:szCs w:val="24"/>
        </w:rPr>
      </w:pPr>
      <w:r w:rsidRPr="00FE6672">
        <w:rPr>
          <w:rFonts w:ascii="Times New Roman" w:eastAsia="Times New Roman" w:hAnsi="Times New Roman" w:cs="Times New Roman"/>
          <w:b/>
          <w:sz w:val="28"/>
          <w:szCs w:val="28"/>
        </w:rPr>
        <w:t xml:space="preserve">PROCESSOS DE NEGÓCIO DAS CHEFIAS DEPARTAMENTOS DA UFS </w:t>
      </w:r>
    </w:p>
    <w:p w14:paraId="2DCB2223" w14:textId="28949393" w:rsidR="002816F4" w:rsidRDefault="008C7A63" w:rsidP="00E54401">
      <w:pPr>
        <w:ind w:firstLine="720"/>
        <w:jc w:val="both"/>
        <w:rPr>
          <w:rFonts w:ascii="Times New Roman" w:hAnsi="Times New Roman" w:cs="Times New Roman"/>
          <w:sz w:val="24"/>
          <w:szCs w:val="24"/>
        </w:rPr>
      </w:pPr>
      <w:r>
        <w:rPr>
          <w:rFonts w:ascii="Times New Roman" w:eastAsia="Times New Roman" w:hAnsi="Times New Roman" w:cs="Times New Roman"/>
          <w:bCs/>
          <w:sz w:val="24"/>
          <w:szCs w:val="24"/>
        </w:rPr>
        <w:t>S</w:t>
      </w:r>
      <w:r w:rsidR="009A1D52" w:rsidRPr="00BD7A79">
        <w:rPr>
          <w:rFonts w:ascii="Times New Roman" w:eastAsia="Times New Roman" w:hAnsi="Times New Roman" w:cs="Times New Roman"/>
          <w:bCs/>
          <w:sz w:val="24"/>
          <w:szCs w:val="24"/>
        </w:rPr>
        <w:t>erão</w:t>
      </w:r>
      <w:r w:rsidR="002816F4" w:rsidRPr="00BD7A79">
        <w:rPr>
          <w:rFonts w:ascii="Times New Roman" w:eastAsia="Times New Roman" w:hAnsi="Times New Roman" w:cs="Times New Roman"/>
          <w:bCs/>
          <w:sz w:val="24"/>
          <w:szCs w:val="24"/>
        </w:rPr>
        <w:t xml:space="preserve"> apresenta</w:t>
      </w:r>
      <w:r w:rsidR="009A1D52" w:rsidRPr="00BD7A79">
        <w:rPr>
          <w:rFonts w:ascii="Times New Roman" w:eastAsia="Times New Roman" w:hAnsi="Times New Roman" w:cs="Times New Roman"/>
          <w:bCs/>
          <w:sz w:val="24"/>
          <w:szCs w:val="24"/>
        </w:rPr>
        <w:t>d</w:t>
      </w:r>
      <w:r w:rsidR="002816F4" w:rsidRPr="00BD7A79">
        <w:rPr>
          <w:rFonts w:ascii="Times New Roman" w:eastAsia="Times New Roman" w:hAnsi="Times New Roman" w:cs="Times New Roman"/>
          <w:bCs/>
          <w:sz w:val="24"/>
          <w:szCs w:val="24"/>
        </w:rPr>
        <w:t xml:space="preserve">as </w:t>
      </w:r>
      <w:r w:rsidR="009A1D52" w:rsidRPr="00BD7A79">
        <w:rPr>
          <w:rFonts w:ascii="Times New Roman" w:eastAsia="Times New Roman" w:hAnsi="Times New Roman" w:cs="Times New Roman"/>
          <w:bCs/>
          <w:sz w:val="24"/>
          <w:szCs w:val="24"/>
        </w:rPr>
        <w:t xml:space="preserve">as </w:t>
      </w:r>
      <w:r w:rsidR="002816F4" w:rsidRPr="00BD7A79">
        <w:rPr>
          <w:rFonts w:ascii="Times New Roman" w:eastAsia="Times New Roman" w:hAnsi="Times New Roman" w:cs="Times New Roman"/>
          <w:bCs/>
          <w:sz w:val="24"/>
          <w:szCs w:val="24"/>
        </w:rPr>
        <w:t>documentações</w:t>
      </w:r>
      <w:r w:rsidR="007308E0" w:rsidRPr="00BD7A79">
        <w:rPr>
          <w:rFonts w:ascii="Times New Roman" w:eastAsia="Times New Roman" w:hAnsi="Times New Roman" w:cs="Times New Roman"/>
          <w:bCs/>
          <w:sz w:val="24"/>
          <w:szCs w:val="24"/>
        </w:rPr>
        <w:t xml:space="preserve"> </w:t>
      </w:r>
      <w:r w:rsidR="002816F4" w:rsidRPr="00BD7A79">
        <w:rPr>
          <w:rFonts w:ascii="Times New Roman" w:eastAsia="Times New Roman" w:hAnsi="Times New Roman" w:cs="Times New Roman"/>
          <w:bCs/>
          <w:sz w:val="24"/>
          <w:szCs w:val="24"/>
        </w:rPr>
        <w:t xml:space="preserve">modelados no </w:t>
      </w:r>
      <w:r w:rsidR="009A1D52" w:rsidRPr="00BD7A79">
        <w:rPr>
          <w:rFonts w:ascii="Times New Roman" w:eastAsia="Times New Roman" w:hAnsi="Times New Roman" w:cs="Times New Roman"/>
          <w:bCs/>
          <w:sz w:val="24"/>
          <w:szCs w:val="24"/>
        </w:rPr>
        <w:t xml:space="preserve">MODELER BIZAGI </w:t>
      </w:r>
      <w:r w:rsidR="002816F4" w:rsidRPr="00BD7A79">
        <w:rPr>
          <w:rFonts w:ascii="Times New Roman" w:eastAsia="Times New Roman" w:hAnsi="Times New Roman" w:cs="Times New Roman"/>
          <w:bCs/>
          <w:sz w:val="24"/>
          <w:szCs w:val="24"/>
        </w:rPr>
        <w:t>seguindo a notação BPMN das seguintes modelagens de processos de negócios</w:t>
      </w:r>
      <w:r w:rsidR="002816F4" w:rsidRPr="00BD7A79">
        <w:rPr>
          <w:rFonts w:ascii="Times New Roman" w:eastAsia="Times New Roman" w:hAnsi="Times New Roman" w:cs="Times New Roman"/>
          <w:b/>
          <w:sz w:val="24"/>
          <w:szCs w:val="24"/>
        </w:rPr>
        <w:t xml:space="preserve">: </w:t>
      </w:r>
      <w:r w:rsidR="002816F4" w:rsidRPr="00BD7A79">
        <w:rPr>
          <w:rFonts w:ascii="Times New Roman" w:hAnsi="Times New Roman" w:cs="Times New Roman"/>
          <w:sz w:val="24"/>
          <w:szCs w:val="24"/>
        </w:rPr>
        <w:t xml:space="preserve">Concurso para </w:t>
      </w:r>
      <w:r w:rsidR="007308E0" w:rsidRPr="00BD7A79">
        <w:rPr>
          <w:rFonts w:ascii="Times New Roman" w:hAnsi="Times New Roman" w:cs="Times New Roman"/>
          <w:sz w:val="24"/>
          <w:szCs w:val="24"/>
        </w:rPr>
        <w:t>p</w:t>
      </w:r>
      <w:r w:rsidR="002816F4" w:rsidRPr="00BD7A79">
        <w:rPr>
          <w:rFonts w:ascii="Times New Roman" w:hAnsi="Times New Roman" w:cs="Times New Roman"/>
          <w:sz w:val="24"/>
          <w:szCs w:val="24"/>
        </w:rPr>
        <w:t xml:space="preserve">rofessor </w:t>
      </w:r>
      <w:r w:rsidR="007308E0" w:rsidRPr="00BD7A79">
        <w:rPr>
          <w:rFonts w:ascii="Times New Roman" w:hAnsi="Times New Roman" w:cs="Times New Roman"/>
          <w:sz w:val="24"/>
          <w:szCs w:val="24"/>
        </w:rPr>
        <w:t>e</w:t>
      </w:r>
      <w:r w:rsidR="002816F4" w:rsidRPr="00BD7A79">
        <w:rPr>
          <w:rFonts w:ascii="Times New Roman" w:hAnsi="Times New Roman" w:cs="Times New Roman"/>
          <w:sz w:val="24"/>
          <w:szCs w:val="24"/>
        </w:rPr>
        <w:t xml:space="preserve">fetivo, </w:t>
      </w:r>
      <w:r w:rsidR="007308E0" w:rsidRPr="00BD7A79">
        <w:rPr>
          <w:rFonts w:ascii="Times New Roman" w:hAnsi="Times New Roman" w:cs="Times New Roman"/>
          <w:sz w:val="24"/>
          <w:szCs w:val="24"/>
        </w:rPr>
        <w:t>c</w:t>
      </w:r>
      <w:r w:rsidR="002816F4" w:rsidRPr="00BD7A79">
        <w:rPr>
          <w:rFonts w:ascii="Times New Roman" w:hAnsi="Times New Roman" w:cs="Times New Roman"/>
          <w:sz w:val="24"/>
          <w:szCs w:val="24"/>
        </w:rPr>
        <w:t xml:space="preserve">oncurso para </w:t>
      </w:r>
      <w:r w:rsidR="007308E0" w:rsidRPr="00BD7A79">
        <w:rPr>
          <w:rFonts w:ascii="Times New Roman" w:hAnsi="Times New Roman" w:cs="Times New Roman"/>
          <w:sz w:val="24"/>
          <w:szCs w:val="24"/>
        </w:rPr>
        <w:t>p</w:t>
      </w:r>
      <w:r w:rsidR="002816F4" w:rsidRPr="00BD7A79">
        <w:rPr>
          <w:rFonts w:ascii="Times New Roman" w:hAnsi="Times New Roman" w:cs="Times New Roman"/>
          <w:sz w:val="24"/>
          <w:szCs w:val="24"/>
        </w:rPr>
        <w:t xml:space="preserve">rofessor </w:t>
      </w:r>
      <w:r w:rsidR="007308E0" w:rsidRPr="00BD7A79">
        <w:rPr>
          <w:rFonts w:ascii="Times New Roman" w:hAnsi="Times New Roman" w:cs="Times New Roman"/>
          <w:sz w:val="24"/>
          <w:szCs w:val="24"/>
        </w:rPr>
        <w:t>s</w:t>
      </w:r>
      <w:r w:rsidR="002816F4" w:rsidRPr="00BD7A79">
        <w:rPr>
          <w:rFonts w:ascii="Times New Roman" w:hAnsi="Times New Roman" w:cs="Times New Roman"/>
          <w:sz w:val="24"/>
          <w:szCs w:val="24"/>
        </w:rPr>
        <w:t>ubstituto,</w:t>
      </w:r>
      <w:r w:rsidR="007308E0" w:rsidRPr="00BD7A79">
        <w:rPr>
          <w:rFonts w:ascii="Times New Roman" w:hAnsi="Times New Roman" w:cs="Times New Roman"/>
          <w:sz w:val="24"/>
          <w:szCs w:val="24"/>
        </w:rPr>
        <w:t xml:space="preserve"> p</w:t>
      </w:r>
      <w:r w:rsidR="002816F4" w:rsidRPr="00BD7A79">
        <w:rPr>
          <w:rFonts w:ascii="Times New Roman" w:hAnsi="Times New Roman" w:cs="Times New Roman"/>
          <w:sz w:val="24"/>
          <w:szCs w:val="24"/>
        </w:rPr>
        <w:t xml:space="preserve">rofessor </w:t>
      </w:r>
      <w:r w:rsidR="007308E0" w:rsidRPr="00BD7A79">
        <w:rPr>
          <w:rFonts w:ascii="Times New Roman" w:hAnsi="Times New Roman" w:cs="Times New Roman"/>
          <w:sz w:val="24"/>
          <w:szCs w:val="24"/>
        </w:rPr>
        <w:t>v</w:t>
      </w:r>
      <w:r w:rsidR="002816F4" w:rsidRPr="00BD7A79">
        <w:rPr>
          <w:rFonts w:ascii="Times New Roman" w:hAnsi="Times New Roman" w:cs="Times New Roman"/>
          <w:sz w:val="24"/>
          <w:szCs w:val="24"/>
        </w:rPr>
        <w:t xml:space="preserve">oluntário, </w:t>
      </w:r>
      <w:r w:rsidR="007308E0" w:rsidRPr="00BD7A79">
        <w:rPr>
          <w:rFonts w:ascii="Times New Roman" w:hAnsi="Times New Roman" w:cs="Times New Roman"/>
          <w:sz w:val="24"/>
          <w:szCs w:val="24"/>
        </w:rPr>
        <w:t>l</w:t>
      </w:r>
      <w:r w:rsidR="002816F4" w:rsidRPr="00BD7A79">
        <w:rPr>
          <w:rFonts w:ascii="Times New Roman" w:hAnsi="Times New Roman" w:cs="Times New Roman"/>
          <w:sz w:val="24"/>
          <w:szCs w:val="24"/>
        </w:rPr>
        <w:t xml:space="preserve">icença </w:t>
      </w:r>
      <w:r w:rsidR="007308E0" w:rsidRPr="00BD7A79">
        <w:rPr>
          <w:rFonts w:ascii="Times New Roman" w:hAnsi="Times New Roman" w:cs="Times New Roman"/>
          <w:sz w:val="24"/>
          <w:szCs w:val="24"/>
        </w:rPr>
        <w:t>c</w:t>
      </w:r>
      <w:r w:rsidR="002816F4" w:rsidRPr="00BD7A79">
        <w:rPr>
          <w:rFonts w:ascii="Times New Roman" w:hAnsi="Times New Roman" w:cs="Times New Roman"/>
          <w:sz w:val="24"/>
          <w:szCs w:val="24"/>
        </w:rPr>
        <w:t xml:space="preserve">apacitação, </w:t>
      </w:r>
      <w:r w:rsidR="007308E0" w:rsidRPr="00BD7A79">
        <w:rPr>
          <w:rFonts w:ascii="Times New Roman" w:hAnsi="Times New Roman" w:cs="Times New Roman"/>
          <w:sz w:val="24"/>
          <w:szCs w:val="24"/>
        </w:rPr>
        <w:t>l</w:t>
      </w:r>
      <w:r w:rsidR="002816F4" w:rsidRPr="00BD7A79">
        <w:rPr>
          <w:rFonts w:ascii="Times New Roman" w:hAnsi="Times New Roman" w:cs="Times New Roman"/>
          <w:sz w:val="24"/>
          <w:szCs w:val="24"/>
        </w:rPr>
        <w:t xml:space="preserve">evantamento </w:t>
      </w:r>
      <w:r w:rsidR="007308E0" w:rsidRPr="00BD7A79">
        <w:rPr>
          <w:rFonts w:ascii="Times New Roman" w:hAnsi="Times New Roman" w:cs="Times New Roman"/>
          <w:sz w:val="24"/>
          <w:szCs w:val="24"/>
        </w:rPr>
        <w:t>p</w:t>
      </w:r>
      <w:r w:rsidR="002816F4" w:rsidRPr="00BD7A79">
        <w:rPr>
          <w:rFonts w:ascii="Times New Roman" w:hAnsi="Times New Roman" w:cs="Times New Roman"/>
          <w:sz w:val="24"/>
          <w:szCs w:val="24"/>
        </w:rPr>
        <w:t xml:space="preserve">atrimonial (Anual), </w:t>
      </w:r>
      <w:r w:rsidR="007308E0" w:rsidRPr="00BD7A79">
        <w:rPr>
          <w:rFonts w:ascii="Times New Roman" w:hAnsi="Times New Roman" w:cs="Times New Roman"/>
          <w:sz w:val="24"/>
          <w:szCs w:val="24"/>
        </w:rPr>
        <w:t>l</w:t>
      </w:r>
      <w:r w:rsidR="002816F4" w:rsidRPr="00BD7A79">
        <w:rPr>
          <w:rFonts w:ascii="Times New Roman" w:hAnsi="Times New Roman" w:cs="Times New Roman"/>
          <w:sz w:val="24"/>
          <w:szCs w:val="24"/>
        </w:rPr>
        <w:t xml:space="preserve">evantamento </w:t>
      </w:r>
      <w:r w:rsidR="007308E0" w:rsidRPr="00BD7A79">
        <w:rPr>
          <w:rFonts w:ascii="Times New Roman" w:hAnsi="Times New Roman" w:cs="Times New Roman"/>
          <w:sz w:val="24"/>
          <w:szCs w:val="24"/>
        </w:rPr>
        <w:t>p</w:t>
      </w:r>
      <w:r w:rsidR="002816F4" w:rsidRPr="00BD7A79">
        <w:rPr>
          <w:rFonts w:ascii="Times New Roman" w:hAnsi="Times New Roman" w:cs="Times New Roman"/>
          <w:sz w:val="24"/>
          <w:szCs w:val="24"/>
        </w:rPr>
        <w:t xml:space="preserve">atrimonial (Por mudança de chefia), </w:t>
      </w:r>
      <w:r w:rsidR="007308E0" w:rsidRPr="00BD7A79">
        <w:rPr>
          <w:rFonts w:ascii="Times New Roman" w:hAnsi="Times New Roman" w:cs="Times New Roman"/>
          <w:sz w:val="24"/>
          <w:szCs w:val="24"/>
        </w:rPr>
        <w:t>r</w:t>
      </w:r>
      <w:r w:rsidR="002816F4" w:rsidRPr="00BD7A79">
        <w:rPr>
          <w:rFonts w:ascii="Times New Roman" w:hAnsi="Times New Roman" w:cs="Times New Roman"/>
          <w:sz w:val="24"/>
          <w:szCs w:val="24"/>
        </w:rPr>
        <w:t xml:space="preserve">equisição de </w:t>
      </w:r>
      <w:r w:rsidR="007308E0" w:rsidRPr="00BD7A79">
        <w:rPr>
          <w:rFonts w:ascii="Times New Roman" w:hAnsi="Times New Roman" w:cs="Times New Roman"/>
          <w:sz w:val="24"/>
          <w:szCs w:val="24"/>
        </w:rPr>
        <w:t>v</w:t>
      </w:r>
      <w:r w:rsidR="002816F4" w:rsidRPr="00BD7A79">
        <w:rPr>
          <w:rFonts w:ascii="Times New Roman" w:hAnsi="Times New Roman" w:cs="Times New Roman"/>
          <w:sz w:val="24"/>
          <w:szCs w:val="24"/>
        </w:rPr>
        <w:t xml:space="preserve">eículo, </w:t>
      </w:r>
      <w:r w:rsidR="007308E0" w:rsidRPr="00BD7A79">
        <w:rPr>
          <w:rFonts w:ascii="Times New Roman" w:hAnsi="Times New Roman" w:cs="Times New Roman"/>
          <w:sz w:val="24"/>
          <w:szCs w:val="24"/>
        </w:rPr>
        <w:t>m</w:t>
      </w:r>
      <w:r w:rsidR="002816F4" w:rsidRPr="00BD7A79">
        <w:rPr>
          <w:rFonts w:ascii="Times New Roman" w:hAnsi="Times New Roman" w:cs="Times New Roman"/>
          <w:sz w:val="24"/>
          <w:szCs w:val="24"/>
        </w:rPr>
        <w:t xml:space="preserve">atriculas em </w:t>
      </w:r>
      <w:r w:rsidR="007308E0" w:rsidRPr="00BD7A79">
        <w:rPr>
          <w:rFonts w:ascii="Times New Roman" w:hAnsi="Times New Roman" w:cs="Times New Roman"/>
          <w:sz w:val="24"/>
          <w:szCs w:val="24"/>
        </w:rPr>
        <w:t>a</w:t>
      </w:r>
      <w:r w:rsidR="002816F4" w:rsidRPr="00BD7A79">
        <w:rPr>
          <w:rFonts w:ascii="Times New Roman" w:hAnsi="Times New Roman" w:cs="Times New Roman"/>
          <w:sz w:val="24"/>
          <w:szCs w:val="24"/>
        </w:rPr>
        <w:t xml:space="preserve">tividades, </w:t>
      </w:r>
      <w:r w:rsidR="007308E0" w:rsidRPr="00BD7A79">
        <w:rPr>
          <w:rFonts w:ascii="Times New Roman" w:hAnsi="Times New Roman" w:cs="Times New Roman"/>
          <w:sz w:val="24"/>
          <w:szCs w:val="24"/>
        </w:rPr>
        <w:t>a</w:t>
      </w:r>
      <w:r w:rsidR="002816F4" w:rsidRPr="00BD7A79">
        <w:rPr>
          <w:rFonts w:ascii="Times New Roman" w:hAnsi="Times New Roman" w:cs="Times New Roman"/>
          <w:sz w:val="24"/>
          <w:szCs w:val="24"/>
        </w:rPr>
        <w:t xml:space="preserve">proveitamento de estudos (AE), </w:t>
      </w:r>
      <w:r w:rsidR="007308E0" w:rsidRPr="00BD7A79">
        <w:rPr>
          <w:rFonts w:ascii="Times New Roman" w:hAnsi="Times New Roman" w:cs="Times New Roman"/>
          <w:sz w:val="24"/>
          <w:szCs w:val="24"/>
        </w:rPr>
        <w:t>a</w:t>
      </w:r>
      <w:r w:rsidR="002816F4" w:rsidRPr="00BD7A79">
        <w:rPr>
          <w:rFonts w:ascii="Times New Roman" w:hAnsi="Times New Roman" w:cs="Times New Roman"/>
          <w:sz w:val="24"/>
          <w:szCs w:val="24"/>
        </w:rPr>
        <w:t xml:space="preserve">proveitamento de estudos </w:t>
      </w:r>
      <w:r w:rsidR="007308E0" w:rsidRPr="00BD7A79">
        <w:rPr>
          <w:rFonts w:ascii="Times New Roman" w:hAnsi="Times New Roman" w:cs="Times New Roman"/>
          <w:sz w:val="24"/>
          <w:szCs w:val="24"/>
        </w:rPr>
        <w:t xml:space="preserve">especiais </w:t>
      </w:r>
      <w:r w:rsidR="002816F4" w:rsidRPr="00BD7A79">
        <w:rPr>
          <w:rFonts w:ascii="Times New Roman" w:hAnsi="Times New Roman" w:cs="Times New Roman"/>
          <w:sz w:val="24"/>
          <w:szCs w:val="24"/>
        </w:rPr>
        <w:t xml:space="preserve">(AEE), </w:t>
      </w:r>
      <w:r w:rsidR="000B0E08" w:rsidRPr="00BD7A79">
        <w:rPr>
          <w:rFonts w:ascii="Times New Roman" w:hAnsi="Times New Roman" w:cs="Times New Roman"/>
          <w:sz w:val="24"/>
          <w:szCs w:val="24"/>
        </w:rPr>
        <w:t>a</w:t>
      </w:r>
      <w:r w:rsidR="002816F4" w:rsidRPr="00BD7A79">
        <w:rPr>
          <w:rFonts w:ascii="Times New Roman" w:hAnsi="Times New Roman" w:cs="Times New Roman"/>
          <w:sz w:val="24"/>
          <w:szCs w:val="24"/>
        </w:rPr>
        <w:t xml:space="preserve">tividades </w:t>
      </w:r>
      <w:r w:rsidR="000B0E08" w:rsidRPr="00BD7A79">
        <w:rPr>
          <w:rFonts w:ascii="Times New Roman" w:hAnsi="Times New Roman" w:cs="Times New Roman"/>
          <w:sz w:val="24"/>
          <w:szCs w:val="24"/>
        </w:rPr>
        <w:t>c</w:t>
      </w:r>
      <w:r w:rsidR="002816F4" w:rsidRPr="00BD7A79">
        <w:rPr>
          <w:rFonts w:ascii="Times New Roman" w:hAnsi="Times New Roman" w:cs="Times New Roman"/>
          <w:sz w:val="24"/>
          <w:szCs w:val="24"/>
        </w:rPr>
        <w:t xml:space="preserve">omplementares, </w:t>
      </w:r>
      <w:r w:rsidR="000B0E08" w:rsidRPr="00BD7A79">
        <w:rPr>
          <w:rFonts w:ascii="Times New Roman" w:hAnsi="Times New Roman" w:cs="Times New Roman"/>
          <w:sz w:val="24"/>
          <w:szCs w:val="24"/>
        </w:rPr>
        <w:t>q</w:t>
      </w:r>
      <w:r w:rsidR="002816F4" w:rsidRPr="00BD7A79">
        <w:rPr>
          <w:rFonts w:ascii="Times New Roman" w:hAnsi="Times New Roman" w:cs="Times New Roman"/>
          <w:sz w:val="24"/>
          <w:szCs w:val="24"/>
        </w:rPr>
        <w:t xml:space="preserve">uebra de </w:t>
      </w:r>
      <w:r w:rsidR="000B0E08" w:rsidRPr="00BD7A79">
        <w:rPr>
          <w:rFonts w:ascii="Times New Roman" w:hAnsi="Times New Roman" w:cs="Times New Roman"/>
          <w:sz w:val="24"/>
          <w:szCs w:val="24"/>
        </w:rPr>
        <w:t>p</w:t>
      </w:r>
      <w:r w:rsidR="002816F4" w:rsidRPr="00BD7A79">
        <w:rPr>
          <w:rFonts w:ascii="Times New Roman" w:hAnsi="Times New Roman" w:cs="Times New Roman"/>
          <w:sz w:val="24"/>
          <w:szCs w:val="24"/>
        </w:rPr>
        <w:t>ré-</w:t>
      </w:r>
      <w:r w:rsidR="000B0E08" w:rsidRPr="00BD7A79">
        <w:rPr>
          <w:rFonts w:ascii="Times New Roman" w:hAnsi="Times New Roman" w:cs="Times New Roman"/>
          <w:sz w:val="24"/>
          <w:szCs w:val="24"/>
        </w:rPr>
        <w:t>r</w:t>
      </w:r>
      <w:r w:rsidR="002816F4" w:rsidRPr="00BD7A79">
        <w:rPr>
          <w:rFonts w:ascii="Times New Roman" w:hAnsi="Times New Roman" w:cs="Times New Roman"/>
          <w:sz w:val="24"/>
          <w:szCs w:val="24"/>
        </w:rPr>
        <w:t xml:space="preserve">equisitos, </w:t>
      </w:r>
      <w:r w:rsidR="000B0E08" w:rsidRPr="00BD7A79">
        <w:rPr>
          <w:rFonts w:ascii="Times New Roman" w:hAnsi="Times New Roman" w:cs="Times New Roman"/>
          <w:sz w:val="24"/>
          <w:szCs w:val="24"/>
        </w:rPr>
        <w:t>s</w:t>
      </w:r>
      <w:r w:rsidR="002816F4" w:rsidRPr="00BD7A79">
        <w:rPr>
          <w:rFonts w:ascii="Times New Roman" w:hAnsi="Times New Roman" w:cs="Times New Roman"/>
          <w:sz w:val="24"/>
          <w:szCs w:val="24"/>
        </w:rPr>
        <w:t xml:space="preserve">olicitação de </w:t>
      </w:r>
      <w:r w:rsidR="000B0E08" w:rsidRPr="00BD7A79">
        <w:rPr>
          <w:rFonts w:ascii="Times New Roman" w:hAnsi="Times New Roman" w:cs="Times New Roman"/>
          <w:sz w:val="24"/>
          <w:szCs w:val="24"/>
        </w:rPr>
        <w:t>e</w:t>
      </w:r>
      <w:r w:rsidR="002816F4" w:rsidRPr="00BD7A79">
        <w:rPr>
          <w:rFonts w:ascii="Times New Roman" w:hAnsi="Times New Roman" w:cs="Times New Roman"/>
          <w:sz w:val="24"/>
          <w:szCs w:val="24"/>
        </w:rPr>
        <w:t xml:space="preserve">nsino individual, </w:t>
      </w:r>
      <w:r w:rsidR="000B0E08" w:rsidRPr="00BD7A79">
        <w:rPr>
          <w:rFonts w:ascii="Times New Roman" w:hAnsi="Times New Roman" w:cs="Times New Roman"/>
          <w:sz w:val="24"/>
          <w:szCs w:val="24"/>
        </w:rPr>
        <w:t>aproveitamento de componente curricular,</w:t>
      </w:r>
      <w:r w:rsidR="002816F4" w:rsidRPr="00BD7A79">
        <w:rPr>
          <w:rFonts w:ascii="Times New Roman" w:hAnsi="Times New Roman" w:cs="Times New Roman"/>
          <w:sz w:val="24"/>
          <w:szCs w:val="24"/>
        </w:rPr>
        <w:t xml:space="preserve"> </w:t>
      </w:r>
      <w:r w:rsidR="000B0E08" w:rsidRPr="00BD7A79">
        <w:rPr>
          <w:rFonts w:ascii="Times New Roman" w:hAnsi="Times New Roman" w:cs="Times New Roman"/>
          <w:sz w:val="24"/>
          <w:szCs w:val="24"/>
        </w:rPr>
        <w:t>p</w:t>
      </w:r>
      <w:r w:rsidR="002816F4" w:rsidRPr="00BD7A79">
        <w:rPr>
          <w:rFonts w:ascii="Times New Roman" w:hAnsi="Times New Roman" w:cs="Times New Roman"/>
          <w:sz w:val="24"/>
          <w:szCs w:val="24"/>
        </w:rPr>
        <w:t xml:space="preserve">rorrogação de </w:t>
      </w:r>
      <w:r w:rsidR="000B0E08" w:rsidRPr="00BD7A79">
        <w:rPr>
          <w:rFonts w:ascii="Times New Roman" w:hAnsi="Times New Roman" w:cs="Times New Roman"/>
          <w:sz w:val="24"/>
          <w:szCs w:val="24"/>
        </w:rPr>
        <w:t>p</w:t>
      </w:r>
      <w:r w:rsidR="002816F4" w:rsidRPr="00BD7A79">
        <w:rPr>
          <w:rFonts w:ascii="Times New Roman" w:hAnsi="Times New Roman" w:cs="Times New Roman"/>
          <w:sz w:val="24"/>
          <w:szCs w:val="24"/>
        </w:rPr>
        <w:t xml:space="preserve">razo para </w:t>
      </w:r>
      <w:r w:rsidR="000B0E08" w:rsidRPr="00BD7A79">
        <w:rPr>
          <w:rFonts w:ascii="Times New Roman" w:hAnsi="Times New Roman" w:cs="Times New Roman"/>
          <w:sz w:val="24"/>
          <w:szCs w:val="24"/>
        </w:rPr>
        <w:t>c</w:t>
      </w:r>
      <w:r w:rsidR="002816F4" w:rsidRPr="00BD7A79">
        <w:rPr>
          <w:rFonts w:ascii="Times New Roman" w:hAnsi="Times New Roman" w:cs="Times New Roman"/>
          <w:sz w:val="24"/>
          <w:szCs w:val="24"/>
        </w:rPr>
        <w:t xml:space="preserve">onclusão de </w:t>
      </w:r>
      <w:r w:rsidR="000B0E08" w:rsidRPr="00BD7A79">
        <w:rPr>
          <w:rFonts w:ascii="Times New Roman" w:hAnsi="Times New Roman" w:cs="Times New Roman"/>
          <w:sz w:val="24"/>
          <w:szCs w:val="24"/>
        </w:rPr>
        <w:t>c</w:t>
      </w:r>
      <w:r w:rsidR="002816F4" w:rsidRPr="00BD7A79">
        <w:rPr>
          <w:rFonts w:ascii="Times New Roman" w:hAnsi="Times New Roman" w:cs="Times New Roman"/>
          <w:sz w:val="24"/>
          <w:szCs w:val="24"/>
        </w:rPr>
        <w:t xml:space="preserve">urso, </w:t>
      </w:r>
      <w:r w:rsidR="000B0E08" w:rsidRPr="00BD7A79">
        <w:rPr>
          <w:rFonts w:ascii="Times New Roman" w:hAnsi="Times New Roman" w:cs="Times New Roman"/>
          <w:sz w:val="24"/>
          <w:szCs w:val="24"/>
        </w:rPr>
        <w:t>o</w:t>
      </w:r>
      <w:r w:rsidR="002816F4" w:rsidRPr="00BD7A79">
        <w:rPr>
          <w:rFonts w:ascii="Times New Roman" w:hAnsi="Times New Roman" w:cs="Times New Roman"/>
          <w:sz w:val="24"/>
          <w:szCs w:val="24"/>
        </w:rPr>
        <w:t xml:space="preserve">ferta de </w:t>
      </w:r>
      <w:r w:rsidR="000B0E08" w:rsidRPr="00BD7A79">
        <w:rPr>
          <w:rFonts w:ascii="Times New Roman" w:hAnsi="Times New Roman" w:cs="Times New Roman"/>
          <w:sz w:val="24"/>
          <w:szCs w:val="24"/>
        </w:rPr>
        <w:t>c</w:t>
      </w:r>
      <w:r w:rsidR="002816F4" w:rsidRPr="00BD7A79">
        <w:rPr>
          <w:rFonts w:ascii="Times New Roman" w:hAnsi="Times New Roman" w:cs="Times New Roman"/>
          <w:sz w:val="24"/>
          <w:szCs w:val="24"/>
        </w:rPr>
        <w:t xml:space="preserve">omponentes curriculares, </w:t>
      </w:r>
      <w:r w:rsidR="000B0E08" w:rsidRPr="00BD7A79">
        <w:rPr>
          <w:rFonts w:ascii="Times New Roman" w:hAnsi="Times New Roman" w:cs="Times New Roman"/>
          <w:sz w:val="24"/>
          <w:szCs w:val="24"/>
        </w:rPr>
        <w:t>c</w:t>
      </w:r>
      <w:r w:rsidR="002816F4" w:rsidRPr="00BD7A79">
        <w:rPr>
          <w:rFonts w:ascii="Times New Roman" w:hAnsi="Times New Roman" w:cs="Times New Roman"/>
          <w:sz w:val="24"/>
          <w:szCs w:val="24"/>
        </w:rPr>
        <w:t xml:space="preserve">onfecção e </w:t>
      </w:r>
      <w:r w:rsidR="000B0E08" w:rsidRPr="00BD7A79">
        <w:rPr>
          <w:rFonts w:ascii="Times New Roman" w:hAnsi="Times New Roman" w:cs="Times New Roman"/>
          <w:sz w:val="24"/>
          <w:szCs w:val="24"/>
        </w:rPr>
        <w:t>a</w:t>
      </w:r>
      <w:r w:rsidR="002816F4" w:rsidRPr="00BD7A79">
        <w:rPr>
          <w:rFonts w:ascii="Times New Roman" w:hAnsi="Times New Roman" w:cs="Times New Roman"/>
          <w:sz w:val="24"/>
          <w:szCs w:val="24"/>
        </w:rPr>
        <w:t xml:space="preserve">provação de </w:t>
      </w:r>
      <w:r w:rsidR="000B0E08" w:rsidRPr="00BD7A79">
        <w:rPr>
          <w:rFonts w:ascii="Times New Roman" w:hAnsi="Times New Roman" w:cs="Times New Roman"/>
          <w:sz w:val="24"/>
          <w:szCs w:val="24"/>
        </w:rPr>
        <w:t>p</w:t>
      </w:r>
      <w:r w:rsidR="002816F4" w:rsidRPr="00BD7A79">
        <w:rPr>
          <w:rFonts w:ascii="Times New Roman" w:hAnsi="Times New Roman" w:cs="Times New Roman"/>
          <w:sz w:val="24"/>
          <w:szCs w:val="24"/>
        </w:rPr>
        <w:t xml:space="preserve">rogramas de </w:t>
      </w:r>
      <w:r w:rsidR="000B0E08" w:rsidRPr="00BD7A79">
        <w:rPr>
          <w:rFonts w:ascii="Times New Roman" w:hAnsi="Times New Roman" w:cs="Times New Roman"/>
          <w:sz w:val="24"/>
          <w:szCs w:val="24"/>
        </w:rPr>
        <w:t>d</w:t>
      </w:r>
      <w:r w:rsidR="002816F4" w:rsidRPr="00BD7A79">
        <w:rPr>
          <w:rFonts w:ascii="Times New Roman" w:hAnsi="Times New Roman" w:cs="Times New Roman"/>
          <w:sz w:val="24"/>
          <w:szCs w:val="24"/>
        </w:rPr>
        <w:t>isciplinas.</w:t>
      </w:r>
    </w:p>
    <w:p w14:paraId="66EE2FE3" w14:textId="77777777" w:rsidR="00E54401" w:rsidRPr="00FE6672" w:rsidRDefault="00E54401" w:rsidP="00E54401">
      <w:pPr>
        <w:ind w:firstLine="720"/>
        <w:jc w:val="both"/>
        <w:rPr>
          <w:rFonts w:ascii="Times New Roman" w:eastAsia="Times New Roman" w:hAnsi="Times New Roman" w:cs="Times New Roman"/>
          <w:b/>
          <w:sz w:val="28"/>
          <w:szCs w:val="28"/>
        </w:rPr>
      </w:pPr>
    </w:p>
    <w:p w14:paraId="2D8AA9DB" w14:textId="4BE7F518" w:rsidR="004A0712" w:rsidRPr="003C7417" w:rsidRDefault="004240D8" w:rsidP="00E95A25">
      <w:pPr>
        <w:spacing w:after="160" w:line="256" w:lineRule="auto"/>
        <w:jc w:val="both"/>
        <w:rPr>
          <w:rFonts w:ascii="Times New Roman" w:hAnsi="Times New Roman" w:cs="Times New Roman"/>
          <w:b/>
          <w:sz w:val="24"/>
          <w:szCs w:val="24"/>
          <w:highlight w:val="white"/>
        </w:rPr>
      </w:pPr>
      <w:r w:rsidRPr="00315278">
        <w:rPr>
          <w:rFonts w:ascii="Times New Roman" w:hAnsi="Times New Roman" w:cs="Times New Roman"/>
          <w:b/>
          <w:sz w:val="28"/>
          <w:szCs w:val="28"/>
          <w:highlight w:val="white"/>
        </w:rPr>
        <w:t>3.</w:t>
      </w:r>
      <w:r w:rsidR="00F60D93" w:rsidRPr="00315278">
        <w:rPr>
          <w:rFonts w:ascii="Times New Roman" w:hAnsi="Times New Roman" w:cs="Times New Roman"/>
          <w:b/>
          <w:sz w:val="28"/>
          <w:szCs w:val="28"/>
          <w:highlight w:val="white"/>
        </w:rPr>
        <w:t>1</w:t>
      </w:r>
      <w:r w:rsidRPr="00315278">
        <w:rPr>
          <w:rFonts w:ascii="Times New Roman" w:hAnsi="Times New Roman" w:cs="Times New Roman"/>
          <w:b/>
          <w:sz w:val="32"/>
          <w:szCs w:val="32"/>
          <w:highlight w:val="white"/>
        </w:rPr>
        <w:t>.</w:t>
      </w:r>
      <w:r w:rsidRPr="00315278">
        <w:rPr>
          <w:rFonts w:ascii="Times New Roman" w:eastAsia="Times New Roman" w:hAnsi="Times New Roman" w:cs="Times New Roman"/>
          <w:b/>
          <w:highlight w:val="white"/>
        </w:rPr>
        <w:t xml:space="preserve"> </w:t>
      </w:r>
      <w:r w:rsidR="00EC4F66" w:rsidRPr="003C7417">
        <w:rPr>
          <w:rFonts w:ascii="Times New Roman" w:hAnsi="Times New Roman" w:cs="Times New Roman"/>
          <w:b/>
          <w:sz w:val="28"/>
          <w:szCs w:val="28"/>
        </w:rPr>
        <w:t xml:space="preserve">Levantamento </w:t>
      </w:r>
      <w:r w:rsidR="005F00AD" w:rsidRPr="003C7417">
        <w:rPr>
          <w:rFonts w:ascii="Times New Roman" w:hAnsi="Times New Roman" w:cs="Times New Roman"/>
          <w:b/>
          <w:sz w:val="28"/>
          <w:szCs w:val="28"/>
        </w:rPr>
        <w:t>p</w:t>
      </w:r>
      <w:r w:rsidR="00EC4F66" w:rsidRPr="003C7417">
        <w:rPr>
          <w:rFonts w:ascii="Times New Roman" w:hAnsi="Times New Roman" w:cs="Times New Roman"/>
          <w:b/>
          <w:sz w:val="28"/>
          <w:szCs w:val="28"/>
        </w:rPr>
        <w:t>atrimonial (Anual</w:t>
      </w:r>
      <w:r w:rsidR="00EC4F66" w:rsidRPr="003C7417">
        <w:rPr>
          <w:rFonts w:ascii="Times New Roman" w:hAnsi="Times New Roman" w:cs="Times New Roman"/>
          <w:b/>
          <w:sz w:val="24"/>
          <w:szCs w:val="24"/>
        </w:rPr>
        <w:t>)</w:t>
      </w:r>
      <w:r w:rsidRPr="003C7417">
        <w:rPr>
          <w:rFonts w:ascii="Times New Roman" w:hAnsi="Times New Roman" w:cs="Times New Roman"/>
          <w:b/>
          <w:sz w:val="28"/>
          <w:szCs w:val="28"/>
          <w:highlight w:val="white"/>
        </w:rPr>
        <w:t>.</w:t>
      </w:r>
    </w:p>
    <w:p w14:paraId="1BE19D43" w14:textId="77777777" w:rsidR="004729DA" w:rsidRDefault="005C5F25" w:rsidP="00235A41">
      <w:pPr>
        <w:spacing w:after="160" w:line="360" w:lineRule="auto"/>
        <w:ind w:left="200" w:firstLine="700"/>
        <w:jc w:val="both"/>
        <w:rPr>
          <w:rFonts w:ascii="Times New Roman" w:hAnsi="Times New Roman" w:cs="Times New Roman"/>
          <w:bCs/>
          <w:sz w:val="24"/>
          <w:szCs w:val="24"/>
        </w:rPr>
      </w:pPr>
      <w:r w:rsidRPr="001D1D80">
        <w:rPr>
          <w:rFonts w:ascii="Times New Roman" w:hAnsi="Times New Roman" w:cs="Times New Roman"/>
          <w:bCs/>
          <w:sz w:val="24"/>
          <w:szCs w:val="24"/>
        </w:rPr>
        <w:t>O objetivo desse processo</w:t>
      </w:r>
      <w:r w:rsidR="00E95A25" w:rsidRPr="001D1D80">
        <w:rPr>
          <w:rFonts w:ascii="Times New Roman" w:hAnsi="Times New Roman" w:cs="Times New Roman"/>
          <w:bCs/>
          <w:sz w:val="24"/>
          <w:szCs w:val="24"/>
        </w:rPr>
        <w:t xml:space="preserve"> é fazer um levantamento patrimonial anual dos departamentos</w:t>
      </w:r>
      <w:r w:rsidRPr="001D1D80">
        <w:rPr>
          <w:rFonts w:ascii="Times New Roman" w:hAnsi="Times New Roman" w:cs="Times New Roman"/>
          <w:bCs/>
          <w:sz w:val="24"/>
          <w:szCs w:val="24"/>
        </w:rPr>
        <w:t xml:space="preserve">. O processo inicia quando </w:t>
      </w:r>
      <w:r w:rsidR="004F7BC9" w:rsidRPr="001D1D80">
        <w:rPr>
          <w:rFonts w:ascii="Times New Roman" w:hAnsi="Times New Roman" w:cs="Times New Roman"/>
          <w:bCs/>
          <w:sz w:val="24"/>
          <w:szCs w:val="24"/>
        </w:rPr>
        <w:t>departamento do DIPATRI abri um período para os departamentos possam fazer seus levantamentos patrimoniais. O departamento entra no site da SIPAC</w:t>
      </w:r>
      <w:r w:rsidR="00EF1702" w:rsidRPr="001D1D80">
        <w:rPr>
          <w:rFonts w:ascii="Times New Roman" w:hAnsi="Times New Roman" w:cs="Times New Roman"/>
          <w:bCs/>
          <w:sz w:val="24"/>
          <w:szCs w:val="24"/>
        </w:rPr>
        <w:t xml:space="preserve"> para poder fazer os cadastros de todos os bens localizados no setor, em cada departamento, depois envia os levantamentos feitos para o DIPATRI. O DIPTRI então faz o processamento dos levantamentos e assim finaliza este processo.</w:t>
      </w:r>
      <w:r w:rsidR="00235A41">
        <w:rPr>
          <w:rFonts w:ascii="Times New Roman" w:hAnsi="Times New Roman" w:cs="Times New Roman"/>
          <w:bCs/>
          <w:sz w:val="24"/>
          <w:szCs w:val="24"/>
        </w:rPr>
        <w:t xml:space="preserve"> </w:t>
      </w:r>
    </w:p>
    <w:p w14:paraId="3E5FDC5D" w14:textId="18BCBE6A" w:rsidR="005C5F25" w:rsidRPr="001D1D80" w:rsidRDefault="00235A41" w:rsidP="00235A41">
      <w:pPr>
        <w:spacing w:after="160" w:line="360" w:lineRule="auto"/>
        <w:ind w:left="200" w:firstLine="700"/>
        <w:jc w:val="both"/>
        <w:rPr>
          <w:rFonts w:ascii="Times New Roman" w:hAnsi="Times New Roman" w:cs="Times New Roman"/>
          <w:bCs/>
          <w:sz w:val="24"/>
          <w:szCs w:val="24"/>
        </w:rPr>
      </w:pPr>
      <w:r>
        <w:rPr>
          <w:rFonts w:ascii="Times New Roman" w:hAnsi="Times New Roman" w:cs="Times New Roman"/>
          <w:bCs/>
          <w:sz w:val="24"/>
          <w:szCs w:val="24"/>
        </w:rPr>
        <w:t xml:space="preserve">Segue abaixo a figura </w:t>
      </w:r>
      <w:r w:rsidRPr="00C257D8">
        <w:rPr>
          <w:rFonts w:ascii="Times New Roman" w:hAnsi="Times New Roman" w:cs="Times New Roman"/>
          <w:bCs/>
          <w:color w:val="FF0000"/>
          <w:sz w:val="24"/>
          <w:szCs w:val="24"/>
        </w:rPr>
        <w:t>x</w:t>
      </w:r>
      <w:r>
        <w:rPr>
          <w:rFonts w:ascii="Times New Roman" w:hAnsi="Times New Roman" w:cs="Times New Roman"/>
          <w:bCs/>
          <w:color w:val="FF0000"/>
          <w:sz w:val="24"/>
          <w:szCs w:val="24"/>
        </w:rPr>
        <w:t xml:space="preserve"> o processo modelado:</w:t>
      </w:r>
    </w:p>
    <w:p w14:paraId="78805AD5" w14:textId="77777777" w:rsidR="0052259D" w:rsidRDefault="0052259D" w:rsidP="0052259D">
      <w:pPr>
        <w:keepNext/>
        <w:spacing w:after="160" w:line="360" w:lineRule="auto"/>
        <w:jc w:val="both"/>
      </w:pPr>
      <w:r>
        <w:rPr>
          <w:noProof/>
        </w:rPr>
        <w:lastRenderedPageBreak/>
        <w:drawing>
          <wp:inline distT="0" distB="0" distL="0" distR="0" wp14:anchorId="59B81776" wp14:editId="290C7C86">
            <wp:extent cx="5733415" cy="4179570"/>
            <wp:effectExtent l="0" t="0" r="63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BEBA8EAE-BF5A-486C-A8C5-ECC9F3942E4B}">
                          <a14:imgProps xmlns:a14="http://schemas.microsoft.com/office/drawing/2010/main">
                            <a14:imgLayer r:embed="rId3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733415" cy="4179570"/>
                    </a:xfrm>
                    <a:prstGeom prst="rect">
                      <a:avLst/>
                    </a:prstGeom>
                    <a:solidFill>
                      <a:prstClr val="white"/>
                    </a:solidFill>
                    <a:ln>
                      <a:noFill/>
                    </a:ln>
                  </pic:spPr>
                </pic:pic>
              </a:graphicData>
            </a:graphic>
          </wp:inline>
        </w:drawing>
      </w:r>
    </w:p>
    <w:p w14:paraId="04D437A5" w14:textId="308D8744" w:rsidR="004F7BC9" w:rsidRDefault="0052259D" w:rsidP="0052259D">
      <w:pPr>
        <w:pStyle w:val="Legenda"/>
        <w:jc w:val="center"/>
      </w:pPr>
      <w:r>
        <w:t xml:space="preserve">Figura </w:t>
      </w:r>
      <w:r w:rsidR="002B51F5">
        <w:fldChar w:fldCharType="begin"/>
      </w:r>
      <w:r w:rsidR="002B51F5">
        <w:instrText xml:space="preserve"> SEQ Figura \* ARABIC </w:instrText>
      </w:r>
      <w:r w:rsidR="002B51F5">
        <w:fldChar w:fldCharType="separate"/>
      </w:r>
      <w:r w:rsidR="004C776B">
        <w:rPr>
          <w:noProof/>
        </w:rPr>
        <w:t>4</w:t>
      </w:r>
      <w:r w:rsidR="002B51F5">
        <w:rPr>
          <w:noProof/>
        </w:rPr>
        <w:fldChar w:fldCharType="end"/>
      </w:r>
    </w:p>
    <w:p w14:paraId="42ADBF43" w14:textId="77777777" w:rsidR="0052259D" w:rsidRPr="0052259D" w:rsidRDefault="0052259D" w:rsidP="0052259D">
      <w:pPr>
        <w:rPr>
          <w:highlight w:val="white"/>
        </w:rPr>
      </w:pPr>
    </w:p>
    <w:p w14:paraId="3BA30935" w14:textId="596F93B8" w:rsidR="004A0712" w:rsidRPr="003C7417" w:rsidRDefault="004240D8" w:rsidP="000533A3">
      <w:pPr>
        <w:spacing w:after="160" w:line="360" w:lineRule="auto"/>
        <w:ind w:left="720" w:hanging="720"/>
        <w:rPr>
          <w:rFonts w:ascii="Times New Roman" w:hAnsi="Times New Roman" w:cs="Times New Roman"/>
          <w:b/>
          <w:sz w:val="28"/>
          <w:szCs w:val="28"/>
          <w:highlight w:val="white"/>
        </w:rPr>
      </w:pPr>
      <w:r w:rsidRPr="00315278">
        <w:rPr>
          <w:rFonts w:ascii="Times New Roman" w:hAnsi="Times New Roman" w:cs="Times New Roman"/>
          <w:b/>
          <w:sz w:val="28"/>
          <w:szCs w:val="28"/>
          <w:highlight w:val="white"/>
        </w:rPr>
        <w:t>3.2.</w:t>
      </w:r>
      <w:r w:rsidRPr="00315278">
        <w:rPr>
          <w:rFonts w:ascii="Times New Roman" w:eastAsia="Times New Roman" w:hAnsi="Times New Roman" w:cs="Times New Roman"/>
          <w:b/>
          <w:sz w:val="20"/>
          <w:szCs w:val="20"/>
          <w:highlight w:val="white"/>
        </w:rPr>
        <w:t xml:space="preserve"> </w:t>
      </w:r>
      <w:r w:rsidR="005F00AD" w:rsidRPr="003C7417">
        <w:rPr>
          <w:rFonts w:ascii="Times New Roman" w:hAnsi="Times New Roman" w:cs="Times New Roman"/>
          <w:b/>
          <w:sz w:val="28"/>
          <w:szCs w:val="28"/>
        </w:rPr>
        <w:t>Levantamento patrimonial (Por mudança de chefia</w:t>
      </w:r>
      <w:r w:rsidR="005F00AD" w:rsidRPr="003C7417">
        <w:rPr>
          <w:rFonts w:ascii="Times New Roman" w:hAnsi="Times New Roman" w:cs="Times New Roman"/>
          <w:b/>
          <w:sz w:val="24"/>
          <w:szCs w:val="24"/>
        </w:rPr>
        <w:t>)</w:t>
      </w:r>
      <w:r w:rsidR="005F00AD" w:rsidRPr="003C7417">
        <w:rPr>
          <w:rFonts w:ascii="Times New Roman" w:hAnsi="Times New Roman" w:cs="Times New Roman"/>
          <w:b/>
          <w:sz w:val="28"/>
          <w:szCs w:val="28"/>
          <w:highlight w:val="white"/>
        </w:rPr>
        <w:t>.</w:t>
      </w:r>
    </w:p>
    <w:p w14:paraId="685AB775" w14:textId="3F81C253" w:rsidR="00235A41" w:rsidRDefault="00935DF4" w:rsidP="009E14E4">
      <w:pPr>
        <w:spacing w:after="160" w:line="360" w:lineRule="auto"/>
        <w:ind w:left="200" w:firstLine="700"/>
        <w:jc w:val="both"/>
        <w:rPr>
          <w:rFonts w:ascii="Times New Roman" w:hAnsi="Times New Roman" w:cs="Times New Roman"/>
          <w:bCs/>
          <w:sz w:val="24"/>
          <w:szCs w:val="24"/>
        </w:rPr>
      </w:pPr>
      <w:r>
        <w:rPr>
          <w:rFonts w:ascii="Times New Roman" w:hAnsi="Times New Roman" w:cs="Times New Roman"/>
          <w:bCs/>
          <w:sz w:val="24"/>
          <w:szCs w:val="24"/>
        </w:rPr>
        <w:t xml:space="preserve">Esse processo de negócio é feito quando em um eventual momento o departamento tenha a necessidade de fazer uma troca de chefia do setor. Então quando ocorre </w:t>
      </w:r>
      <w:r w:rsidR="008E4EC6">
        <w:rPr>
          <w:rFonts w:ascii="Times New Roman" w:hAnsi="Times New Roman" w:cs="Times New Roman"/>
          <w:bCs/>
          <w:sz w:val="24"/>
          <w:szCs w:val="24"/>
        </w:rPr>
        <w:t>essas transferências</w:t>
      </w:r>
      <w:r>
        <w:rPr>
          <w:rFonts w:ascii="Times New Roman" w:hAnsi="Times New Roman" w:cs="Times New Roman"/>
          <w:bCs/>
          <w:sz w:val="24"/>
          <w:szCs w:val="24"/>
        </w:rPr>
        <w:t xml:space="preserve"> de uma chefia anterior para uma nova é preciso fazer um levantamento patrimonial do setor pra saber se </w:t>
      </w:r>
      <w:r w:rsidR="008E4EC6">
        <w:rPr>
          <w:rFonts w:ascii="Times New Roman" w:hAnsi="Times New Roman" w:cs="Times New Roman"/>
          <w:bCs/>
          <w:sz w:val="24"/>
          <w:szCs w:val="24"/>
        </w:rPr>
        <w:t>está</w:t>
      </w:r>
      <w:r>
        <w:rPr>
          <w:rFonts w:ascii="Times New Roman" w:hAnsi="Times New Roman" w:cs="Times New Roman"/>
          <w:bCs/>
          <w:sz w:val="24"/>
          <w:szCs w:val="24"/>
        </w:rPr>
        <w:t xml:space="preserve"> tudo em perfeita ordem, esse é o objetivo a ser mostrado.  </w:t>
      </w:r>
    </w:p>
    <w:p w14:paraId="2A9E5F5A" w14:textId="77777777" w:rsidR="004729DA" w:rsidRDefault="00935DF4" w:rsidP="00513E8F">
      <w:pPr>
        <w:spacing w:after="160" w:line="360" w:lineRule="auto"/>
        <w:ind w:left="200" w:firstLine="700"/>
        <w:jc w:val="both"/>
        <w:rPr>
          <w:rFonts w:ascii="Times New Roman" w:hAnsi="Times New Roman" w:cs="Times New Roman"/>
          <w:bCs/>
          <w:sz w:val="24"/>
          <w:szCs w:val="24"/>
        </w:rPr>
      </w:pPr>
      <w:r w:rsidRPr="001D1D80">
        <w:rPr>
          <w:rFonts w:ascii="Times New Roman" w:hAnsi="Times New Roman" w:cs="Times New Roman"/>
          <w:bCs/>
          <w:sz w:val="24"/>
          <w:szCs w:val="24"/>
        </w:rPr>
        <w:t xml:space="preserve">O processo inicia </w:t>
      </w:r>
      <w:r>
        <w:rPr>
          <w:rFonts w:ascii="Times New Roman" w:hAnsi="Times New Roman" w:cs="Times New Roman"/>
          <w:bCs/>
          <w:sz w:val="24"/>
          <w:szCs w:val="24"/>
        </w:rPr>
        <w:t>com o</w:t>
      </w:r>
      <w:r w:rsidRPr="001D1D80">
        <w:rPr>
          <w:rFonts w:ascii="Times New Roman" w:hAnsi="Times New Roman" w:cs="Times New Roman"/>
          <w:bCs/>
          <w:sz w:val="24"/>
          <w:szCs w:val="24"/>
        </w:rPr>
        <w:t xml:space="preserve"> departamento do </w:t>
      </w:r>
      <w:r>
        <w:rPr>
          <w:rFonts w:ascii="Times New Roman" w:hAnsi="Times New Roman" w:cs="Times New Roman"/>
          <w:bCs/>
          <w:sz w:val="24"/>
          <w:szCs w:val="24"/>
        </w:rPr>
        <w:t>curso</w:t>
      </w:r>
      <w:r w:rsidRPr="001D1D80">
        <w:rPr>
          <w:rFonts w:ascii="Times New Roman" w:hAnsi="Times New Roman" w:cs="Times New Roman"/>
          <w:bCs/>
          <w:sz w:val="24"/>
          <w:szCs w:val="24"/>
        </w:rPr>
        <w:t xml:space="preserve"> </w:t>
      </w:r>
      <w:r>
        <w:rPr>
          <w:rFonts w:ascii="Times New Roman" w:hAnsi="Times New Roman" w:cs="Times New Roman"/>
          <w:bCs/>
          <w:sz w:val="24"/>
          <w:szCs w:val="24"/>
        </w:rPr>
        <w:t xml:space="preserve">solicitando uma abertura </w:t>
      </w:r>
      <w:r w:rsidR="009E14E4">
        <w:rPr>
          <w:rFonts w:ascii="Times New Roman" w:hAnsi="Times New Roman" w:cs="Times New Roman"/>
          <w:bCs/>
          <w:sz w:val="24"/>
          <w:szCs w:val="24"/>
        </w:rPr>
        <w:t>para o cadastro de levantamento patrimonial e envia para o DIPATRI. O DIPATRI abri o período para cadastro de levantamento patrimonial. Então o</w:t>
      </w:r>
      <w:r w:rsidRPr="001D1D80">
        <w:rPr>
          <w:rFonts w:ascii="Times New Roman" w:hAnsi="Times New Roman" w:cs="Times New Roman"/>
          <w:bCs/>
          <w:sz w:val="24"/>
          <w:szCs w:val="24"/>
        </w:rPr>
        <w:t xml:space="preserve"> departamento entra no site da SIPAC para poder fazer os cadastros de todos os bens localizados no setor, em cada departamento, depois envia os levantamentos feitos para o DIPATRI. O DIPTRI então faz o processamento dos levantamentos e assim finaliza este processo.</w:t>
      </w:r>
      <w:r w:rsidR="00C257D8">
        <w:rPr>
          <w:rFonts w:ascii="Times New Roman" w:hAnsi="Times New Roman" w:cs="Times New Roman"/>
          <w:bCs/>
          <w:sz w:val="24"/>
          <w:szCs w:val="24"/>
        </w:rPr>
        <w:t xml:space="preserve"> </w:t>
      </w:r>
    </w:p>
    <w:p w14:paraId="051B8580" w14:textId="1736C132" w:rsidR="00935DF4" w:rsidRDefault="00C257D8" w:rsidP="00513E8F">
      <w:pPr>
        <w:spacing w:after="160" w:line="360" w:lineRule="auto"/>
        <w:ind w:left="200" w:firstLine="700"/>
        <w:jc w:val="both"/>
        <w:rPr>
          <w:rFonts w:ascii="Times New Roman" w:hAnsi="Times New Roman" w:cs="Times New Roman"/>
          <w:b/>
          <w:color w:val="00B050"/>
          <w:sz w:val="24"/>
          <w:szCs w:val="24"/>
          <w:highlight w:val="white"/>
        </w:rPr>
      </w:pPr>
      <w:r>
        <w:rPr>
          <w:rFonts w:ascii="Times New Roman" w:hAnsi="Times New Roman" w:cs="Times New Roman"/>
          <w:bCs/>
          <w:sz w:val="24"/>
          <w:szCs w:val="24"/>
        </w:rPr>
        <w:t xml:space="preserve">Segue abaixo a figura </w:t>
      </w:r>
      <w:r w:rsidRPr="00C257D8">
        <w:rPr>
          <w:rFonts w:ascii="Times New Roman" w:hAnsi="Times New Roman" w:cs="Times New Roman"/>
          <w:bCs/>
          <w:color w:val="FF0000"/>
          <w:sz w:val="24"/>
          <w:szCs w:val="24"/>
        </w:rPr>
        <w:t>x</w:t>
      </w:r>
      <w:r>
        <w:rPr>
          <w:rFonts w:ascii="Times New Roman" w:hAnsi="Times New Roman" w:cs="Times New Roman"/>
          <w:bCs/>
          <w:color w:val="FF0000"/>
          <w:sz w:val="24"/>
          <w:szCs w:val="24"/>
        </w:rPr>
        <w:t xml:space="preserve"> o processo modelado</w:t>
      </w:r>
      <w:r w:rsidR="00235A41">
        <w:rPr>
          <w:rFonts w:ascii="Times New Roman" w:hAnsi="Times New Roman" w:cs="Times New Roman"/>
          <w:bCs/>
          <w:color w:val="FF0000"/>
          <w:sz w:val="24"/>
          <w:szCs w:val="24"/>
        </w:rPr>
        <w:t>:</w:t>
      </w:r>
    </w:p>
    <w:p w14:paraId="53342171" w14:textId="77777777" w:rsidR="00D863C2" w:rsidRDefault="0052259D" w:rsidP="00D863C2">
      <w:pPr>
        <w:keepNext/>
        <w:spacing w:after="160" w:line="360" w:lineRule="auto"/>
        <w:ind w:left="720" w:hanging="720"/>
      </w:pPr>
      <w:r>
        <w:rPr>
          <w:noProof/>
        </w:rPr>
        <w:lastRenderedPageBreak/>
        <w:drawing>
          <wp:inline distT="0" distB="0" distL="0" distR="0" wp14:anchorId="2E3A84E7" wp14:editId="5EEFB963">
            <wp:extent cx="5733415" cy="2810510"/>
            <wp:effectExtent l="0" t="0" r="635"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BEBA8EAE-BF5A-486C-A8C5-ECC9F3942E4B}">
                          <a14:imgProps xmlns:a14="http://schemas.microsoft.com/office/drawing/2010/main">
                            <a14:imgLayer r:embed="rId3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733415" cy="2810510"/>
                    </a:xfrm>
                    <a:prstGeom prst="rect">
                      <a:avLst/>
                    </a:prstGeom>
                    <a:noFill/>
                    <a:ln>
                      <a:noFill/>
                    </a:ln>
                  </pic:spPr>
                </pic:pic>
              </a:graphicData>
            </a:graphic>
          </wp:inline>
        </w:drawing>
      </w:r>
    </w:p>
    <w:p w14:paraId="182067CB" w14:textId="4AD76483" w:rsidR="0052259D" w:rsidRDefault="00D863C2" w:rsidP="00D863C2">
      <w:pPr>
        <w:pStyle w:val="Legenda"/>
        <w:jc w:val="center"/>
      </w:pPr>
      <w:r>
        <w:t xml:space="preserve">Figura </w:t>
      </w:r>
      <w:r w:rsidR="002B51F5">
        <w:fldChar w:fldCharType="begin"/>
      </w:r>
      <w:r w:rsidR="002B51F5">
        <w:instrText xml:space="preserve"> SEQ Figura \* ARABIC </w:instrText>
      </w:r>
      <w:r w:rsidR="002B51F5">
        <w:fldChar w:fldCharType="separate"/>
      </w:r>
      <w:r w:rsidR="004C776B">
        <w:rPr>
          <w:noProof/>
        </w:rPr>
        <w:t>5</w:t>
      </w:r>
      <w:r w:rsidR="002B51F5">
        <w:rPr>
          <w:noProof/>
        </w:rPr>
        <w:fldChar w:fldCharType="end"/>
      </w:r>
    </w:p>
    <w:p w14:paraId="2CC62626" w14:textId="77777777" w:rsidR="00D863C2" w:rsidRPr="00D863C2" w:rsidRDefault="00D863C2" w:rsidP="00D863C2">
      <w:pPr>
        <w:rPr>
          <w:highlight w:val="white"/>
        </w:rPr>
      </w:pPr>
    </w:p>
    <w:p w14:paraId="78A4F724" w14:textId="2882EEBC" w:rsidR="004A0712" w:rsidRPr="003C7417" w:rsidRDefault="004240D8" w:rsidP="000533A3">
      <w:pPr>
        <w:spacing w:after="160" w:line="360" w:lineRule="auto"/>
        <w:ind w:left="720" w:hanging="720"/>
        <w:rPr>
          <w:rFonts w:ascii="Times New Roman" w:hAnsi="Times New Roman" w:cs="Times New Roman"/>
          <w:b/>
          <w:sz w:val="28"/>
          <w:szCs w:val="28"/>
          <w:highlight w:val="white"/>
        </w:rPr>
      </w:pPr>
      <w:r w:rsidRPr="003C7417">
        <w:rPr>
          <w:rFonts w:ascii="Times New Roman" w:hAnsi="Times New Roman" w:cs="Times New Roman"/>
          <w:b/>
          <w:sz w:val="24"/>
          <w:szCs w:val="24"/>
          <w:highlight w:val="white"/>
        </w:rPr>
        <w:t>3.3.</w:t>
      </w:r>
      <w:r w:rsidRPr="003C7417">
        <w:rPr>
          <w:rFonts w:ascii="Times New Roman" w:eastAsia="Times New Roman" w:hAnsi="Times New Roman" w:cs="Times New Roman"/>
          <w:b/>
          <w:sz w:val="18"/>
          <w:szCs w:val="18"/>
          <w:highlight w:val="white"/>
        </w:rPr>
        <w:t xml:space="preserve"> </w:t>
      </w:r>
      <w:r w:rsidR="00E75127" w:rsidRPr="003C7417">
        <w:rPr>
          <w:rFonts w:ascii="Times New Roman" w:hAnsi="Times New Roman" w:cs="Times New Roman"/>
          <w:b/>
          <w:sz w:val="28"/>
          <w:szCs w:val="28"/>
          <w:highlight w:val="white"/>
        </w:rPr>
        <w:t>Aproveitamentos de estudos (AE)</w:t>
      </w:r>
      <w:r w:rsidRPr="003C7417">
        <w:rPr>
          <w:rFonts w:ascii="Times New Roman" w:hAnsi="Times New Roman" w:cs="Times New Roman"/>
          <w:b/>
          <w:sz w:val="28"/>
          <w:szCs w:val="28"/>
          <w:highlight w:val="white"/>
        </w:rPr>
        <w:t>.</w:t>
      </w:r>
    </w:p>
    <w:p w14:paraId="23E9DC41" w14:textId="1F51910F" w:rsidR="00A86963" w:rsidRDefault="00A86963" w:rsidP="00A86963">
      <w:pPr>
        <w:spacing w:after="160" w:line="360" w:lineRule="auto"/>
        <w:ind w:left="200" w:firstLine="700"/>
        <w:jc w:val="both"/>
        <w:rPr>
          <w:rFonts w:ascii="Times New Roman" w:hAnsi="Times New Roman" w:cs="Times New Roman"/>
          <w:bCs/>
          <w:sz w:val="24"/>
          <w:szCs w:val="24"/>
        </w:rPr>
      </w:pPr>
      <w:r w:rsidRPr="001D1D80">
        <w:rPr>
          <w:rFonts w:ascii="Times New Roman" w:hAnsi="Times New Roman" w:cs="Times New Roman"/>
          <w:bCs/>
          <w:sz w:val="24"/>
          <w:szCs w:val="24"/>
        </w:rPr>
        <w:t xml:space="preserve">O objetivo desse processo é fazer </w:t>
      </w:r>
      <w:r>
        <w:rPr>
          <w:rFonts w:ascii="Times New Roman" w:hAnsi="Times New Roman" w:cs="Times New Roman"/>
          <w:bCs/>
          <w:sz w:val="24"/>
          <w:szCs w:val="24"/>
        </w:rPr>
        <w:t xml:space="preserve">a análise de processos para execução de aproveitamento de estudos (AE). O processo inicia com o Discente solicitando AE depois a SEAP </w:t>
      </w:r>
      <w:r w:rsidRPr="00A86963">
        <w:rPr>
          <w:rFonts w:ascii="Times New Roman" w:hAnsi="Times New Roman" w:cs="Times New Roman"/>
          <w:bCs/>
          <w:color w:val="FF0000"/>
          <w:sz w:val="24"/>
          <w:szCs w:val="24"/>
        </w:rPr>
        <w:t>(pegar o significado de SEAP)</w:t>
      </w:r>
      <w:r>
        <w:rPr>
          <w:rFonts w:ascii="Times New Roman" w:hAnsi="Times New Roman" w:cs="Times New Roman"/>
          <w:bCs/>
          <w:color w:val="FF0000"/>
          <w:sz w:val="24"/>
          <w:szCs w:val="24"/>
        </w:rPr>
        <w:t xml:space="preserve"> </w:t>
      </w:r>
      <w:r w:rsidRPr="00A86963">
        <w:rPr>
          <w:rFonts w:ascii="Times New Roman" w:hAnsi="Times New Roman" w:cs="Times New Roman"/>
          <w:bCs/>
          <w:sz w:val="24"/>
          <w:szCs w:val="24"/>
        </w:rPr>
        <w:t>ve</w:t>
      </w:r>
      <w:r w:rsidR="008374CD">
        <w:rPr>
          <w:rFonts w:ascii="Times New Roman" w:hAnsi="Times New Roman" w:cs="Times New Roman"/>
          <w:bCs/>
          <w:sz w:val="24"/>
          <w:szCs w:val="24"/>
        </w:rPr>
        <w:t>r</w:t>
      </w:r>
      <w:r w:rsidRPr="00A86963">
        <w:rPr>
          <w:rFonts w:ascii="Times New Roman" w:hAnsi="Times New Roman" w:cs="Times New Roman"/>
          <w:bCs/>
          <w:sz w:val="24"/>
          <w:szCs w:val="24"/>
        </w:rPr>
        <w:t>ifica se o solicitante</w:t>
      </w:r>
      <w:r w:rsidR="00240F7C">
        <w:rPr>
          <w:rFonts w:ascii="Times New Roman" w:hAnsi="Times New Roman" w:cs="Times New Roman"/>
          <w:bCs/>
          <w:sz w:val="24"/>
          <w:szCs w:val="24"/>
        </w:rPr>
        <w:t xml:space="preserve"> </w:t>
      </w:r>
      <w:r w:rsidR="001838B9">
        <w:rPr>
          <w:rFonts w:ascii="Times New Roman" w:hAnsi="Times New Roman" w:cs="Times New Roman"/>
          <w:bCs/>
          <w:sz w:val="24"/>
          <w:szCs w:val="24"/>
        </w:rPr>
        <w:t xml:space="preserve">vai se formar com menos de três anos e seis meses, </w:t>
      </w:r>
      <w:r w:rsidRPr="00A86963">
        <w:rPr>
          <w:rFonts w:ascii="Times New Roman" w:hAnsi="Times New Roman" w:cs="Times New Roman"/>
          <w:bCs/>
          <w:sz w:val="24"/>
          <w:szCs w:val="24"/>
        </w:rPr>
        <w:t xml:space="preserve"> </w:t>
      </w:r>
      <w:r w:rsidR="00C90049">
        <w:rPr>
          <w:rFonts w:ascii="Times New Roman" w:hAnsi="Times New Roman" w:cs="Times New Roman"/>
          <w:bCs/>
          <w:sz w:val="24"/>
          <w:szCs w:val="24"/>
        </w:rPr>
        <w:t>se caso a resposta for sim a SEAP indeferi o pedido do discente, mas se foro não a SEAP verifica se o solicitante possui os requisitos para o deferimento do pedido que são eles: já ter feito a disciplina a pelo menos dois períodos antes, ter frequência de no mínimo 75% na disciplina</w:t>
      </w:r>
      <w:r w:rsidR="00A82604">
        <w:rPr>
          <w:rFonts w:ascii="Times New Roman" w:hAnsi="Times New Roman" w:cs="Times New Roman"/>
          <w:bCs/>
          <w:sz w:val="24"/>
          <w:szCs w:val="24"/>
        </w:rPr>
        <w:t xml:space="preserve"> e possuir uma </w:t>
      </w:r>
      <w:proofErr w:type="spellStart"/>
      <w:r w:rsidR="00A82604">
        <w:rPr>
          <w:rFonts w:ascii="Times New Roman" w:hAnsi="Times New Roman" w:cs="Times New Roman"/>
          <w:bCs/>
          <w:sz w:val="24"/>
          <w:szCs w:val="24"/>
        </w:rPr>
        <w:t>media</w:t>
      </w:r>
      <w:proofErr w:type="spellEnd"/>
      <w:r w:rsidR="00A82604">
        <w:rPr>
          <w:rFonts w:ascii="Times New Roman" w:hAnsi="Times New Roman" w:cs="Times New Roman"/>
          <w:bCs/>
          <w:sz w:val="24"/>
          <w:szCs w:val="24"/>
        </w:rPr>
        <w:t xml:space="preserve"> cinco ou maior que cinco</w:t>
      </w:r>
      <w:r w:rsidR="008440DD">
        <w:rPr>
          <w:rFonts w:ascii="Times New Roman" w:hAnsi="Times New Roman" w:cs="Times New Roman"/>
          <w:bCs/>
          <w:sz w:val="24"/>
          <w:szCs w:val="24"/>
        </w:rPr>
        <w:t>, caso o discente não possuir todos os requisitos é indeferido o processo e se o discente possuir os requisitos o SEAP emite um parecer de AE e envia para o protocolo. O protocolo abre o processo de AE</w:t>
      </w:r>
      <w:r w:rsidR="00A77B54">
        <w:rPr>
          <w:rFonts w:ascii="Times New Roman" w:hAnsi="Times New Roman" w:cs="Times New Roman"/>
          <w:bCs/>
          <w:sz w:val="24"/>
          <w:szCs w:val="24"/>
        </w:rPr>
        <w:t xml:space="preserve"> e envia para o colegiado do curso. O colegiado do curso avalia em reunião o pedido de AE. se não for aprovado o pedido o colegiado do curso envia para o SEAP que arquiva o </w:t>
      </w:r>
      <w:proofErr w:type="gramStart"/>
      <w:r w:rsidR="00A77B54">
        <w:rPr>
          <w:rFonts w:ascii="Times New Roman" w:hAnsi="Times New Roman" w:cs="Times New Roman"/>
          <w:bCs/>
          <w:sz w:val="24"/>
          <w:szCs w:val="24"/>
        </w:rPr>
        <w:t>processo</w:t>
      </w:r>
      <w:proofErr w:type="gramEnd"/>
      <w:r w:rsidR="00A77B54">
        <w:rPr>
          <w:rFonts w:ascii="Times New Roman" w:hAnsi="Times New Roman" w:cs="Times New Roman"/>
          <w:bCs/>
          <w:sz w:val="24"/>
          <w:szCs w:val="24"/>
        </w:rPr>
        <w:t xml:space="preserve"> mas se for aprovado o pedido o colegiado do curso envia o pedido para a DEAP. O DEAP aprova o AE e envia para o DCAC. O DCAC vai matricular o discente na disciplina solicitada à AE e finaliza o processo.</w:t>
      </w:r>
      <w:r w:rsidR="00C90049">
        <w:rPr>
          <w:rFonts w:ascii="Times New Roman" w:hAnsi="Times New Roman" w:cs="Times New Roman"/>
          <w:bCs/>
          <w:sz w:val="24"/>
          <w:szCs w:val="24"/>
        </w:rPr>
        <w:t xml:space="preserve"> </w:t>
      </w:r>
    </w:p>
    <w:p w14:paraId="1FAE14EB" w14:textId="7690967B" w:rsidR="00A86963" w:rsidRPr="001D1D80" w:rsidRDefault="00A86963" w:rsidP="00A86963">
      <w:pPr>
        <w:spacing w:after="160" w:line="360" w:lineRule="auto"/>
        <w:ind w:left="200" w:firstLine="700"/>
        <w:jc w:val="both"/>
        <w:rPr>
          <w:rFonts w:ascii="Times New Roman" w:hAnsi="Times New Roman" w:cs="Times New Roman"/>
          <w:bCs/>
          <w:sz w:val="24"/>
          <w:szCs w:val="24"/>
        </w:rPr>
      </w:pPr>
      <w:r>
        <w:rPr>
          <w:rFonts w:ascii="Times New Roman" w:hAnsi="Times New Roman" w:cs="Times New Roman"/>
          <w:bCs/>
          <w:sz w:val="24"/>
          <w:szCs w:val="24"/>
        </w:rPr>
        <w:t xml:space="preserve">Segue abaixo a figura </w:t>
      </w:r>
      <w:r w:rsidRPr="00C257D8">
        <w:rPr>
          <w:rFonts w:ascii="Times New Roman" w:hAnsi="Times New Roman" w:cs="Times New Roman"/>
          <w:bCs/>
          <w:color w:val="FF0000"/>
          <w:sz w:val="24"/>
          <w:szCs w:val="24"/>
        </w:rPr>
        <w:t>x</w:t>
      </w:r>
      <w:r>
        <w:rPr>
          <w:rFonts w:ascii="Times New Roman" w:hAnsi="Times New Roman" w:cs="Times New Roman"/>
          <w:bCs/>
          <w:color w:val="FF0000"/>
          <w:sz w:val="24"/>
          <w:szCs w:val="24"/>
        </w:rPr>
        <w:t xml:space="preserve"> o processo modelado:</w:t>
      </w:r>
    </w:p>
    <w:p w14:paraId="44CFE9ED" w14:textId="6AF3A281" w:rsidR="00935DF4" w:rsidRDefault="00935DF4" w:rsidP="008B0296">
      <w:pPr>
        <w:spacing w:after="160" w:line="360" w:lineRule="auto"/>
        <w:ind w:left="200" w:firstLine="520"/>
        <w:jc w:val="both"/>
        <w:rPr>
          <w:rFonts w:ascii="Times New Roman" w:hAnsi="Times New Roman" w:cs="Times New Roman"/>
          <w:b/>
          <w:color w:val="00B050"/>
          <w:sz w:val="24"/>
          <w:szCs w:val="24"/>
          <w:highlight w:val="white"/>
        </w:rPr>
      </w:pPr>
    </w:p>
    <w:p w14:paraId="5CDC5D27" w14:textId="5ECB3DB3" w:rsidR="000C1A3C" w:rsidRPr="00FE6672" w:rsidRDefault="00935DF4" w:rsidP="000533A3">
      <w:pPr>
        <w:spacing w:after="160" w:line="360" w:lineRule="auto"/>
        <w:ind w:left="720" w:hanging="720"/>
        <w:rPr>
          <w:rFonts w:ascii="Times New Roman" w:hAnsi="Times New Roman" w:cs="Times New Roman"/>
          <w:b/>
          <w:color w:val="00B050"/>
          <w:sz w:val="24"/>
          <w:szCs w:val="24"/>
          <w:highlight w:val="white"/>
        </w:rPr>
      </w:pPr>
      <w:r>
        <w:rPr>
          <w:noProof/>
        </w:rPr>
        <w:lastRenderedPageBreak/>
        <w:drawing>
          <wp:inline distT="0" distB="0" distL="0" distR="0" wp14:anchorId="009A806B" wp14:editId="2048DEBF">
            <wp:extent cx="5733415" cy="4421505"/>
            <wp:effectExtent l="0" t="0" r="63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BEBA8EAE-BF5A-486C-A8C5-ECC9F3942E4B}">
                          <a14:imgProps xmlns:a14="http://schemas.microsoft.com/office/drawing/2010/main">
                            <a14:imgLayer r:embed="rId3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733415" cy="4421505"/>
                    </a:xfrm>
                    <a:prstGeom prst="rect">
                      <a:avLst/>
                    </a:prstGeom>
                    <a:noFill/>
                    <a:ln>
                      <a:noFill/>
                    </a:ln>
                  </pic:spPr>
                </pic:pic>
              </a:graphicData>
            </a:graphic>
          </wp:inline>
        </w:drawing>
      </w:r>
    </w:p>
    <w:p w14:paraId="2C515A3C" w14:textId="2D23A2BD" w:rsidR="55997AC8" w:rsidRPr="00A81087" w:rsidRDefault="55997AC8" w:rsidP="55997AC8">
      <w:pPr>
        <w:spacing w:after="160" w:line="360" w:lineRule="auto"/>
        <w:ind w:left="720" w:hanging="720"/>
        <w:rPr>
          <w:rFonts w:ascii="Times New Roman" w:hAnsi="Times New Roman" w:cs="Times New Roman"/>
          <w:b/>
          <w:bCs/>
          <w:sz w:val="28"/>
          <w:szCs w:val="28"/>
          <w:highlight w:val="white"/>
        </w:rPr>
      </w:pPr>
      <w:r w:rsidRPr="00A81087">
        <w:rPr>
          <w:rFonts w:ascii="Times New Roman" w:hAnsi="Times New Roman" w:cs="Times New Roman"/>
          <w:b/>
          <w:bCs/>
          <w:sz w:val="28"/>
          <w:szCs w:val="28"/>
          <w:highlight w:val="white"/>
        </w:rPr>
        <w:t>3.4. Aproveitamento Especial de estudos (AEE)</w:t>
      </w:r>
    </w:p>
    <w:p w14:paraId="4CEDA242" w14:textId="2F5F5192" w:rsidR="55997AC8" w:rsidRDefault="55997AC8" w:rsidP="55997AC8">
      <w:pPr>
        <w:spacing w:after="160" w:line="360" w:lineRule="auto"/>
        <w:ind w:left="200" w:firstLine="700"/>
        <w:jc w:val="both"/>
        <w:rPr>
          <w:rFonts w:ascii="Times New Roman" w:hAnsi="Times New Roman" w:cs="Times New Roman"/>
          <w:sz w:val="24"/>
          <w:szCs w:val="24"/>
        </w:rPr>
      </w:pPr>
      <w:r w:rsidRPr="55997AC8">
        <w:rPr>
          <w:rFonts w:ascii="Times New Roman" w:hAnsi="Times New Roman" w:cs="Times New Roman"/>
          <w:sz w:val="24"/>
          <w:szCs w:val="24"/>
        </w:rPr>
        <w:t xml:space="preserve">O objetivo desse processo é fazer a análise de processos para execução de aproveitamento especial de estudos (AEE). O processo inicia com o Discente solicitando AEE depois a SEAP </w:t>
      </w:r>
      <w:r w:rsidRPr="55997AC8">
        <w:rPr>
          <w:rFonts w:ascii="Times New Roman" w:hAnsi="Times New Roman" w:cs="Times New Roman"/>
          <w:color w:val="FF0000"/>
          <w:sz w:val="24"/>
          <w:szCs w:val="24"/>
        </w:rPr>
        <w:t xml:space="preserve">(pegar o significado de SEAP) </w:t>
      </w:r>
      <w:r w:rsidRPr="55997AC8">
        <w:rPr>
          <w:rFonts w:ascii="Times New Roman" w:hAnsi="Times New Roman" w:cs="Times New Roman"/>
          <w:sz w:val="24"/>
          <w:szCs w:val="24"/>
        </w:rPr>
        <w:t xml:space="preserve">verifica se o solicitante vai se formar com menos de três anos e seis meses,  se caso a resposta for sim a SEAP indeferi o pedido do discente, mas se for o não a SEAP verifica se o solicitante possui os requisitos para o deferimento do pedido que são eles: já tem um índice de irregularidade de no mínimo 0.75% na disciplina e possuir uma média sete ou maior que sete, caso o discente não possuir todos os requisitos é indeferido o processo e se o discente possuir os requisitos o SEAP emite um parecer de AEE e envia para o protocolo. O protocolo abre o processo de AEE e envia para o Departamento. O Departamento o avalia o pedido de AEE. Aplica a prova ao solicitante se não for aprovado envia para o SEAP que arquiva o processo mas se for aprovado </w:t>
      </w:r>
      <w:proofErr w:type="gramStart"/>
      <w:r w:rsidRPr="55997AC8">
        <w:rPr>
          <w:rFonts w:ascii="Times New Roman" w:hAnsi="Times New Roman" w:cs="Times New Roman"/>
          <w:sz w:val="24"/>
          <w:szCs w:val="24"/>
        </w:rPr>
        <w:t>envia  para</w:t>
      </w:r>
      <w:proofErr w:type="gramEnd"/>
      <w:r w:rsidRPr="55997AC8">
        <w:rPr>
          <w:rFonts w:ascii="Times New Roman" w:hAnsi="Times New Roman" w:cs="Times New Roman"/>
          <w:sz w:val="24"/>
          <w:szCs w:val="24"/>
        </w:rPr>
        <w:t xml:space="preserve"> a DEAP. A DEAP aprova o AEE e envia para o DCAC. O DCAC vai matricular o discente na disciplina solicitada à AEE e finaliza o processo.</w:t>
      </w:r>
    </w:p>
    <w:p w14:paraId="239066AF" w14:textId="6EF0CC55" w:rsidR="55997AC8" w:rsidRDefault="55997AC8" w:rsidP="55997AC8">
      <w:pPr>
        <w:spacing w:after="160" w:line="360" w:lineRule="auto"/>
        <w:ind w:left="200"/>
        <w:rPr>
          <w:rFonts w:ascii="Times New Roman" w:hAnsi="Times New Roman" w:cs="Times New Roman"/>
          <w:b/>
          <w:bCs/>
          <w:sz w:val="24"/>
          <w:szCs w:val="24"/>
          <w:highlight w:val="white"/>
        </w:rPr>
      </w:pPr>
      <w:r>
        <w:rPr>
          <w:noProof/>
        </w:rPr>
        <w:lastRenderedPageBreak/>
        <w:drawing>
          <wp:inline distT="0" distB="0" distL="0" distR="0" wp14:anchorId="0CA25ED1" wp14:editId="53AAA4A0">
            <wp:extent cx="6144021" cy="4486275"/>
            <wp:effectExtent l="0" t="0" r="9525" b="0"/>
            <wp:docPr id="1571250806" name="Imagem 1571250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BEBA8EAE-BF5A-486C-A8C5-ECC9F3942E4B}">
                          <a14:imgProps xmlns:a14="http://schemas.microsoft.com/office/drawing/2010/main">
                            <a14:imgLayer r:embed="rId3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144021" cy="4486275"/>
                    </a:xfrm>
                    <a:prstGeom prst="rect">
                      <a:avLst/>
                    </a:prstGeom>
                  </pic:spPr>
                </pic:pic>
              </a:graphicData>
            </a:graphic>
          </wp:inline>
        </w:drawing>
      </w:r>
    </w:p>
    <w:p w14:paraId="585AB3C0" w14:textId="30021383" w:rsidR="55997AC8" w:rsidRPr="00A81087" w:rsidRDefault="55997AC8" w:rsidP="55997AC8">
      <w:pPr>
        <w:spacing w:after="160" w:line="360" w:lineRule="auto"/>
        <w:ind w:left="720" w:hanging="720"/>
        <w:rPr>
          <w:rFonts w:ascii="Times New Roman" w:hAnsi="Times New Roman" w:cs="Times New Roman"/>
          <w:b/>
          <w:bCs/>
          <w:sz w:val="28"/>
          <w:szCs w:val="28"/>
          <w:highlight w:val="white"/>
        </w:rPr>
      </w:pPr>
      <w:r w:rsidRPr="00A81087">
        <w:rPr>
          <w:rFonts w:ascii="Times New Roman" w:hAnsi="Times New Roman" w:cs="Times New Roman"/>
          <w:b/>
          <w:bCs/>
          <w:sz w:val="28"/>
          <w:szCs w:val="28"/>
          <w:highlight w:val="white"/>
        </w:rPr>
        <w:t>3.5. Quebra de pré-requisito</w:t>
      </w:r>
    </w:p>
    <w:p w14:paraId="4D32548A" w14:textId="1EE20D8C" w:rsidR="003C7417" w:rsidRDefault="55997AC8" w:rsidP="003C7417">
      <w:pPr>
        <w:spacing w:after="160" w:line="360" w:lineRule="auto"/>
        <w:ind w:firstLine="720"/>
        <w:jc w:val="both"/>
        <w:rPr>
          <w:rFonts w:ascii="Times New Roman" w:hAnsi="Times New Roman" w:cs="Times New Roman"/>
          <w:sz w:val="24"/>
          <w:szCs w:val="24"/>
        </w:rPr>
      </w:pPr>
      <w:r w:rsidRPr="55997AC8">
        <w:rPr>
          <w:rFonts w:ascii="Times New Roman" w:hAnsi="Times New Roman" w:cs="Times New Roman"/>
          <w:sz w:val="24"/>
          <w:szCs w:val="24"/>
          <w:highlight w:val="white"/>
        </w:rPr>
        <w:t xml:space="preserve">O objetivo deste processo é fazer a análise da quebra de pré-requisito de disciplina. Onde o Discente irá solicitar a quebra de pré-requisito para SEAP, que o mesmo vai verificar se o discente atende as condições para aprovação sobre a resolução N° 21/2013 </w:t>
      </w:r>
      <w:proofErr w:type="spellStart"/>
      <w:r w:rsidRPr="55997AC8">
        <w:rPr>
          <w:rFonts w:ascii="Times New Roman" w:hAnsi="Times New Roman" w:cs="Times New Roman"/>
          <w:sz w:val="24"/>
          <w:szCs w:val="24"/>
          <w:highlight w:val="white"/>
        </w:rPr>
        <w:t>conepe</w:t>
      </w:r>
      <w:proofErr w:type="spellEnd"/>
      <w:r w:rsidRPr="55997AC8">
        <w:rPr>
          <w:rFonts w:ascii="Times New Roman" w:hAnsi="Times New Roman" w:cs="Times New Roman"/>
          <w:sz w:val="24"/>
          <w:szCs w:val="24"/>
          <w:highlight w:val="white"/>
        </w:rPr>
        <w:t>, se não atende as condições a SEAP emite um parecer desfavorável para a quebra de pré-requisito, se atende todas as condições emite um parecer favorável para a quebra de pré-requisito. Após o parecer a SEAP encaminha o discente para o SECON para abrir o processo de quebra de pré-requisito. O SECON abre o processo de quebra de pré-requisito do discente, onde envia o processo para o colegiado do curso do mesmo. O colegiado do curso de discente analisa a solicitação de quebra de pré-requisito do mesmo, se não for aprovado emite um parecer desfavorável, se for aprovado emite um parecer favorável a quebra de pré-requisito e encaminha o processo para o DEAP onde o mesmo irá efetivar a quebra de pré-requisito da disciplina para o discente depois a DEAP envia o processo para a DICAC onde o mesmo vai matricular o discente na disciplina que ele solicitou a quebra de pré-requisito onde finaliza como o aluno matriculado</w:t>
      </w:r>
      <w:r w:rsidR="003C7417">
        <w:rPr>
          <w:rFonts w:ascii="Times New Roman" w:hAnsi="Times New Roman" w:cs="Times New Roman"/>
          <w:sz w:val="24"/>
          <w:szCs w:val="24"/>
        </w:rPr>
        <w:t>.</w:t>
      </w:r>
    </w:p>
    <w:p w14:paraId="40889586" w14:textId="5E136C65" w:rsidR="55997AC8" w:rsidRDefault="003C7417" w:rsidP="00433877">
      <w:pPr>
        <w:spacing w:after="160" w:line="360" w:lineRule="auto"/>
        <w:jc w:val="both"/>
        <w:rPr>
          <w:rFonts w:ascii="Times New Roman" w:hAnsi="Times New Roman" w:cs="Times New Roman"/>
          <w:sz w:val="24"/>
          <w:szCs w:val="24"/>
          <w:highlight w:val="white"/>
        </w:rPr>
      </w:pPr>
      <w:r>
        <w:rPr>
          <w:noProof/>
        </w:rPr>
        <w:lastRenderedPageBreak/>
        <w:drawing>
          <wp:inline distT="0" distB="0" distL="0" distR="0" wp14:anchorId="7CFE1092" wp14:editId="75D0ED76">
            <wp:extent cx="5733415" cy="3122573"/>
            <wp:effectExtent l="0" t="0" r="635" b="1905"/>
            <wp:docPr id="378917735" name="Imagem 378917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BEBA8EAE-BF5A-486C-A8C5-ECC9F3942E4B}">
                          <a14:imgProps xmlns:a14="http://schemas.microsoft.com/office/drawing/2010/main">
                            <a14:imgLayer r:embed="rId3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733415" cy="3122573"/>
                    </a:xfrm>
                    <a:prstGeom prst="rect">
                      <a:avLst/>
                    </a:prstGeom>
                  </pic:spPr>
                </pic:pic>
              </a:graphicData>
            </a:graphic>
          </wp:inline>
        </w:drawing>
      </w:r>
    </w:p>
    <w:p w14:paraId="4856ADFD" w14:textId="0CBC4B1C" w:rsidR="55997AC8" w:rsidRDefault="55997AC8" w:rsidP="55997AC8">
      <w:pPr>
        <w:spacing w:after="160" w:line="360" w:lineRule="auto"/>
        <w:ind w:left="720"/>
        <w:rPr>
          <w:rFonts w:ascii="Times New Roman" w:hAnsi="Times New Roman" w:cs="Times New Roman"/>
          <w:sz w:val="24"/>
          <w:szCs w:val="24"/>
          <w:highlight w:val="white"/>
        </w:rPr>
      </w:pPr>
    </w:p>
    <w:p w14:paraId="3522A60B" w14:textId="06701A0D" w:rsidR="55997AC8" w:rsidRPr="00A81087" w:rsidRDefault="55997AC8" w:rsidP="55997AC8">
      <w:pPr>
        <w:spacing w:after="160" w:line="360" w:lineRule="auto"/>
        <w:ind w:left="720" w:hanging="720"/>
        <w:rPr>
          <w:rFonts w:ascii="Times New Roman" w:hAnsi="Times New Roman" w:cs="Times New Roman"/>
          <w:b/>
          <w:bCs/>
          <w:sz w:val="28"/>
          <w:szCs w:val="28"/>
          <w:highlight w:val="white"/>
        </w:rPr>
      </w:pPr>
      <w:r w:rsidRPr="00A81087">
        <w:rPr>
          <w:rFonts w:ascii="Times New Roman" w:hAnsi="Times New Roman" w:cs="Times New Roman"/>
          <w:b/>
          <w:bCs/>
          <w:sz w:val="28"/>
          <w:szCs w:val="28"/>
          <w:highlight w:val="white"/>
        </w:rPr>
        <w:t>3.6. Aproveitamento de Componente Curricular</w:t>
      </w:r>
    </w:p>
    <w:p w14:paraId="5DA21747" w14:textId="286CEFDA" w:rsidR="005B37F3" w:rsidRDefault="55997AC8" w:rsidP="005B37F3">
      <w:pPr>
        <w:spacing w:after="160" w:line="360" w:lineRule="auto"/>
        <w:ind w:firstLine="720"/>
        <w:jc w:val="both"/>
        <w:rPr>
          <w:rFonts w:ascii="Times New Roman" w:hAnsi="Times New Roman" w:cs="Times New Roman"/>
          <w:sz w:val="24"/>
          <w:szCs w:val="24"/>
        </w:rPr>
      </w:pPr>
      <w:r w:rsidRPr="55997AC8">
        <w:rPr>
          <w:rFonts w:ascii="Times New Roman" w:hAnsi="Times New Roman" w:cs="Times New Roman"/>
          <w:sz w:val="24"/>
          <w:szCs w:val="24"/>
          <w:highlight w:val="white"/>
        </w:rPr>
        <w:t xml:space="preserve">O objetivo deste processo é fazer a análise do Aproveitamento de Componente Curricular. O processo se inicia com o Discente solicitando o pedido de Aproveitamento de Componente Curricular, </w:t>
      </w:r>
      <w:r w:rsidRPr="55997AC8">
        <w:rPr>
          <w:rFonts w:ascii="Times New Roman" w:hAnsi="Times New Roman" w:cs="Times New Roman"/>
          <w:sz w:val="24"/>
          <w:szCs w:val="24"/>
        </w:rPr>
        <w:t xml:space="preserve">a SEAP </w:t>
      </w:r>
      <w:r w:rsidRPr="55997AC8">
        <w:rPr>
          <w:rFonts w:ascii="Times New Roman" w:hAnsi="Times New Roman" w:cs="Times New Roman"/>
          <w:color w:val="FF0000"/>
          <w:sz w:val="24"/>
          <w:szCs w:val="24"/>
        </w:rPr>
        <w:t xml:space="preserve">(pegar o significado de SEAP) </w:t>
      </w:r>
      <w:r w:rsidRPr="55997AC8">
        <w:rPr>
          <w:rFonts w:ascii="Times New Roman" w:hAnsi="Times New Roman" w:cs="Times New Roman"/>
          <w:sz w:val="24"/>
          <w:szCs w:val="24"/>
        </w:rPr>
        <w:t>informa a discente sobre toda documentação necessária para abrir o processo. A SECON abre o processo para Aproveitamento de componente curricular e depois envia para o colegiado do curso do discente. O colegiado vai analisar o processo de equivalência de disciplina se a aprovação for sim ou não o colegiado imite um parecer de deferimento e/ou indeferido sobre a equivalência de disciplina depois envia o mesmo para o DAA. O DAA vai inclui a equivalência de deferimento no histórico do discente. Depois envia e-mail para o discente informado sobre a equivalência da disciplina. O discente recebe o e-mail sobre o resultado do Aproveitamento de componente Curricular.</w:t>
      </w:r>
    </w:p>
    <w:p w14:paraId="730004E3" w14:textId="71C30D7A" w:rsidR="55997AC8" w:rsidRDefault="00433877" w:rsidP="00433877">
      <w:pPr>
        <w:spacing w:after="160" w:line="360" w:lineRule="auto"/>
        <w:jc w:val="both"/>
        <w:rPr>
          <w:rFonts w:ascii="Times New Roman" w:hAnsi="Times New Roman" w:cs="Times New Roman"/>
          <w:sz w:val="24"/>
          <w:szCs w:val="24"/>
        </w:rPr>
      </w:pPr>
      <w:r>
        <w:rPr>
          <w:noProof/>
        </w:rPr>
        <w:lastRenderedPageBreak/>
        <w:drawing>
          <wp:inline distT="0" distB="0" distL="0" distR="0" wp14:anchorId="600B8353" wp14:editId="1C69C966">
            <wp:extent cx="5733415" cy="3644300"/>
            <wp:effectExtent l="0" t="0" r="635" b="0"/>
            <wp:docPr id="622487187" name="Imagem 622487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BEBA8EAE-BF5A-486C-A8C5-ECC9F3942E4B}">
                          <a14:imgProps xmlns:a14="http://schemas.microsoft.com/office/drawing/2010/main">
                            <a14:imgLayer r:embed="rId4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733415" cy="3644300"/>
                    </a:xfrm>
                    <a:prstGeom prst="rect">
                      <a:avLst/>
                    </a:prstGeom>
                  </pic:spPr>
                </pic:pic>
              </a:graphicData>
            </a:graphic>
          </wp:inline>
        </w:drawing>
      </w:r>
    </w:p>
    <w:p w14:paraId="19E746E8" w14:textId="3D67EADB" w:rsidR="004A0712" w:rsidRPr="00FE6672" w:rsidRDefault="004240D8" w:rsidP="000533A3">
      <w:pPr>
        <w:spacing w:after="160" w:line="360" w:lineRule="auto"/>
        <w:ind w:left="720" w:hanging="720"/>
        <w:rPr>
          <w:rFonts w:ascii="Times New Roman" w:hAnsi="Times New Roman" w:cs="Times New Roman"/>
          <w:b/>
          <w:color w:val="00B050"/>
          <w:sz w:val="24"/>
          <w:szCs w:val="24"/>
          <w:highlight w:val="white"/>
        </w:rPr>
      </w:pPr>
      <w:r w:rsidRPr="00FE6672">
        <w:rPr>
          <w:rFonts w:ascii="Times New Roman" w:hAnsi="Times New Roman" w:cs="Times New Roman"/>
          <w:b/>
          <w:color w:val="FF0000"/>
          <w:sz w:val="24"/>
          <w:szCs w:val="24"/>
          <w:highlight w:val="white"/>
        </w:rPr>
        <w:t>3.9.1.</w:t>
      </w:r>
      <w:r w:rsidRPr="00FE6672">
        <w:rPr>
          <w:rFonts w:ascii="Times New Roman" w:eastAsia="Times New Roman" w:hAnsi="Times New Roman" w:cs="Times New Roman"/>
          <w:b/>
          <w:color w:val="FF0000"/>
          <w:sz w:val="18"/>
          <w:szCs w:val="18"/>
          <w:highlight w:val="white"/>
        </w:rPr>
        <w:t xml:space="preserve"> </w:t>
      </w:r>
      <w:r w:rsidRPr="00FE6672">
        <w:rPr>
          <w:rFonts w:ascii="Times New Roman" w:eastAsia="Times New Roman" w:hAnsi="Times New Roman" w:cs="Times New Roman"/>
          <w:b/>
          <w:color w:val="FF0000"/>
          <w:sz w:val="18"/>
          <w:szCs w:val="18"/>
          <w:highlight w:val="white"/>
        </w:rPr>
        <w:tab/>
      </w:r>
      <w:r w:rsidRPr="00FE6672">
        <w:rPr>
          <w:rFonts w:ascii="Times New Roman" w:hAnsi="Times New Roman" w:cs="Times New Roman"/>
          <w:b/>
          <w:color w:val="00B050"/>
          <w:sz w:val="24"/>
          <w:szCs w:val="24"/>
          <w:highlight w:val="white"/>
        </w:rPr>
        <w:t>Processo A.</w:t>
      </w:r>
    </w:p>
    <w:p w14:paraId="5897FB09" w14:textId="77777777" w:rsidR="004A0712" w:rsidRPr="00FE6672" w:rsidRDefault="004240D8" w:rsidP="000533A3">
      <w:pPr>
        <w:spacing w:after="160" w:line="360" w:lineRule="auto"/>
        <w:ind w:left="720" w:hanging="720"/>
        <w:rPr>
          <w:rFonts w:ascii="Times New Roman" w:hAnsi="Times New Roman" w:cs="Times New Roman"/>
          <w:b/>
          <w:color w:val="00B050"/>
          <w:sz w:val="24"/>
          <w:szCs w:val="24"/>
          <w:highlight w:val="white"/>
        </w:rPr>
      </w:pPr>
      <w:r w:rsidRPr="00FE6672">
        <w:rPr>
          <w:rFonts w:ascii="Times New Roman" w:hAnsi="Times New Roman" w:cs="Times New Roman"/>
          <w:b/>
          <w:color w:val="FF0000"/>
          <w:sz w:val="24"/>
          <w:szCs w:val="24"/>
          <w:highlight w:val="white"/>
        </w:rPr>
        <w:t>3.9.2.</w:t>
      </w:r>
      <w:r w:rsidRPr="00FE6672">
        <w:rPr>
          <w:rFonts w:ascii="Times New Roman" w:eastAsia="Times New Roman" w:hAnsi="Times New Roman" w:cs="Times New Roman"/>
          <w:b/>
          <w:color w:val="FF0000"/>
          <w:sz w:val="18"/>
          <w:szCs w:val="18"/>
          <w:highlight w:val="white"/>
        </w:rPr>
        <w:t xml:space="preserve"> </w:t>
      </w:r>
      <w:r w:rsidRPr="00FE6672">
        <w:rPr>
          <w:rFonts w:ascii="Times New Roman" w:eastAsia="Times New Roman" w:hAnsi="Times New Roman" w:cs="Times New Roman"/>
          <w:b/>
          <w:color w:val="FF0000"/>
          <w:sz w:val="18"/>
          <w:szCs w:val="18"/>
          <w:highlight w:val="white"/>
        </w:rPr>
        <w:tab/>
      </w:r>
      <w:r w:rsidRPr="00FE6672">
        <w:rPr>
          <w:rFonts w:ascii="Times New Roman" w:hAnsi="Times New Roman" w:cs="Times New Roman"/>
          <w:b/>
          <w:color w:val="00B050"/>
          <w:sz w:val="24"/>
          <w:szCs w:val="24"/>
          <w:highlight w:val="white"/>
        </w:rPr>
        <w:t>Processo B.</w:t>
      </w:r>
    </w:p>
    <w:p w14:paraId="5986706B" w14:textId="77777777" w:rsidR="004A0712" w:rsidRPr="00FE6672" w:rsidRDefault="004240D8" w:rsidP="000533A3">
      <w:pPr>
        <w:spacing w:after="160" w:line="360" w:lineRule="auto"/>
        <w:ind w:left="720" w:hanging="720"/>
        <w:rPr>
          <w:rFonts w:ascii="Times New Roman" w:hAnsi="Times New Roman" w:cs="Times New Roman"/>
          <w:b/>
          <w:color w:val="00B050"/>
          <w:sz w:val="24"/>
          <w:szCs w:val="24"/>
          <w:highlight w:val="white"/>
        </w:rPr>
      </w:pPr>
      <w:r w:rsidRPr="00FE6672">
        <w:rPr>
          <w:rFonts w:ascii="Times New Roman" w:hAnsi="Times New Roman" w:cs="Times New Roman"/>
          <w:b/>
          <w:color w:val="FF0000"/>
          <w:sz w:val="24"/>
          <w:szCs w:val="24"/>
          <w:highlight w:val="white"/>
        </w:rPr>
        <w:t>3.9.3.</w:t>
      </w:r>
      <w:r w:rsidRPr="00FE6672">
        <w:rPr>
          <w:rFonts w:ascii="Times New Roman" w:eastAsia="Times New Roman" w:hAnsi="Times New Roman" w:cs="Times New Roman"/>
          <w:b/>
          <w:color w:val="FF0000"/>
          <w:sz w:val="18"/>
          <w:szCs w:val="18"/>
          <w:highlight w:val="white"/>
        </w:rPr>
        <w:t xml:space="preserve"> </w:t>
      </w:r>
      <w:r w:rsidRPr="00FE6672">
        <w:rPr>
          <w:rFonts w:ascii="Times New Roman" w:eastAsia="Times New Roman" w:hAnsi="Times New Roman" w:cs="Times New Roman"/>
          <w:b/>
          <w:color w:val="FF0000"/>
          <w:sz w:val="18"/>
          <w:szCs w:val="18"/>
          <w:highlight w:val="white"/>
        </w:rPr>
        <w:tab/>
      </w:r>
      <w:r w:rsidRPr="00FE6672">
        <w:rPr>
          <w:rFonts w:ascii="Times New Roman" w:hAnsi="Times New Roman" w:cs="Times New Roman"/>
          <w:b/>
          <w:color w:val="00B050"/>
          <w:sz w:val="24"/>
          <w:szCs w:val="24"/>
          <w:highlight w:val="white"/>
        </w:rPr>
        <w:t>Processo C.</w:t>
      </w:r>
    </w:p>
    <w:p w14:paraId="3E25440F" w14:textId="028803AA" w:rsidR="004A0712" w:rsidRPr="00FE6672" w:rsidRDefault="004A0712">
      <w:pPr>
        <w:spacing w:after="160" w:line="360" w:lineRule="auto"/>
        <w:ind w:left="1420"/>
        <w:rPr>
          <w:rFonts w:ascii="Times New Roman" w:hAnsi="Times New Roman" w:cs="Times New Roman"/>
          <w:b/>
          <w:color w:val="FF0000"/>
          <w:sz w:val="21"/>
          <w:szCs w:val="21"/>
          <w:highlight w:val="white"/>
        </w:rPr>
      </w:pPr>
    </w:p>
    <w:p w14:paraId="36B0BA7B" w14:textId="77777777" w:rsidR="004A0712" w:rsidRPr="00FE6672" w:rsidRDefault="004240D8" w:rsidP="009C334B">
      <w:pPr>
        <w:spacing w:after="160" w:line="256" w:lineRule="auto"/>
        <w:jc w:val="both"/>
        <w:rPr>
          <w:rFonts w:ascii="Times New Roman" w:eastAsia="Times New Roman" w:hAnsi="Times New Roman" w:cs="Times New Roman"/>
          <w:b/>
          <w:sz w:val="32"/>
          <w:szCs w:val="32"/>
        </w:rPr>
      </w:pPr>
      <w:r w:rsidRPr="00FE6672">
        <w:rPr>
          <w:rFonts w:ascii="Times New Roman" w:eastAsia="Times New Roman" w:hAnsi="Times New Roman" w:cs="Times New Roman"/>
          <w:b/>
          <w:sz w:val="32"/>
          <w:szCs w:val="32"/>
        </w:rPr>
        <w:t>CAPÍTULO 4</w:t>
      </w:r>
    </w:p>
    <w:p w14:paraId="34EEE204" w14:textId="77777777" w:rsidR="004A0712" w:rsidRPr="00FE6672" w:rsidRDefault="004240D8" w:rsidP="009C334B">
      <w:pPr>
        <w:spacing w:line="256" w:lineRule="auto"/>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CONCLUSÕES</w:t>
      </w:r>
    </w:p>
    <w:p w14:paraId="4B618B6B" w14:textId="77777777" w:rsidR="004A0712" w:rsidRPr="00FE6672" w:rsidRDefault="004240D8">
      <w:pPr>
        <w:spacing w:line="256" w:lineRule="auto"/>
        <w:ind w:left="360"/>
        <w:jc w:val="both"/>
        <w:rPr>
          <w:rFonts w:ascii="Times New Roman" w:eastAsia="Times New Roman" w:hAnsi="Times New Roman" w:cs="Times New Roman"/>
          <w:b/>
          <w:color w:val="FF0000"/>
          <w:sz w:val="28"/>
          <w:szCs w:val="28"/>
        </w:rPr>
      </w:pPr>
      <w:r w:rsidRPr="00FE6672">
        <w:rPr>
          <w:rFonts w:ascii="Times New Roman" w:eastAsia="Times New Roman" w:hAnsi="Times New Roman" w:cs="Times New Roman"/>
          <w:b/>
          <w:color w:val="FF0000"/>
          <w:sz w:val="28"/>
          <w:szCs w:val="28"/>
        </w:rPr>
        <w:t>(...)</w:t>
      </w:r>
    </w:p>
    <w:p w14:paraId="782E6B26" w14:textId="77777777" w:rsidR="004A0712" w:rsidRPr="00FE6672" w:rsidRDefault="004A0712">
      <w:pPr>
        <w:spacing w:line="256" w:lineRule="auto"/>
        <w:ind w:left="360"/>
        <w:jc w:val="both"/>
        <w:rPr>
          <w:rFonts w:ascii="Times New Roman" w:eastAsia="Times New Roman" w:hAnsi="Times New Roman" w:cs="Times New Roman"/>
          <w:b/>
          <w:color w:val="FF0000"/>
          <w:sz w:val="28"/>
          <w:szCs w:val="28"/>
        </w:rPr>
      </w:pPr>
    </w:p>
    <w:p w14:paraId="27D1847F"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r w:rsidRPr="00FE6672">
        <w:rPr>
          <w:rFonts w:ascii="Times New Roman" w:eastAsia="Times New Roman" w:hAnsi="Times New Roman" w:cs="Times New Roman"/>
          <w:b/>
        </w:rPr>
        <w:tab/>
      </w:r>
    </w:p>
    <w:p w14:paraId="2BD4C0FF" w14:textId="77777777" w:rsidR="004A0712" w:rsidRPr="00FE6672" w:rsidRDefault="004A0712">
      <w:pPr>
        <w:rPr>
          <w:rFonts w:ascii="Times New Roman" w:eastAsia="Times New Roman" w:hAnsi="Times New Roman" w:cs="Times New Roman"/>
          <w:b/>
          <w:sz w:val="24"/>
          <w:szCs w:val="24"/>
        </w:rPr>
      </w:pPr>
    </w:p>
    <w:p w14:paraId="1BFCCDB5"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REFERÊNCIAS</w:t>
      </w:r>
    </w:p>
    <w:p w14:paraId="735391FB" w14:textId="77777777" w:rsidR="006D7173" w:rsidRDefault="006D7173">
      <w:pPr>
        <w:pBdr>
          <w:bottom w:val="single" w:sz="6" w:space="1" w:color="auto"/>
        </w:pBdr>
        <w:spacing w:line="360" w:lineRule="auto"/>
        <w:jc w:val="both"/>
        <w:rPr>
          <w:ins w:id="1436" w:author="Emeson Santos" w:date="2019-08-16T01:04:00Z"/>
          <w:color w:val="222222"/>
          <w:sz w:val="20"/>
          <w:szCs w:val="20"/>
          <w:shd w:val="clear" w:color="auto" w:fill="FFFFFF"/>
        </w:rPr>
      </w:pPr>
    </w:p>
    <w:p w14:paraId="02574F3C" w14:textId="7F2CC376" w:rsidR="002917CD" w:rsidRDefault="006D7173">
      <w:pPr>
        <w:pBdr>
          <w:bottom w:val="single" w:sz="6" w:space="1" w:color="auto"/>
        </w:pBdr>
        <w:spacing w:line="360" w:lineRule="auto"/>
        <w:jc w:val="both"/>
        <w:rPr>
          <w:ins w:id="1437" w:author="Emeson Santos" w:date="2019-08-16T01:03:00Z"/>
          <w:color w:val="222222"/>
          <w:sz w:val="20"/>
          <w:szCs w:val="20"/>
          <w:shd w:val="clear" w:color="auto" w:fill="FFFFFF"/>
        </w:rPr>
      </w:pPr>
      <w:ins w:id="1438" w:author="Emeson Santos" w:date="2019-08-16T01:03:00Z">
        <w:r>
          <w:rPr>
            <w:color w:val="222222"/>
            <w:sz w:val="20"/>
            <w:szCs w:val="20"/>
            <w:shd w:val="clear" w:color="auto" w:fill="FFFFFF"/>
          </w:rPr>
          <w:t>SOBREIRA NETTO, Francisco. </w:t>
        </w:r>
        <w:r>
          <w:rPr>
            <w:b/>
            <w:bCs/>
            <w:color w:val="222222"/>
            <w:sz w:val="20"/>
            <w:szCs w:val="20"/>
            <w:shd w:val="clear" w:color="auto" w:fill="FFFFFF"/>
          </w:rPr>
          <w:t>Medição de desempenho do gerenciamento de processos de negócio-BPM no PNAFE: uma proposta de modelo</w:t>
        </w:r>
        <w:r>
          <w:rPr>
            <w:color w:val="222222"/>
            <w:sz w:val="20"/>
            <w:szCs w:val="20"/>
            <w:shd w:val="clear" w:color="auto" w:fill="FFFFFF"/>
          </w:rPr>
          <w:t>. 2006. Tese de Doutorado. Universidade de São Paulo.</w:t>
        </w:r>
      </w:ins>
    </w:p>
    <w:p w14:paraId="6CC25704" w14:textId="77777777" w:rsidR="006D7173" w:rsidRDefault="006D7173">
      <w:pPr>
        <w:pBdr>
          <w:bottom w:val="single" w:sz="6" w:space="1" w:color="auto"/>
        </w:pBdr>
        <w:spacing w:line="360" w:lineRule="auto"/>
        <w:jc w:val="both"/>
        <w:rPr>
          <w:ins w:id="1439" w:author="Emeson Santos" w:date="2019-08-16T00:53:00Z"/>
          <w:rFonts w:ascii="Times New Roman" w:eastAsia="Times New Roman" w:hAnsi="Times New Roman" w:cs="Times New Roman"/>
        </w:rPr>
      </w:pPr>
    </w:p>
    <w:p w14:paraId="7E5D73E3" w14:textId="3AA6C468" w:rsidR="00401640" w:rsidRDefault="00401640">
      <w:pPr>
        <w:pBdr>
          <w:bottom w:val="single" w:sz="6" w:space="1" w:color="auto"/>
        </w:pBdr>
        <w:spacing w:line="360" w:lineRule="auto"/>
        <w:jc w:val="both"/>
        <w:rPr>
          <w:ins w:id="1440" w:author="Emeson Santos" w:date="2019-08-16T00:55:00Z"/>
        </w:rPr>
      </w:pPr>
      <w:commentRangeStart w:id="1441"/>
      <w:ins w:id="1442" w:author="Emeson Santos" w:date="2019-08-16T00:53:00Z">
        <w:r>
          <w:t>BRASIL. Ministério da Fazenda – Secretaria Executiva. Unidade de Coordenação de Programas – UCP. Modernização Fiscal dos Estados Brasileiros. PNAFE, Brasília, 2005</w:t>
        </w:r>
      </w:ins>
      <w:ins w:id="1443" w:author="Emeson Santos" w:date="2019-08-16T00:56:00Z">
        <w:r>
          <w:t>.</w:t>
        </w:r>
      </w:ins>
      <w:commentRangeEnd w:id="1441"/>
      <w:ins w:id="1444" w:author="Emeson Santos" w:date="2019-08-16T00:57:00Z">
        <w:r w:rsidR="00937A88">
          <w:rPr>
            <w:rStyle w:val="Refdecomentrio"/>
          </w:rPr>
          <w:commentReference w:id="1441"/>
        </w:r>
      </w:ins>
    </w:p>
    <w:p w14:paraId="7BF31EA5" w14:textId="77777777" w:rsidR="00401640" w:rsidRDefault="00401640">
      <w:pPr>
        <w:pBdr>
          <w:bottom w:val="single" w:sz="6" w:space="1" w:color="auto"/>
        </w:pBdr>
        <w:spacing w:line="360" w:lineRule="auto"/>
        <w:jc w:val="both"/>
        <w:rPr>
          <w:rFonts w:ascii="Times New Roman" w:eastAsia="Times New Roman" w:hAnsi="Times New Roman" w:cs="Times New Roman"/>
        </w:rPr>
      </w:pPr>
    </w:p>
    <w:p w14:paraId="7933F35A" w14:textId="1C7BDBE7" w:rsidR="00D55EBF" w:rsidRDefault="00D55EBF">
      <w:pPr>
        <w:pBdr>
          <w:bottom w:val="single" w:sz="6" w:space="1" w:color="auto"/>
        </w:pBdr>
        <w:spacing w:line="360" w:lineRule="auto"/>
        <w:jc w:val="both"/>
        <w:rPr>
          <w:ins w:id="1445" w:author="Emeson Santos" w:date="2019-08-16T00:53:00Z"/>
          <w:color w:val="222222"/>
          <w:sz w:val="20"/>
          <w:szCs w:val="20"/>
          <w:shd w:val="clear" w:color="auto" w:fill="FFFFFF"/>
        </w:rPr>
      </w:pPr>
      <w:r>
        <w:rPr>
          <w:color w:val="222222"/>
          <w:sz w:val="20"/>
          <w:szCs w:val="20"/>
          <w:shd w:val="clear" w:color="auto" w:fill="FFFFFF"/>
        </w:rPr>
        <w:lastRenderedPageBreak/>
        <w:t>PEREIRA, Isabel Boaventura. Modelagem de processos de tratamento de incidentes de segurança da informação do NTIC/UNIPAMPA. 2013.</w:t>
      </w:r>
    </w:p>
    <w:p w14:paraId="56AFE87C" w14:textId="77777777" w:rsidR="00401640" w:rsidRDefault="00401640">
      <w:pPr>
        <w:pBdr>
          <w:bottom w:val="single" w:sz="6" w:space="1" w:color="auto"/>
        </w:pBdr>
        <w:spacing w:line="360" w:lineRule="auto"/>
        <w:jc w:val="both"/>
        <w:rPr>
          <w:rFonts w:ascii="Times New Roman" w:eastAsia="Times New Roman" w:hAnsi="Times New Roman" w:cs="Times New Roman"/>
        </w:rPr>
      </w:pPr>
    </w:p>
    <w:p w14:paraId="5D95A543" w14:textId="60F5D7D0" w:rsidR="00EB4526" w:rsidRDefault="00EB4526">
      <w:pPr>
        <w:pBdr>
          <w:bottom w:val="single" w:sz="6" w:space="1" w:color="auto"/>
        </w:pBdr>
        <w:spacing w:line="360" w:lineRule="auto"/>
        <w:jc w:val="both"/>
        <w:rPr>
          <w:color w:val="222222"/>
          <w:sz w:val="20"/>
          <w:szCs w:val="20"/>
          <w:shd w:val="clear" w:color="auto" w:fill="FFFFFF"/>
        </w:rPr>
      </w:pPr>
      <w:commentRangeStart w:id="1446"/>
      <w:r>
        <w:rPr>
          <w:color w:val="222222"/>
          <w:sz w:val="20"/>
          <w:szCs w:val="20"/>
          <w:shd w:val="clear" w:color="auto" w:fill="FFFFFF"/>
        </w:rPr>
        <w:t>CAMPOS, André LN. </w:t>
      </w:r>
      <w:r>
        <w:rPr>
          <w:b/>
          <w:bCs/>
          <w:color w:val="222222"/>
          <w:sz w:val="20"/>
          <w:szCs w:val="20"/>
          <w:shd w:val="clear" w:color="auto" w:fill="FFFFFF"/>
        </w:rPr>
        <w:t>Modelagem de Processos com BPMN 2ª edição</w:t>
      </w:r>
      <w:r>
        <w:rPr>
          <w:color w:val="222222"/>
          <w:sz w:val="20"/>
          <w:szCs w:val="20"/>
          <w:shd w:val="clear" w:color="auto" w:fill="FFFFFF"/>
        </w:rPr>
        <w:t xml:space="preserve">. </w:t>
      </w:r>
      <w:proofErr w:type="spellStart"/>
      <w:r>
        <w:rPr>
          <w:color w:val="222222"/>
          <w:sz w:val="20"/>
          <w:szCs w:val="20"/>
          <w:shd w:val="clear" w:color="auto" w:fill="FFFFFF"/>
        </w:rPr>
        <w:t>Brasport</w:t>
      </w:r>
      <w:proofErr w:type="spellEnd"/>
      <w:r>
        <w:rPr>
          <w:color w:val="222222"/>
          <w:sz w:val="20"/>
          <w:szCs w:val="20"/>
          <w:shd w:val="clear" w:color="auto" w:fill="FFFFFF"/>
        </w:rPr>
        <w:t>, 2014.</w:t>
      </w:r>
      <w:commentRangeEnd w:id="1446"/>
      <w:r w:rsidR="0024696E">
        <w:rPr>
          <w:rStyle w:val="Refdecomentrio"/>
        </w:rPr>
        <w:commentReference w:id="1446"/>
      </w:r>
    </w:p>
    <w:p w14:paraId="526527E5" w14:textId="77777777" w:rsidR="00EB4526" w:rsidRPr="00FE6672" w:rsidRDefault="00EB4526">
      <w:pPr>
        <w:pBdr>
          <w:bottom w:val="single" w:sz="6" w:space="1" w:color="auto"/>
        </w:pBdr>
        <w:spacing w:line="360" w:lineRule="auto"/>
        <w:jc w:val="both"/>
        <w:rPr>
          <w:rFonts w:ascii="Times New Roman" w:eastAsia="Times New Roman" w:hAnsi="Times New Roman" w:cs="Times New Roman"/>
        </w:rPr>
      </w:pPr>
    </w:p>
    <w:p w14:paraId="4C6C4EC7" w14:textId="195C4B97" w:rsidR="004A0712" w:rsidRPr="00FE6672" w:rsidRDefault="002917CD">
      <w:pPr>
        <w:pBdr>
          <w:bottom w:val="single" w:sz="6" w:space="1" w:color="auto"/>
        </w:pBdr>
        <w:spacing w:line="360" w:lineRule="auto"/>
        <w:jc w:val="both"/>
        <w:rPr>
          <w:rFonts w:ascii="Times New Roman" w:eastAsia="Times New Roman" w:hAnsi="Times New Roman" w:cs="Times New Roman"/>
        </w:rPr>
      </w:pPr>
      <w:commentRangeStart w:id="1447"/>
      <w:r w:rsidRPr="00FE6672">
        <w:rPr>
          <w:rFonts w:ascii="Times New Roman" w:hAnsi="Times New Roman" w:cs="Times New Roman"/>
          <w:color w:val="222222"/>
          <w:sz w:val="20"/>
          <w:szCs w:val="20"/>
          <w:shd w:val="clear" w:color="auto" w:fill="FFFFFF"/>
        </w:rPr>
        <w:t>CAVALCANTI, Rubens. </w:t>
      </w:r>
      <w:r w:rsidRPr="00FE6672">
        <w:rPr>
          <w:rFonts w:ascii="Times New Roman" w:hAnsi="Times New Roman" w:cs="Times New Roman"/>
          <w:b/>
          <w:bCs/>
          <w:color w:val="222222"/>
          <w:sz w:val="20"/>
          <w:szCs w:val="20"/>
          <w:shd w:val="clear" w:color="auto" w:fill="FFFFFF"/>
        </w:rPr>
        <w:t>Modelagem de processos de negócios: Roteiro para realização de projetos de modelagem de processos de negócios</w:t>
      </w:r>
      <w:r w:rsidRPr="00FE6672">
        <w:rPr>
          <w:rFonts w:ascii="Times New Roman" w:hAnsi="Times New Roman" w:cs="Times New Roman"/>
          <w:color w:val="222222"/>
          <w:sz w:val="20"/>
          <w:szCs w:val="20"/>
          <w:shd w:val="clear" w:color="auto" w:fill="FFFFFF"/>
        </w:rPr>
        <w:t xml:space="preserve">. </w:t>
      </w:r>
      <w:proofErr w:type="spellStart"/>
      <w:r w:rsidRPr="00FE6672">
        <w:rPr>
          <w:rFonts w:ascii="Times New Roman" w:hAnsi="Times New Roman" w:cs="Times New Roman"/>
          <w:color w:val="222222"/>
          <w:sz w:val="20"/>
          <w:szCs w:val="20"/>
          <w:shd w:val="clear" w:color="auto" w:fill="FFFFFF"/>
        </w:rPr>
        <w:t>Brasport</w:t>
      </w:r>
      <w:proofErr w:type="spellEnd"/>
      <w:r w:rsidRPr="00FE6672">
        <w:rPr>
          <w:rFonts w:ascii="Times New Roman" w:hAnsi="Times New Roman" w:cs="Times New Roman"/>
          <w:color w:val="222222"/>
          <w:sz w:val="20"/>
          <w:szCs w:val="20"/>
          <w:shd w:val="clear" w:color="auto" w:fill="FFFFFF"/>
        </w:rPr>
        <w:t>, 2017.</w:t>
      </w:r>
      <w:r w:rsidR="004240D8" w:rsidRPr="00FE6672">
        <w:rPr>
          <w:rFonts w:ascii="Times New Roman" w:eastAsia="Times New Roman" w:hAnsi="Times New Roman" w:cs="Times New Roman"/>
        </w:rPr>
        <w:t xml:space="preserve"> </w:t>
      </w:r>
      <w:commentRangeEnd w:id="1447"/>
      <w:r w:rsidR="0024696E">
        <w:rPr>
          <w:rStyle w:val="Refdecomentrio"/>
        </w:rPr>
        <w:commentReference w:id="1447"/>
      </w:r>
    </w:p>
    <w:p w14:paraId="04CCA95D" w14:textId="3A8A0F88" w:rsidR="000F381E" w:rsidRPr="00FE6672" w:rsidRDefault="000F381E">
      <w:pPr>
        <w:pBdr>
          <w:bottom w:val="single" w:sz="6" w:space="1" w:color="auto"/>
        </w:pBdr>
        <w:spacing w:line="360" w:lineRule="auto"/>
        <w:jc w:val="both"/>
        <w:rPr>
          <w:rFonts w:ascii="Times New Roman" w:eastAsia="Times New Roman" w:hAnsi="Times New Roman" w:cs="Times New Roman"/>
        </w:rPr>
      </w:pPr>
    </w:p>
    <w:p w14:paraId="5D829777" w14:textId="376CB14A" w:rsidR="000F381E" w:rsidRPr="00FE6672" w:rsidRDefault="000F381E">
      <w:pPr>
        <w:pBdr>
          <w:bottom w:val="single" w:sz="6" w:space="1" w:color="auto"/>
        </w:pBdr>
        <w:spacing w:line="360" w:lineRule="auto"/>
        <w:jc w:val="both"/>
        <w:rPr>
          <w:rFonts w:ascii="Times New Roman" w:hAnsi="Times New Roman" w:cs="Times New Roman"/>
          <w:color w:val="222222"/>
          <w:sz w:val="20"/>
          <w:szCs w:val="20"/>
          <w:shd w:val="clear" w:color="auto" w:fill="FFFFFF"/>
        </w:rPr>
      </w:pPr>
      <w:commentRangeStart w:id="1448"/>
      <w:r w:rsidRPr="00FE6672">
        <w:rPr>
          <w:rFonts w:ascii="Times New Roman" w:hAnsi="Times New Roman" w:cs="Times New Roman"/>
          <w:color w:val="222222"/>
          <w:sz w:val="20"/>
          <w:szCs w:val="20"/>
          <w:shd w:val="clear" w:color="auto" w:fill="FFFFFF"/>
        </w:rPr>
        <w:t xml:space="preserve">BALDAM, </w:t>
      </w:r>
      <w:proofErr w:type="spellStart"/>
      <w:r w:rsidRPr="00FE6672">
        <w:rPr>
          <w:rFonts w:ascii="Times New Roman" w:hAnsi="Times New Roman" w:cs="Times New Roman"/>
          <w:color w:val="222222"/>
          <w:sz w:val="20"/>
          <w:szCs w:val="20"/>
          <w:shd w:val="clear" w:color="auto" w:fill="FFFFFF"/>
        </w:rPr>
        <w:t>Roquemar</w:t>
      </w:r>
      <w:proofErr w:type="spellEnd"/>
      <w:r w:rsidRPr="00FE6672">
        <w:rPr>
          <w:rFonts w:ascii="Times New Roman" w:hAnsi="Times New Roman" w:cs="Times New Roman"/>
          <w:color w:val="222222"/>
          <w:sz w:val="20"/>
          <w:szCs w:val="20"/>
          <w:shd w:val="clear" w:color="auto" w:fill="FFFFFF"/>
        </w:rPr>
        <w:t xml:space="preserve">; ABEPRO, </w:t>
      </w:r>
      <w:proofErr w:type="spellStart"/>
      <w:r w:rsidRPr="00FE6672">
        <w:rPr>
          <w:rFonts w:ascii="Times New Roman" w:hAnsi="Times New Roman" w:cs="Times New Roman"/>
          <w:color w:val="222222"/>
          <w:sz w:val="20"/>
          <w:szCs w:val="20"/>
          <w:shd w:val="clear" w:color="auto" w:fill="FFFFFF"/>
        </w:rPr>
        <w:t>Associacao</w:t>
      </w:r>
      <w:proofErr w:type="spellEnd"/>
      <w:r w:rsidRPr="00FE6672">
        <w:rPr>
          <w:rFonts w:ascii="Times New Roman" w:hAnsi="Times New Roman" w:cs="Times New Roman"/>
          <w:color w:val="222222"/>
          <w:sz w:val="20"/>
          <w:szCs w:val="20"/>
          <w:shd w:val="clear" w:color="auto" w:fill="FFFFFF"/>
        </w:rPr>
        <w:t xml:space="preserve">; ROZENFELD, </w:t>
      </w:r>
      <w:proofErr w:type="spellStart"/>
      <w:r w:rsidRPr="00FE6672">
        <w:rPr>
          <w:rFonts w:ascii="Times New Roman" w:hAnsi="Times New Roman" w:cs="Times New Roman"/>
          <w:color w:val="222222"/>
          <w:sz w:val="20"/>
          <w:szCs w:val="20"/>
          <w:shd w:val="clear" w:color="auto" w:fill="FFFFFF"/>
        </w:rPr>
        <w:t>Henriq</w:t>
      </w:r>
      <w:proofErr w:type="spellEnd"/>
      <w:r w:rsidRPr="00FE6672">
        <w:rPr>
          <w:rFonts w:ascii="Times New Roman" w:hAnsi="Times New Roman" w:cs="Times New Roman"/>
          <w:color w:val="222222"/>
          <w:sz w:val="20"/>
          <w:szCs w:val="20"/>
          <w:shd w:val="clear" w:color="auto" w:fill="FFFFFF"/>
        </w:rPr>
        <w:t>. </w:t>
      </w:r>
      <w:r w:rsidRPr="00FE6672">
        <w:rPr>
          <w:rFonts w:ascii="Times New Roman" w:hAnsi="Times New Roman" w:cs="Times New Roman"/>
          <w:b/>
          <w:bCs/>
          <w:color w:val="222222"/>
          <w:sz w:val="20"/>
          <w:szCs w:val="20"/>
          <w:shd w:val="clear" w:color="auto" w:fill="FFFFFF"/>
        </w:rPr>
        <w:t>Gerenciamento de Processos de Negócio-BPM: uma referência para implantação prática</w:t>
      </w:r>
      <w:r w:rsidRPr="00FE6672">
        <w:rPr>
          <w:rFonts w:ascii="Times New Roman" w:hAnsi="Times New Roman" w:cs="Times New Roman"/>
          <w:color w:val="222222"/>
          <w:sz w:val="20"/>
          <w:szCs w:val="20"/>
          <w:shd w:val="clear" w:color="auto" w:fill="FFFFFF"/>
        </w:rPr>
        <w:t>. Elsevier Brasil, 2014.</w:t>
      </w:r>
      <w:commentRangeEnd w:id="1448"/>
      <w:r w:rsidR="0024696E">
        <w:rPr>
          <w:rStyle w:val="Refdecomentrio"/>
        </w:rPr>
        <w:commentReference w:id="1448"/>
      </w:r>
    </w:p>
    <w:p w14:paraId="5FDA357A" w14:textId="5142821B" w:rsidR="00CC45D5" w:rsidRPr="00FE6672" w:rsidRDefault="00CC45D5">
      <w:pPr>
        <w:pBdr>
          <w:bottom w:val="single" w:sz="6" w:space="1" w:color="auto"/>
        </w:pBdr>
        <w:spacing w:line="360" w:lineRule="auto"/>
        <w:jc w:val="both"/>
        <w:rPr>
          <w:rFonts w:ascii="Times New Roman" w:hAnsi="Times New Roman" w:cs="Times New Roman"/>
          <w:color w:val="222222"/>
          <w:sz w:val="20"/>
          <w:szCs w:val="20"/>
          <w:shd w:val="clear" w:color="auto" w:fill="FFFFFF"/>
        </w:rPr>
      </w:pPr>
    </w:p>
    <w:p w14:paraId="7F861827" w14:textId="79F6E16D" w:rsidR="00CC45D5" w:rsidRDefault="00CC45D5">
      <w:pPr>
        <w:pBdr>
          <w:bottom w:val="single" w:sz="6" w:space="1" w:color="auto"/>
        </w:pBdr>
        <w:spacing w:line="360" w:lineRule="auto"/>
        <w:jc w:val="both"/>
        <w:rPr>
          <w:rFonts w:ascii="Times New Roman" w:hAnsi="Times New Roman" w:cs="Times New Roman"/>
          <w:color w:val="222222"/>
          <w:sz w:val="20"/>
          <w:szCs w:val="20"/>
          <w:shd w:val="clear" w:color="auto" w:fill="FFFFFF"/>
        </w:rPr>
      </w:pPr>
      <w:commentRangeStart w:id="1449"/>
      <w:r w:rsidRPr="00FE6672">
        <w:rPr>
          <w:rFonts w:ascii="Times New Roman" w:hAnsi="Times New Roman" w:cs="Times New Roman"/>
          <w:color w:val="222222"/>
          <w:sz w:val="20"/>
          <w:szCs w:val="20"/>
          <w:shd w:val="clear" w:color="auto" w:fill="FFFFFF"/>
        </w:rPr>
        <w:t>BRAGHETTO, Kelly Rosa. Técnicas de modelagem para a análise de desempenho de processos de negócio. </w:t>
      </w:r>
      <w:r w:rsidRPr="00FE6672">
        <w:rPr>
          <w:rFonts w:ascii="Times New Roman" w:hAnsi="Times New Roman" w:cs="Times New Roman"/>
          <w:b/>
          <w:bCs/>
          <w:color w:val="222222"/>
          <w:sz w:val="20"/>
          <w:szCs w:val="20"/>
          <w:shd w:val="clear" w:color="auto" w:fill="FFFFFF"/>
        </w:rPr>
        <w:t>Instituto de Matemática e Estatística da Universidade de São Paulo</w:t>
      </w:r>
      <w:r w:rsidRPr="00FE6672">
        <w:rPr>
          <w:rFonts w:ascii="Times New Roman" w:hAnsi="Times New Roman" w:cs="Times New Roman"/>
          <w:color w:val="222222"/>
          <w:sz w:val="20"/>
          <w:szCs w:val="20"/>
          <w:shd w:val="clear" w:color="auto" w:fill="FFFFFF"/>
        </w:rPr>
        <w:t>, 2011.</w:t>
      </w:r>
      <w:commentRangeEnd w:id="1449"/>
      <w:r w:rsidR="0024696E">
        <w:rPr>
          <w:rStyle w:val="Refdecomentrio"/>
        </w:rPr>
        <w:commentReference w:id="1449"/>
      </w:r>
    </w:p>
    <w:p w14:paraId="0F3308C3" w14:textId="33E3E58D" w:rsidR="00356CFA" w:rsidRDefault="00356CFA">
      <w:pPr>
        <w:pBdr>
          <w:bottom w:val="single" w:sz="6" w:space="1" w:color="auto"/>
        </w:pBdr>
        <w:spacing w:line="360" w:lineRule="auto"/>
        <w:jc w:val="both"/>
        <w:rPr>
          <w:rFonts w:ascii="Times New Roman" w:hAnsi="Times New Roman" w:cs="Times New Roman"/>
          <w:color w:val="222222"/>
          <w:sz w:val="20"/>
          <w:szCs w:val="20"/>
          <w:shd w:val="clear" w:color="auto" w:fill="FFFFFF"/>
        </w:rPr>
      </w:pPr>
    </w:p>
    <w:p w14:paraId="48EA1B5A" w14:textId="77777777" w:rsidR="00356CFA" w:rsidRPr="00FE6672" w:rsidRDefault="00356CFA">
      <w:pPr>
        <w:pBdr>
          <w:bottom w:val="single" w:sz="6" w:space="1" w:color="auto"/>
        </w:pBdr>
        <w:spacing w:line="360" w:lineRule="auto"/>
        <w:jc w:val="both"/>
        <w:rPr>
          <w:rFonts w:ascii="Times New Roman" w:eastAsia="Times New Roman" w:hAnsi="Times New Roman" w:cs="Times New Roman"/>
        </w:rPr>
      </w:pPr>
    </w:p>
    <w:p w14:paraId="2DF62E24" w14:textId="77777777" w:rsidR="002917CD" w:rsidRPr="00FE6672" w:rsidRDefault="002917CD">
      <w:pPr>
        <w:spacing w:line="360" w:lineRule="auto"/>
        <w:jc w:val="both"/>
        <w:rPr>
          <w:rFonts w:ascii="Times New Roman" w:eastAsia="Times New Roman" w:hAnsi="Times New Roman" w:cs="Times New Roman"/>
        </w:rPr>
      </w:pPr>
    </w:p>
    <w:p w14:paraId="789C77B8" w14:textId="57247C51" w:rsidR="004A0712" w:rsidRPr="00FE6672" w:rsidRDefault="004A0712">
      <w:pPr>
        <w:spacing w:line="360" w:lineRule="auto"/>
        <w:jc w:val="both"/>
        <w:rPr>
          <w:rFonts w:ascii="Times New Roman" w:eastAsia="Times New Roman" w:hAnsi="Times New Roman" w:cs="Times New Roman"/>
        </w:rPr>
      </w:pPr>
    </w:p>
    <w:p w14:paraId="25A9C25C"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rPr>
        <w:t xml:space="preserve">SANTOS, J. C. B. </w:t>
      </w:r>
      <w:r w:rsidRPr="00FE6672">
        <w:rPr>
          <w:rFonts w:ascii="Times New Roman" w:eastAsia="Times New Roman" w:hAnsi="Times New Roman" w:cs="Times New Roman"/>
          <w:b/>
        </w:rPr>
        <w:t>Modelagem de Processos de Negócio nos Departamentos de Graduação do Campus Prof. Alberto Carvalho</w:t>
      </w:r>
      <w:r w:rsidRPr="00FE6672">
        <w:rPr>
          <w:rFonts w:ascii="Times New Roman" w:eastAsia="Times New Roman" w:hAnsi="Times New Roman" w:cs="Times New Roman"/>
        </w:rPr>
        <w:t>. Itabaiana: 2015.</w:t>
      </w:r>
    </w:p>
    <w:p w14:paraId="7C920847" w14:textId="77777777" w:rsidR="004A0712" w:rsidRPr="00FE6672" w:rsidRDefault="004240D8">
      <w:pPr>
        <w:spacing w:line="256" w:lineRule="auto"/>
        <w:ind w:left="360"/>
        <w:jc w:val="both"/>
        <w:rPr>
          <w:rFonts w:ascii="Times New Roman" w:eastAsia="Times New Roman" w:hAnsi="Times New Roman" w:cs="Times New Roman"/>
        </w:rPr>
      </w:pPr>
      <w:r w:rsidRPr="00FE6672">
        <w:rPr>
          <w:rFonts w:ascii="Times New Roman" w:eastAsia="Times New Roman" w:hAnsi="Times New Roman" w:cs="Times New Roman"/>
        </w:rPr>
        <w:t xml:space="preserve"> </w:t>
      </w:r>
    </w:p>
    <w:p w14:paraId="4E328CB8" w14:textId="32BD2CD0" w:rsidR="00C4455D" w:rsidRDefault="004240D8">
      <w:pPr>
        <w:spacing w:line="256" w:lineRule="auto"/>
        <w:jc w:val="both"/>
        <w:rPr>
          <w:ins w:id="1450" w:author="Emeson Santos" w:date="2019-08-15T22:37:00Z"/>
          <w:rFonts w:ascii="Times New Roman" w:eastAsia="Times New Roman" w:hAnsi="Times New Roman" w:cs="Times New Roman"/>
          <w:sz w:val="16"/>
          <w:szCs w:val="16"/>
        </w:rPr>
      </w:pPr>
      <w:del w:id="1451" w:author="Emeson Santos" w:date="2019-08-15T22:41:00Z">
        <w:r w:rsidRPr="00FE6672" w:rsidDel="000218E0">
          <w:rPr>
            <w:rFonts w:ascii="Times New Roman" w:eastAsia="Times New Roman" w:hAnsi="Times New Roman" w:cs="Times New Roman"/>
          </w:rPr>
          <w:delText xml:space="preserve">MÜCKENBERGERA, E.; TOGASHIB, G. B.; PÁDUAC, S. I. D.; MIURAD, I. K. </w:delText>
        </w:r>
        <w:r w:rsidRPr="00FE6672" w:rsidDel="000218E0">
          <w:rPr>
            <w:rFonts w:ascii="Times New Roman" w:eastAsia="Times New Roman" w:hAnsi="Times New Roman" w:cs="Times New Roman"/>
            <w:b/>
          </w:rPr>
          <w:delText xml:space="preserve">Gestão de processos aplicada à realização de convênios internacionais bilaterais em uma instituição de ensino superior pública brasileira. </w:delText>
        </w:r>
        <w:r w:rsidRPr="00FE6672" w:rsidDel="000218E0">
          <w:rPr>
            <w:rFonts w:ascii="Times New Roman" w:eastAsia="Times New Roman" w:hAnsi="Times New Roman" w:cs="Times New Roman"/>
          </w:rPr>
          <w:delText>São Paulo: 2010.</w:delText>
        </w:r>
        <w:r w:rsidRPr="00FE6672" w:rsidDel="000218E0">
          <w:rPr>
            <w:rFonts w:ascii="Times New Roman" w:eastAsia="Times New Roman" w:hAnsi="Times New Roman" w:cs="Times New Roman"/>
            <w:sz w:val="16"/>
            <w:szCs w:val="16"/>
          </w:rPr>
          <w:delText xml:space="preserve"> </w:delText>
        </w:r>
      </w:del>
    </w:p>
    <w:p w14:paraId="2F79798D" w14:textId="163A60CD" w:rsidR="00C4455D" w:rsidRPr="00FE6672" w:rsidRDefault="00C4455D">
      <w:pPr>
        <w:spacing w:line="256" w:lineRule="auto"/>
        <w:jc w:val="both"/>
        <w:rPr>
          <w:rFonts w:ascii="Times New Roman" w:eastAsia="Times New Roman" w:hAnsi="Times New Roman" w:cs="Times New Roman"/>
          <w:sz w:val="16"/>
          <w:szCs w:val="16"/>
        </w:rPr>
      </w:pPr>
      <w:ins w:id="1452" w:author="Emeson Santos" w:date="2019-08-15T22:37:00Z">
        <w:r w:rsidRPr="000218E0">
          <w:rPr>
            <w:sz w:val="20"/>
            <w:szCs w:val="20"/>
            <w:shd w:val="clear" w:color="auto" w:fill="FFFFFF"/>
            <w:rPrChange w:id="1453" w:author="Emeson Santos" w:date="2019-08-15T22:41:00Z">
              <w:rPr>
                <w:color w:val="222222"/>
                <w:sz w:val="20"/>
                <w:szCs w:val="20"/>
                <w:shd w:val="clear" w:color="auto" w:fill="FFFFFF"/>
              </w:rPr>
            </w:rPrChange>
          </w:rPr>
          <w:t xml:space="preserve">MÜCKENBERGER, Everson et al. </w:t>
        </w:r>
        <w:r w:rsidRPr="000218E0">
          <w:rPr>
            <w:b/>
            <w:bCs/>
            <w:sz w:val="20"/>
            <w:szCs w:val="20"/>
            <w:shd w:val="clear" w:color="auto" w:fill="FFFFFF"/>
            <w:rPrChange w:id="1454" w:author="Emeson Santos" w:date="2019-08-15T22:41:00Z">
              <w:rPr>
                <w:color w:val="222222"/>
                <w:sz w:val="20"/>
                <w:szCs w:val="20"/>
                <w:shd w:val="clear" w:color="auto" w:fill="FFFFFF"/>
              </w:rPr>
            </w:rPrChange>
          </w:rPr>
          <w:t>Gestão de processos aplicada à realização de convênios internacionais bilaterais em uma instituição de ensino superior pública brasileira.</w:t>
        </w:r>
        <w:r w:rsidRPr="000218E0">
          <w:rPr>
            <w:sz w:val="20"/>
            <w:szCs w:val="20"/>
            <w:shd w:val="clear" w:color="auto" w:fill="FFFFFF"/>
            <w:rPrChange w:id="1455" w:author="Emeson Santos" w:date="2019-08-15T22:41:00Z">
              <w:rPr>
                <w:color w:val="222222"/>
                <w:sz w:val="20"/>
                <w:szCs w:val="20"/>
                <w:shd w:val="clear" w:color="auto" w:fill="FFFFFF"/>
              </w:rPr>
            </w:rPrChange>
          </w:rPr>
          <w:t> </w:t>
        </w:r>
        <w:proofErr w:type="spellStart"/>
        <w:r w:rsidRPr="000218E0">
          <w:rPr>
            <w:b/>
            <w:bCs/>
            <w:sz w:val="20"/>
            <w:szCs w:val="20"/>
            <w:shd w:val="clear" w:color="auto" w:fill="FFFFFF"/>
            <w:rPrChange w:id="1456" w:author="Emeson Santos" w:date="2019-08-15T22:41:00Z">
              <w:rPr>
                <w:b/>
                <w:bCs/>
                <w:color w:val="222222"/>
                <w:sz w:val="20"/>
                <w:szCs w:val="20"/>
                <w:shd w:val="clear" w:color="auto" w:fill="FFFFFF"/>
              </w:rPr>
            </w:rPrChange>
          </w:rPr>
          <w:t>Production</w:t>
        </w:r>
        <w:proofErr w:type="spellEnd"/>
        <w:r w:rsidRPr="000218E0">
          <w:rPr>
            <w:sz w:val="20"/>
            <w:szCs w:val="20"/>
            <w:shd w:val="clear" w:color="auto" w:fill="FFFFFF"/>
            <w:rPrChange w:id="1457" w:author="Emeson Santos" w:date="2019-08-15T22:41:00Z">
              <w:rPr>
                <w:color w:val="222222"/>
                <w:sz w:val="20"/>
                <w:szCs w:val="20"/>
                <w:shd w:val="clear" w:color="auto" w:fill="FFFFFF"/>
              </w:rPr>
            </w:rPrChange>
          </w:rPr>
          <w:t>, v. 23, n. 3, 2013</w:t>
        </w:r>
        <w:r>
          <w:rPr>
            <w:color w:val="222222"/>
            <w:sz w:val="20"/>
            <w:szCs w:val="20"/>
            <w:shd w:val="clear" w:color="auto" w:fill="FFFFFF"/>
          </w:rPr>
          <w:t>.</w:t>
        </w:r>
      </w:ins>
    </w:p>
    <w:p w14:paraId="4BE56BDC" w14:textId="53B65EF3" w:rsidR="004A0712" w:rsidRPr="00FE6672" w:rsidRDefault="004240D8" w:rsidP="00FA7348">
      <w:pPr>
        <w:spacing w:line="256" w:lineRule="auto"/>
        <w:ind w:left="360"/>
        <w:jc w:val="both"/>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B67B2A2" w14:textId="77777777" w:rsidR="004A0712" w:rsidRPr="00FE6672" w:rsidRDefault="004A0712">
      <w:pPr>
        <w:jc w:val="both"/>
        <w:rPr>
          <w:rFonts w:ascii="Times New Roman" w:eastAsia="Times New Roman" w:hAnsi="Times New Roman" w:cs="Times New Roman"/>
        </w:rPr>
      </w:pPr>
    </w:p>
    <w:p w14:paraId="143CD748" w14:textId="77777777" w:rsidR="004A0712" w:rsidRPr="00FE6672" w:rsidRDefault="004240D8">
      <w:pPr>
        <w:ind w:left="720"/>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7D1BA43E" w14:textId="77777777" w:rsidR="004A0712" w:rsidRPr="00FE6672" w:rsidRDefault="004240D8">
      <w:pPr>
        <w:ind w:left="720"/>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2878DC7B" w14:textId="77777777" w:rsidR="004A0712" w:rsidRPr="00FE6672" w:rsidRDefault="004A0712">
      <w:pPr>
        <w:spacing w:line="360" w:lineRule="auto"/>
        <w:rPr>
          <w:rFonts w:ascii="Times New Roman" w:eastAsia="Times New Roman" w:hAnsi="Times New Roman" w:cs="Times New Roman"/>
          <w:b/>
          <w:sz w:val="24"/>
          <w:szCs w:val="24"/>
        </w:rPr>
      </w:pPr>
    </w:p>
    <w:p w14:paraId="3FAF1B32"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GLOSSÁRIO (OPCIONAL)</w:t>
      </w:r>
    </w:p>
    <w:p w14:paraId="3BB33610"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652DE90A"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2D520DAF"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b/>
        </w:rPr>
        <w:t xml:space="preserve">Termo/Palavra: </w:t>
      </w:r>
      <w:r w:rsidRPr="00FE6672">
        <w:rPr>
          <w:rFonts w:ascii="Times New Roman" w:eastAsia="Times New Roman" w:hAnsi="Times New Roman" w:cs="Times New Roman"/>
        </w:rPr>
        <w:t>Definição. [Os termos devem estar organizados em ordem alfabética].</w:t>
      </w:r>
    </w:p>
    <w:p w14:paraId="3FE3BF60"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APÊNDICE (OPCIONAL)</w:t>
      </w:r>
    </w:p>
    <w:p w14:paraId="1F31A6AF"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4ED45520"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42D28664"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APÊNDICE A – Título do Apêndice A</w:t>
      </w:r>
    </w:p>
    <w:p w14:paraId="217A7509" w14:textId="77777777" w:rsidR="004A0712" w:rsidRPr="00FE6672" w:rsidRDefault="004A0712">
      <w:pPr>
        <w:spacing w:line="360" w:lineRule="auto"/>
        <w:rPr>
          <w:rFonts w:ascii="Times New Roman" w:eastAsia="Times New Roman" w:hAnsi="Times New Roman" w:cs="Times New Roman"/>
          <w:b/>
          <w:sz w:val="24"/>
          <w:szCs w:val="24"/>
        </w:rPr>
      </w:pPr>
    </w:p>
    <w:p w14:paraId="71E8916A"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ANEXOS (OPCIONAL)</w:t>
      </w:r>
    </w:p>
    <w:p w14:paraId="021F83BA"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0E0D1F8F"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lastRenderedPageBreak/>
        <w:t xml:space="preserve"> </w:t>
      </w:r>
    </w:p>
    <w:p w14:paraId="28807224"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ANEXO I – Título do Anexo I</w:t>
      </w:r>
    </w:p>
    <w:p w14:paraId="62A79A9B"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52E309BE"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ANEXO II – Título do Anexo II</w:t>
      </w:r>
    </w:p>
    <w:p w14:paraId="6AF9AB44" w14:textId="77777777" w:rsidR="004A0712" w:rsidRPr="00FE6672" w:rsidRDefault="004A0712">
      <w:pPr>
        <w:spacing w:line="360" w:lineRule="auto"/>
        <w:rPr>
          <w:rFonts w:ascii="Times New Roman" w:eastAsia="Times New Roman" w:hAnsi="Times New Roman" w:cs="Times New Roman"/>
          <w:b/>
          <w:sz w:val="24"/>
          <w:szCs w:val="24"/>
        </w:rPr>
      </w:pPr>
    </w:p>
    <w:p w14:paraId="072C4977"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ÍNDICE (OPCIONAL)</w:t>
      </w:r>
    </w:p>
    <w:p w14:paraId="490B1426"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4910DF4E"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27538396"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Palavra 1/Frase 1 – número da página.</w:t>
      </w:r>
    </w:p>
    <w:p w14:paraId="49EBD993"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Palavra 2/Frase 1 – número da página.</w:t>
      </w:r>
    </w:p>
    <w:p w14:paraId="7806AC33"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3090B87" w14:textId="77777777" w:rsidR="004A0712" w:rsidRPr="00FE6672" w:rsidRDefault="004240D8">
      <w:pPr>
        <w:spacing w:line="360" w:lineRule="auto"/>
        <w:jc w:val="both"/>
        <w:rPr>
          <w:rFonts w:ascii="Times New Roman" w:eastAsia="Times New Roman" w:hAnsi="Times New Roman" w:cs="Times New Roman"/>
        </w:rPr>
      </w:pPr>
      <w:r w:rsidRPr="00FE6672">
        <w:rPr>
          <w:rFonts w:ascii="Times New Roman" w:eastAsia="Times New Roman" w:hAnsi="Times New Roman" w:cs="Times New Roman"/>
        </w:rPr>
        <w:t>[Observação: O índice é uma lista de palavras ou frases ordenadas segundo determinado critério, que localiza e remete para as informações contidas no texto.]</w:t>
      </w:r>
    </w:p>
    <w:p w14:paraId="7D0BFC34" w14:textId="77777777" w:rsidR="004A0712" w:rsidRPr="00FE6672" w:rsidRDefault="004240D8">
      <w:pP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4FD73FA4" w14:textId="77777777" w:rsidR="004A0712" w:rsidRPr="00FE6672" w:rsidRDefault="004A0712">
      <w:pPr>
        <w:rPr>
          <w:rFonts w:ascii="Times New Roman" w:eastAsia="Times New Roman" w:hAnsi="Times New Roman" w:cs="Times New Roman"/>
        </w:rPr>
      </w:pPr>
    </w:p>
    <w:sectPr w:rsidR="004A0712" w:rsidRPr="00FE6672">
      <w:headerReference w:type="default" r:id="rId41"/>
      <w:footerReference w:type="default" r:id="rId42"/>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7" w:author="Emeson Santos" w:date="2019-08-09T19:48:00Z" w:initials="ES">
    <w:p w14:paraId="2EA59E51" w14:textId="309D90F9" w:rsidR="00254A75" w:rsidRDefault="00254A75">
      <w:pPr>
        <w:pStyle w:val="Textodecomentrio"/>
      </w:pPr>
      <w:r>
        <w:rPr>
          <w:rStyle w:val="Refdecomentrio"/>
        </w:rPr>
        <w:annotationRef/>
      </w:r>
      <w:r>
        <w:t>Ao termino colocar</w:t>
      </w:r>
    </w:p>
  </w:comment>
  <w:comment w:id="103" w:author="Emeson Santos" w:date="2019-08-09T19:47:00Z" w:initials="ES">
    <w:p w14:paraId="1ADDE85F" w14:textId="528FFE05" w:rsidR="00254A75" w:rsidRDefault="00254A75">
      <w:pPr>
        <w:pStyle w:val="Textodecomentrio"/>
      </w:pPr>
      <w:r>
        <w:rPr>
          <w:rStyle w:val="Refdecomentrio"/>
        </w:rPr>
        <w:annotationRef/>
      </w:r>
      <w:r>
        <w:t>Duvida de como fazer isso</w:t>
      </w:r>
    </w:p>
  </w:comment>
  <w:comment w:id="104" w:author="Emeson Santos" w:date="2019-08-09T19:47:00Z" w:initials="ES">
    <w:p w14:paraId="17444300" w14:textId="7943872C" w:rsidR="00254A75" w:rsidRDefault="00254A75">
      <w:pPr>
        <w:pStyle w:val="Textodecomentrio"/>
      </w:pPr>
      <w:r>
        <w:rPr>
          <w:rStyle w:val="Refdecomentrio"/>
        </w:rPr>
        <w:annotationRef/>
      </w:r>
      <w:r>
        <w:t xml:space="preserve">Como colocar Paulo </w:t>
      </w:r>
      <w:proofErr w:type="spellStart"/>
      <w:r>
        <w:t>vitor</w:t>
      </w:r>
      <w:proofErr w:type="spellEnd"/>
    </w:p>
  </w:comment>
  <w:comment w:id="185" w:author="Emeson Santos" w:date="2019-08-09T19:49:00Z" w:initials="ES">
    <w:p w14:paraId="2AB92681" w14:textId="65C689C4" w:rsidR="00254A75" w:rsidRDefault="00254A75">
      <w:pPr>
        <w:pStyle w:val="Textodecomentrio"/>
      </w:pPr>
      <w:r>
        <w:rPr>
          <w:rStyle w:val="Refdecomentrio"/>
        </w:rPr>
        <w:annotationRef/>
      </w:r>
      <w:r>
        <w:t>Colocar depois a data</w:t>
      </w:r>
    </w:p>
  </w:comment>
  <w:comment w:id="288" w:author="Emeson Santos" w:date="2019-08-09T19:51:00Z" w:initials="ES">
    <w:p w14:paraId="0A08CA45" w14:textId="0B99D3F0" w:rsidR="00254A75" w:rsidRDefault="00254A75">
      <w:pPr>
        <w:pStyle w:val="Textodecomentrio"/>
      </w:pPr>
      <w:r>
        <w:rPr>
          <w:rStyle w:val="Refdecomentrio"/>
        </w:rPr>
        <w:annotationRef/>
      </w:r>
      <w:r>
        <w:t>Duvida de como fazer</w:t>
      </w:r>
    </w:p>
  </w:comment>
  <w:comment w:id="396" w:author="Emeson Santos" w:date="2019-08-14T10:50:00Z" w:initials="ES">
    <w:p w14:paraId="55ECAD64" w14:textId="5C7CD2F6" w:rsidR="00254A75" w:rsidRDefault="00254A75">
      <w:pPr>
        <w:pStyle w:val="Textodecomentrio"/>
      </w:pPr>
      <w:r>
        <w:rPr>
          <w:rStyle w:val="Refdecomentrio"/>
        </w:rPr>
        <w:annotationRef/>
      </w:r>
      <w:r>
        <w:t>Fazer uma citação indireta</w:t>
      </w:r>
    </w:p>
  </w:comment>
  <w:comment w:id="426" w:author="Emeson Santos" w:date="2019-08-16T01:00:00Z" w:initials="ES">
    <w:p w14:paraId="590E0C23" w14:textId="41D890F8" w:rsidR="00254A75" w:rsidRDefault="00254A75">
      <w:pPr>
        <w:pStyle w:val="Textodecomentrio"/>
      </w:pPr>
      <w:r>
        <w:rPr>
          <w:rStyle w:val="Refdecomentrio"/>
        </w:rPr>
        <w:annotationRef/>
      </w:r>
      <w:proofErr w:type="spellStart"/>
      <w:r>
        <w:t>Duvida</w:t>
      </w:r>
      <w:proofErr w:type="spellEnd"/>
      <w:r>
        <w:t xml:space="preserve"> em relação a citação</w:t>
      </w:r>
    </w:p>
  </w:comment>
  <w:comment w:id="570" w:author="Emeson Santos" w:date="2019-07-19T10:18:00Z" w:initials="ES">
    <w:p w14:paraId="7A726B6B" w14:textId="77777777" w:rsidR="00254A75" w:rsidRDefault="00254A75" w:rsidP="008E5081">
      <w:pPr>
        <w:pStyle w:val="Textodecomentrio"/>
        <w:rPr>
          <w:rStyle w:val="Refdecomentrio"/>
        </w:rPr>
      </w:pPr>
      <w:r>
        <w:rPr>
          <w:rStyle w:val="Refdecomentrio"/>
        </w:rPr>
        <w:annotationRef/>
      </w:r>
      <w:r>
        <w:rPr>
          <w:rStyle w:val="Refdecomentrio"/>
        </w:rPr>
        <w:t xml:space="preserve">Já </w:t>
      </w:r>
      <w:proofErr w:type="spellStart"/>
      <w:proofErr w:type="gramStart"/>
      <w:r>
        <w:rPr>
          <w:rStyle w:val="Refdecomentrio"/>
        </w:rPr>
        <w:t>esta</w:t>
      </w:r>
      <w:proofErr w:type="spellEnd"/>
      <w:proofErr w:type="gramEnd"/>
      <w:r>
        <w:rPr>
          <w:rStyle w:val="Refdecomentrio"/>
        </w:rPr>
        <w:t xml:space="preserve"> referenciado</w:t>
      </w:r>
    </w:p>
    <w:p w14:paraId="128FF351" w14:textId="77777777" w:rsidR="00254A75" w:rsidRDefault="00254A75" w:rsidP="008E5081">
      <w:pPr>
        <w:pStyle w:val="Textodecomentrio"/>
      </w:pPr>
    </w:p>
  </w:comment>
  <w:comment w:id="571" w:author="Emeson Santos" w:date="2019-08-15T08:18:00Z" w:initials="ES">
    <w:p w14:paraId="37761F40" w14:textId="2250B902" w:rsidR="00254A75" w:rsidRDefault="00254A75" w:rsidP="008E5081">
      <w:pPr>
        <w:pStyle w:val="Textodecomentrio"/>
      </w:pPr>
      <w:r>
        <w:rPr>
          <w:rStyle w:val="Refdecomentrio"/>
        </w:rPr>
        <w:annotationRef/>
      </w:r>
      <w:r>
        <w:t>Citação indireta</w:t>
      </w:r>
    </w:p>
  </w:comment>
  <w:comment w:id="735" w:author="Emeson Santos" w:date="2019-07-20T23:01:00Z" w:initials="">
    <w:p w14:paraId="0FB14E06" w14:textId="77777777" w:rsidR="00254A75" w:rsidRDefault="00254A75">
      <w:pPr>
        <w:widowControl w:val="0"/>
        <w:pBdr>
          <w:top w:val="nil"/>
          <w:left w:val="nil"/>
          <w:bottom w:val="nil"/>
          <w:right w:val="nil"/>
          <w:between w:val="nil"/>
        </w:pBdr>
        <w:spacing w:line="240" w:lineRule="auto"/>
        <w:rPr>
          <w:color w:val="000000"/>
        </w:rPr>
      </w:pPr>
      <w:r>
        <w:rPr>
          <w:color w:val="000000"/>
        </w:rPr>
        <w:t>[ES</w:t>
      </w:r>
      <w:proofErr w:type="gramStart"/>
      <w:r>
        <w:rPr>
          <w:color w:val="000000"/>
        </w:rPr>
        <w:t>1]Aqui</w:t>
      </w:r>
      <w:proofErr w:type="gramEnd"/>
      <w:r>
        <w:rPr>
          <w:color w:val="000000"/>
        </w:rPr>
        <w:t xml:space="preserve"> a parte do resumo da fundamentação teórica que apresenta as seções posteriores</w:t>
      </w:r>
    </w:p>
    <w:p w14:paraId="200AEEAF" w14:textId="77777777" w:rsidR="00254A75" w:rsidRDefault="00254A75">
      <w:pPr>
        <w:widowControl w:val="0"/>
        <w:pBdr>
          <w:top w:val="nil"/>
          <w:left w:val="nil"/>
          <w:bottom w:val="nil"/>
          <w:right w:val="nil"/>
          <w:between w:val="nil"/>
        </w:pBdr>
        <w:spacing w:line="240" w:lineRule="auto"/>
        <w:rPr>
          <w:color w:val="000000"/>
        </w:rPr>
      </w:pPr>
      <w:r>
        <w:rPr>
          <w:color w:val="000000"/>
        </w:rPr>
        <w:t>Deste capítulo</w:t>
      </w:r>
    </w:p>
  </w:comment>
  <w:comment w:id="746" w:author="Emeson Santos" w:date="2019-07-18T23:32:00Z" w:initials="ES">
    <w:p w14:paraId="5724C8FD" w14:textId="5D76F962" w:rsidR="00254A75" w:rsidRDefault="00254A75" w:rsidP="004D4C37">
      <w:pPr>
        <w:pStyle w:val="Textodecomentrio"/>
      </w:pPr>
      <w:r>
        <w:rPr>
          <w:rStyle w:val="Refdecomentrio"/>
        </w:rPr>
        <w:annotationRef/>
      </w:r>
      <w:r>
        <w:t xml:space="preserve">Minha introdução para iniciar da </w:t>
      </w:r>
      <w:proofErr w:type="spellStart"/>
      <w:r>
        <w:t>secao</w:t>
      </w:r>
      <w:proofErr w:type="spellEnd"/>
    </w:p>
  </w:comment>
  <w:comment w:id="757" w:author="Emeson Santos" w:date="2019-07-19T09:41:00Z" w:initials="ES">
    <w:p w14:paraId="393F6FCC" w14:textId="77777777" w:rsidR="00254A75" w:rsidRDefault="00254A75" w:rsidP="004D4C37">
      <w:pPr>
        <w:pStyle w:val="Textodecomentrio"/>
      </w:pPr>
      <w:r>
        <w:rPr>
          <w:rStyle w:val="Refdecomentrio"/>
        </w:rPr>
        <w:annotationRef/>
      </w:r>
      <w:r>
        <w:t>Colocar logo nas referencias</w:t>
      </w:r>
    </w:p>
  </w:comment>
  <w:comment w:id="759" w:author="Emeson Santos" w:date="2019-08-15T18:31:00Z" w:initials="ES">
    <w:p w14:paraId="59F2CFC0" w14:textId="0DCB973F" w:rsidR="00254A75" w:rsidRDefault="00254A75">
      <w:pPr>
        <w:pStyle w:val="Textodecomentrio"/>
      </w:pPr>
      <w:r>
        <w:rPr>
          <w:rStyle w:val="Refdecomentrio"/>
        </w:rPr>
        <w:annotationRef/>
      </w:r>
      <w:r>
        <w:t>Citação indireta</w:t>
      </w:r>
    </w:p>
  </w:comment>
  <w:comment w:id="854" w:author="Emeson Santos" w:date="2019-07-19T09:49:00Z" w:initials="ES">
    <w:p w14:paraId="632A9BA0" w14:textId="697D9228" w:rsidR="00254A75" w:rsidRDefault="00254A75" w:rsidP="00B7786C">
      <w:pPr>
        <w:pStyle w:val="Textodecomentrio"/>
      </w:pPr>
      <w:r>
        <w:rPr>
          <w:rStyle w:val="Refdecomentrio"/>
        </w:rPr>
        <w:annotationRef/>
      </w:r>
      <w:r>
        <w:t xml:space="preserve">Já </w:t>
      </w:r>
      <w:proofErr w:type="spellStart"/>
      <w:proofErr w:type="gramStart"/>
      <w:r>
        <w:t>esta</w:t>
      </w:r>
      <w:proofErr w:type="spellEnd"/>
      <w:proofErr w:type="gramEnd"/>
      <w:r>
        <w:t xml:space="preserve"> referenciada </w:t>
      </w:r>
    </w:p>
  </w:comment>
  <w:comment w:id="850" w:author="Emeson Santos" w:date="2019-08-14T11:12:00Z" w:initials="ES">
    <w:p w14:paraId="6D8E3206" w14:textId="74BB69BB" w:rsidR="00254A75" w:rsidRDefault="00254A75">
      <w:pPr>
        <w:pStyle w:val="Textodecomentrio"/>
      </w:pPr>
      <w:r>
        <w:rPr>
          <w:rStyle w:val="Refdecomentrio"/>
        </w:rPr>
        <w:annotationRef/>
      </w:r>
      <w:r>
        <w:t>Fazer de forma de citação indireta</w:t>
      </w:r>
    </w:p>
  </w:comment>
  <w:comment w:id="886" w:author="Emeson Santos" w:date="2019-07-19T09:49:00Z" w:initials="ES">
    <w:p w14:paraId="1AB96E91" w14:textId="77777777" w:rsidR="00254A75" w:rsidRDefault="00254A75" w:rsidP="007001C1">
      <w:pPr>
        <w:pStyle w:val="Textodecomentrio"/>
      </w:pPr>
      <w:r>
        <w:rPr>
          <w:rStyle w:val="Refdecomentrio"/>
        </w:rPr>
        <w:annotationRef/>
      </w:r>
      <w:r>
        <w:t xml:space="preserve">Já </w:t>
      </w:r>
      <w:proofErr w:type="spellStart"/>
      <w:proofErr w:type="gramStart"/>
      <w:r>
        <w:t>esta</w:t>
      </w:r>
      <w:proofErr w:type="spellEnd"/>
      <w:proofErr w:type="gramEnd"/>
      <w:r>
        <w:t xml:space="preserve"> referenciada </w:t>
      </w:r>
    </w:p>
  </w:comment>
  <w:comment w:id="887" w:author="Emeson Santos" w:date="2019-08-15T22:44:00Z" w:initials="ES">
    <w:p w14:paraId="1E890AE2" w14:textId="5692217A" w:rsidR="00254A75" w:rsidRDefault="00254A75">
      <w:pPr>
        <w:pStyle w:val="Textodecomentrio"/>
      </w:pPr>
      <w:r>
        <w:rPr>
          <w:rStyle w:val="Refdecomentrio"/>
        </w:rPr>
        <w:annotationRef/>
      </w:r>
      <w:r>
        <w:t>Perguntar se esta citado corretamente</w:t>
      </w:r>
    </w:p>
  </w:comment>
  <w:comment w:id="848" w:author="Emeson Santos" w:date="2019-08-15T19:53:00Z" w:initials="ES">
    <w:p w14:paraId="0A2CCB8F" w14:textId="08180BC5" w:rsidR="00254A75" w:rsidRDefault="00254A75">
      <w:pPr>
        <w:pStyle w:val="Textodecomentrio"/>
      </w:pPr>
      <w:r>
        <w:rPr>
          <w:rStyle w:val="Refdecomentrio"/>
        </w:rPr>
        <w:annotationRef/>
      </w:r>
      <w:r>
        <w:t>Citado indiretamente</w:t>
      </w:r>
    </w:p>
  </w:comment>
  <w:comment w:id="902" w:author="Emeson Santos" w:date="2019-07-19T09:53:00Z" w:initials="ES">
    <w:p w14:paraId="42D236A4" w14:textId="77777777" w:rsidR="00254A75" w:rsidRDefault="00254A75" w:rsidP="004D4C37">
      <w:pPr>
        <w:pStyle w:val="Textodecomentrio"/>
      </w:pPr>
      <w:r>
        <w:rPr>
          <w:rStyle w:val="Refdecomentrio"/>
        </w:rPr>
        <w:annotationRef/>
      </w:r>
      <w:r>
        <w:t>Verificar se é uma citação de algum trabalho ou são palavras de Paulo Vitor</w:t>
      </w:r>
    </w:p>
  </w:comment>
  <w:comment w:id="903" w:author="Emeson Santos" w:date="2019-08-14T11:14:00Z" w:initials="ES">
    <w:p w14:paraId="0250DA90" w14:textId="1C26694E" w:rsidR="00254A75" w:rsidRDefault="00254A75">
      <w:pPr>
        <w:pStyle w:val="Textodecomentrio"/>
      </w:pPr>
      <w:r>
        <w:rPr>
          <w:rStyle w:val="Refdecomentrio"/>
        </w:rPr>
        <w:annotationRef/>
      </w:r>
      <w:r>
        <w:t>Contextualizar ou excluir</w:t>
      </w:r>
    </w:p>
  </w:comment>
  <w:comment w:id="950" w:author="Emeson Santos" w:date="2019-07-19T10:18:00Z" w:initials="ES">
    <w:p w14:paraId="5C38C5D7" w14:textId="77777777" w:rsidR="00254A75" w:rsidRDefault="00254A75" w:rsidP="00895BC8">
      <w:pPr>
        <w:pStyle w:val="Textodecomentrio"/>
        <w:rPr>
          <w:rStyle w:val="Refdecomentrio"/>
        </w:rPr>
      </w:pPr>
      <w:r>
        <w:rPr>
          <w:rStyle w:val="Refdecomentrio"/>
        </w:rPr>
        <w:annotationRef/>
      </w:r>
      <w:r>
        <w:rPr>
          <w:rStyle w:val="Refdecomentrio"/>
        </w:rPr>
        <w:t xml:space="preserve">Já </w:t>
      </w:r>
      <w:proofErr w:type="spellStart"/>
      <w:proofErr w:type="gramStart"/>
      <w:r>
        <w:rPr>
          <w:rStyle w:val="Refdecomentrio"/>
        </w:rPr>
        <w:t>esta</w:t>
      </w:r>
      <w:proofErr w:type="spellEnd"/>
      <w:proofErr w:type="gramEnd"/>
      <w:r>
        <w:rPr>
          <w:rStyle w:val="Refdecomentrio"/>
        </w:rPr>
        <w:t xml:space="preserve"> referenciado</w:t>
      </w:r>
    </w:p>
    <w:p w14:paraId="090AC112" w14:textId="77777777" w:rsidR="00254A75" w:rsidRDefault="00254A75" w:rsidP="00895BC8">
      <w:pPr>
        <w:pStyle w:val="Textodecomentrio"/>
      </w:pPr>
    </w:p>
  </w:comment>
  <w:comment w:id="951" w:author="Emeson Santos" w:date="2019-08-15T08:18:00Z" w:initials="ES">
    <w:p w14:paraId="7C9D7B98" w14:textId="77777777" w:rsidR="00254A75" w:rsidRDefault="00254A75" w:rsidP="00895BC8">
      <w:pPr>
        <w:pStyle w:val="Textodecomentrio"/>
      </w:pPr>
      <w:r>
        <w:rPr>
          <w:rStyle w:val="Refdecomentrio"/>
        </w:rPr>
        <w:annotationRef/>
      </w:r>
      <w:r>
        <w:t>Citar de forma indireta</w:t>
      </w:r>
    </w:p>
  </w:comment>
  <w:comment w:id="913" w:author="Emeson Santos" w:date="2019-07-18T23:31:00Z" w:initials="ES">
    <w:p w14:paraId="1586FCE2" w14:textId="0549E3FF" w:rsidR="00254A75" w:rsidRDefault="00254A75" w:rsidP="004D4C37">
      <w:pPr>
        <w:pStyle w:val="Textodecomentrio"/>
      </w:pPr>
      <w:r>
        <w:rPr>
          <w:rStyle w:val="Refdecomentrio"/>
        </w:rPr>
        <w:annotationRef/>
      </w:r>
      <w:r>
        <w:t>Definição de Gerenciamento de processos de negocio</w:t>
      </w:r>
    </w:p>
  </w:comment>
  <w:comment w:id="914" w:author="Emeson Santos" w:date="2019-08-15T08:17:00Z" w:initials="ES">
    <w:p w14:paraId="36A396FE" w14:textId="7DF79490" w:rsidR="00254A75" w:rsidRDefault="00254A75">
      <w:pPr>
        <w:pStyle w:val="Textodecomentrio"/>
      </w:pPr>
      <w:r>
        <w:rPr>
          <w:rStyle w:val="Refdecomentrio"/>
        </w:rPr>
        <w:annotationRef/>
      </w:r>
      <w:r>
        <w:t>Fazer de forma indireta</w:t>
      </w:r>
    </w:p>
  </w:comment>
  <w:comment w:id="915" w:author="Emeson Santos" w:date="2019-07-19T09:58:00Z" w:initials="ES">
    <w:p w14:paraId="76A032A1" w14:textId="77777777" w:rsidR="00254A75" w:rsidRDefault="00254A75" w:rsidP="004D4C37">
      <w:pPr>
        <w:pStyle w:val="Textodecomentrio"/>
        <w:numPr>
          <w:ilvl w:val="0"/>
          <w:numId w:val="10"/>
        </w:numPr>
      </w:pPr>
      <w:r>
        <w:rPr>
          <w:rStyle w:val="Refdecomentrio"/>
        </w:rPr>
        <w:annotationRef/>
      </w:r>
      <w:r>
        <w:t>referenciado</w:t>
      </w:r>
    </w:p>
  </w:comment>
  <w:comment w:id="963" w:author="Emeson Santos" w:date="2019-07-19T10:18:00Z" w:initials="ES">
    <w:p w14:paraId="7AC34418" w14:textId="77777777" w:rsidR="00254A75" w:rsidRDefault="00254A75" w:rsidP="004D4C37">
      <w:pPr>
        <w:pStyle w:val="Textodecomentrio"/>
        <w:rPr>
          <w:rStyle w:val="Refdecomentrio"/>
        </w:rPr>
      </w:pPr>
      <w:r>
        <w:rPr>
          <w:rStyle w:val="Refdecomentrio"/>
        </w:rPr>
        <w:annotationRef/>
      </w:r>
      <w:r>
        <w:rPr>
          <w:rStyle w:val="Refdecomentrio"/>
        </w:rPr>
        <w:t xml:space="preserve">Já </w:t>
      </w:r>
      <w:proofErr w:type="spellStart"/>
      <w:proofErr w:type="gramStart"/>
      <w:r>
        <w:rPr>
          <w:rStyle w:val="Refdecomentrio"/>
        </w:rPr>
        <w:t>esta</w:t>
      </w:r>
      <w:proofErr w:type="spellEnd"/>
      <w:proofErr w:type="gramEnd"/>
      <w:r>
        <w:rPr>
          <w:rStyle w:val="Refdecomentrio"/>
        </w:rPr>
        <w:t xml:space="preserve"> referenciado</w:t>
      </w:r>
    </w:p>
    <w:p w14:paraId="3018456E" w14:textId="77777777" w:rsidR="00254A75" w:rsidRDefault="00254A75" w:rsidP="004D4C37">
      <w:pPr>
        <w:pStyle w:val="Textodecomentrio"/>
      </w:pPr>
    </w:p>
  </w:comment>
  <w:comment w:id="964" w:author="Emeson Santos" w:date="2019-08-15T08:18:00Z" w:initials="ES">
    <w:p w14:paraId="1E0B4D5A" w14:textId="1345B700" w:rsidR="00254A75" w:rsidRDefault="00254A75">
      <w:pPr>
        <w:pStyle w:val="Textodecomentrio"/>
      </w:pPr>
      <w:r>
        <w:rPr>
          <w:rStyle w:val="Refdecomentrio"/>
        </w:rPr>
        <w:annotationRef/>
      </w:r>
      <w:r>
        <w:t>Citar de forma indireta</w:t>
      </w:r>
    </w:p>
  </w:comment>
  <w:comment w:id="1061" w:author="Emeson Santos" w:date="2019-07-19T10:19:00Z" w:initials="ES">
    <w:p w14:paraId="2E2C586A" w14:textId="77777777" w:rsidR="00254A75" w:rsidRDefault="00254A75" w:rsidP="004D4C37">
      <w:pPr>
        <w:pStyle w:val="Textodecomentrio"/>
      </w:pPr>
      <w:r>
        <w:rPr>
          <w:rStyle w:val="Refdecomentrio"/>
        </w:rPr>
        <w:annotationRef/>
      </w:r>
      <w:r>
        <w:t>Colocar a referencia</w:t>
      </w:r>
    </w:p>
  </w:comment>
  <w:comment w:id="1065" w:author="Emeson Santos" w:date="2019-07-19T10:20:00Z" w:initials="ES">
    <w:p w14:paraId="7648B0F9" w14:textId="77777777" w:rsidR="00254A75" w:rsidRDefault="00254A75" w:rsidP="004D4C37">
      <w:pPr>
        <w:pStyle w:val="Textodecomentrio"/>
      </w:pPr>
      <w:r>
        <w:rPr>
          <w:rStyle w:val="Refdecomentrio"/>
        </w:rPr>
        <w:annotationRef/>
      </w:r>
      <w:r>
        <w:t>Colocar a referencia</w:t>
      </w:r>
    </w:p>
  </w:comment>
  <w:comment w:id="1068" w:author="Emeson Santos" w:date="2019-07-19T10:20:00Z" w:initials="ES">
    <w:p w14:paraId="5DBA31D2" w14:textId="77777777" w:rsidR="00254A75" w:rsidRDefault="00254A75" w:rsidP="004D4C37">
      <w:pPr>
        <w:pStyle w:val="Textodecomentrio"/>
      </w:pPr>
      <w:r>
        <w:rPr>
          <w:rStyle w:val="Refdecomentrio"/>
        </w:rPr>
        <w:annotationRef/>
      </w:r>
      <w:r>
        <w:t>Colocar na referência</w:t>
      </w:r>
    </w:p>
  </w:comment>
  <w:comment w:id="969" w:author="Emeson Santos" w:date="2019-08-15T21:50:00Z" w:initials="ES">
    <w:p w14:paraId="5509C84B" w14:textId="29FA6918" w:rsidR="00254A75" w:rsidRDefault="00254A75">
      <w:pPr>
        <w:pStyle w:val="Textodecomentrio"/>
      </w:pPr>
      <w:r>
        <w:rPr>
          <w:rStyle w:val="Refdecomentrio"/>
        </w:rPr>
        <w:annotationRef/>
      </w:r>
      <w:r>
        <w:t>Citado de forma indireta</w:t>
      </w:r>
    </w:p>
  </w:comment>
  <w:comment w:id="1090" w:author="Emeson Santos" w:date="2019-08-09T21:37:00Z" w:initials="ES">
    <w:p w14:paraId="62CC1CF9" w14:textId="55A6BEE5" w:rsidR="00254A75" w:rsidRDefault="00254A75">
      <w:pPr>
        <w:pStyle w:val="Textodecomentrio"/>
      </w:pPr>
      <w:r>
        <w:rPr>
          <w:rStyle w:val="Refdecomentrio"/>
        </w:rPr>
        <w:annotationRef/>
      </w:r>
      <w:r>
        <w:rPr>
          <w:rStyle w:val="Refdecomentrio"/>
        </w:rPr>
        <w:t>Citado de forma indireta</w:t>
      </w:r>
    </w:p>
  </w:comment>
  <w:comment w:id="1077" w:author="Emeson Santos" w:date="2019-07-18T23:28:00Z" w:initials="ES">
    <w:p w14:paraId="2F721016" w14:textId="77777777" w:rsidR="00254A75" w:rsidRDefault="00254A75" w:rsidP="004D4C37">
      <w:pPr>
        <w:pStyle w:val="Textodecomentrio"/>
      </w:pPr>
      <w:r>
        <w:rPr>
          <w:rStyle w:val="Refdecomentrio"/>
        </w:rPr>
        <w:annotationRef/>
      </w:r>
      <w:r>
        <w:t xml:space="preserve">Meu entendimento sobre essa </w:t>
      </w:r>
      <w:proofErr w:type="spellStart"/>
      <w:r>
        <w:t>secao</w:t>
      </w:r>
      <w:proofErr w:type="spellEnd"/>
      <w:r>
        <w:t xml:space="preserve"> em relação as definições </w:t>
      </w:r>
    </w:p>
  </w:comment>
  <w:comment w:id="1307" w:author="Emeson Santos" w:date="2019-07-19T10:26:00Z" w:initials="ES">
    <w:p w14:paraId="45DFE8A5" w14:textId="31CB40B5" w:rsidR="00254A75" w:rsidRDefault="00254A75" w:rsidP="004D4C37">
      <w:pPr>
        <w:pStyle w:val="Textodecomentrio"/>
      </w:pPr>
      <w:r>
        <w:rPr>
          <w:rStyle w:val="Refdecomentrio"/>
        </w:rPr>
        <w:annotationRef/>
      </w:r>
      <w:r>
        <w:rPr>
          <w:rFonts w:ascii="Times New Roman" w:hAnsi="Times New Roman" w:cs="Times New Roman"/>
        </w:rPr>
        <w:t>Já foi referenciado</w:t>
      </w:r>
    </w:p>
  </w:comment>
  <w:comment w:id="1372" w:author="Emeson Santos" w:date="2019-08-15T21:52:00Z" w:initials="ES">
    <w:p w14:paraId="5CF26670" w14:textId="77777777" w:rsidR="00254A75" w:rsidRDefault="00254A75" w:rsidP="005B3441">
      <w:pPr>
        <w:pStyle w:val="Textodecomentrio"/>
      </w:pPr>
      <w:r>
        <w:rPr>
          <w:rStyle w:val="Refdecomentrio"/>
        </w:rPr>
        <w:annotationRef/>
      </w:r>
      <w:r>
        <w:t>Citado de forma indireta</w:t>
      </w:r>
    </w:p>
  </w:comment>
  <w:comment w:id="1304" w:author="Emeson Santos" w:date="2019-08-15T08:27:00Z" w:initials="ES">
    <w:p w14:paraId="37288687" w14:textId="5E9EC846" w:rsidR="00254A75" w:rsidRDefault="00254A75">
      <w:pPr>
        <w:pStyle w:val="Textodecomentrio"/>
      </w:pPr>
      <w:r>
        <w:rPr>
          <w:rStyle w:val="Refdecomentrio"/>
        </w:rPr>
        <w:annotationRef/>
      </w:r>
      <w:r>
        <w:t>Fazer de forma indireta</w:t>
      </w:r>
    </w:p>
  </w:comment>
  <w:comment w:id="1378" w:author="Emeson Santos" w:date="2019-08-15T21:00:00Z" w:initials="ES">
    <w:p w14:paraId="4B831F18" w14:textId="0A1BA50A" w:rsidR="00254A75" w:rsidRDefault="00254A75">
      <w:pPr>
        <w:pStyle w:val="Textodecomentrio"/>
      </w:pPr>
      <w:r>
        <w:rPr>
          <w:rStyle w:val="Refdecomentrio"/>
        </w:rPr>
        <w:annotationRef/>
      </w:r>
      <w:r>
        <w:t>Citado indiretamente</w:t>
      </w:r>
    </w:p>
  </w:comment>
  <w:comment w:id="1379" w:author="Emeson Santos" w:date="2019-08-15T21:01:00Z" w:initials="ES">
    <w:p w14:paraId="7944DDD4" w14:textId="0D632908" w:rsidR="00254A75" w:rsidRDefault="00254A75">
      <w:pPr>
        <w:pStyle w:val="Textodecomentrio"/>
      </w:pPr>
      <w:r>
        <w:rPr>
          <w:rStyle w:val="Refdecomentrio"/>
        </w:rPr>
        <w:annotationRef/>
      </w:r>
      <w:r>
        <w:t>Já foi referenciado</w:t>
      </w:r>
    </w:p>
  </w:comment>
  <w:comment w:id="1426" w:author="Emeson Santos" w:date="2019-08-14T13:22:00Z" w:initials="ES">
    <w:p w14:paraId="160E641A" w14:textId="5A38B4D6" w:rsidR="00254A75" w:rsidRDefault="00254A75">
      <w:pPr>
        <w:pStyle w:val="Textodecomentrio"/>
      </w:pPr>
      <w:r>
        <w:rPr>
          <w:rStyle w:val="Refdecomentrio"/>
        </w:rPr>
        <w:annotationRef/>
      </w:r>
      <w:r>
        <w:t>Citar aqui de forma indireta</w:t>
      </w:r>
    </w:p>
    <w:p w14:paraId="75635603" w14:textId="3F82C00C" w:rsidR="00254A75" w:rsidRDefault="00254A75">
      <w:pPr>
        <w:pStyle w:val="Textodecomentrio"/>
      </w:pPr>
    </w:p>
  </w:comment>
  <w:comment w:id="1427" w:author="Emeson Santos" w:date="2019-08-14T13:45:00Z" w:initials="ES">
    <w:p w14:paraId="0B76BF1B" w14:textId="619F1DDF" w:rsidR="00254A75" w:rsidRDefault="00254A75">
      <w:pPr>
        <w:pStyle w:val="Textodecomentrio"/>
      </w:pPr>
      <w:r>
        <w:rPr>
          <w:rStyle w:val="Refdecomentrio"/>
        </w:rPr>
        <w:annotationRef/>
      </w:r>
      <w:r>
        <w:t xml:space="preserve">Comparar com o próximo paragrafo pra ver se a citação </w:t>
      </w:r>
      <w:proofErr w:type="spellStart"/>
      <w:r>
        <w:t>esta</w:t>
      </w:r>
      <w:proofErr w:type="spellEnd"/>
      <w:r>
        <w:t xml:space="preserve"> feita de forma indireta corretamente</w:t>
      </w:r>
    </w:p>
  </w:comment>
  <w:comment w:id="1428" w:author="Emeson Santos" w:date="2019-08-15T21:52:00Z" w:initials="ES">
    <w:p w14:paraId="7DB7A0AE" w14:textId="525C9210" w:rsidR="00254A75" w:rsidRDefault="00254A75">
      <w:pPr>
        <w:pStyle w:val="Textodecomentrio"/>
      </w:pPr>
      <w:r>
        <w:rPr>
          <w:rStyle w:val="Refdecomentrio"/>
        </w:rPr>
        <w:annotationRef/>
      </w:r>
      <w:r>
        <w:t>Citado de forma indireta</w:t>
      </w:r>
    </w:p>
  </w:comment>
  <w:comment w:id="1434" w:author="Emeson Santos" w:date="2019-07-19T10:19:00Z" w:initials="ES">
    <w:p w14:paraId="4346E3B7" w14:textId="77777777" w:rsidR="00254A75" w:rsidRDefault="00254A75" w:rsidP="55997AC8">
      <w:r>
        <w:t>Colocar a referencia</w:t>
      </w:r>
      <w:r>
        <w:annotationRef/>
      </w:r>
    </w:p>
  </w:comment>
  <w:comment w:id="1435" w:author="Emeson Santos" w:date="2019-07-19T10:19:00Z" w:initials="ES">
    <w:p w14:paraId="440DD0B3" w14:textId="77777777" w:rsidR="00254A75" w:rsidRDefault="00254A75" w:rsidP="55997AC8">
      <w:r>
        <w:t>Colocar a referencia</w:t>
      </w:r>
      <w:r>
        <w:annotationRef/>
      </w:r>
    </w:p>
  </w:comment>
  <w:comment w:id="1441" w:author="Emeson Santos" w:date="2019-08-16T00:57:00Z" w:initials="ES">
    <w:p w14:paraId="4C064610" w14:textId="3D710623" w:rsidR="00254A75" w:rsidRDefault="00254A75">
      <w:pPr>
        <w:pStyle w:val="Textodecomentrio"/>
      </w:pPr>
      <w:r>
        <w:rPr>
          <w:rStyle w:val="Refdecomentrio"/>
        </w:rPr>
        <w:annotationRef/>
      </w:r>
      <w:proofErr w:type="spellStart"/>
      <w:r>
        <w:t>Duvida</w:t>
      </w:r>
      <w:proofErr w:type="spellEnd"/>
      <w:r>
        <w:t xml:space="preserve"> com o professor</w:t>
      </w:r>
    </w:p>
  </w:comment>
  <w:comment w:id="1446" w:author="Emeson Santos" w:date="2019-08-12T11:25:00Z" w:initials="ES">
    <w:p w14:paraId="6D3D2FE3" w14:textId="278F1321" w:rsidR="00254A75" w:rsidRDefault="00254A75">
      <w:pPr>
        <w:pStyle w:val="Textodecomentrio"/>
      </w:pPr>
      <w:r>
        <w:rPr>
          <w:rStyle w:val="Refdecomentrio"/>
        </w:rPr>
        <w:annotationRef/>
      </w:r>
      <w:r>
        <w:t>Esperando aprovação do professor</w:t>
      </w:r>
    </w:p>
  </w:comment>
  <w:comment w:id="1447" w:author="Emeson Santos" w:date="2019-08-12T11:26:00Z" w:initials="ES">
    <w:p w14:paraId="492135E9" w14:textId="0B8EC5B0" w:rsidR="00254A75" w:rsidRDefault="00254A75">
      <w:pPr>
        <w:pStyle w:val="Textodecomentrio"/>
      </w:pPr>
      <w:r>
        <w:rPr>
          <w:rStyle w:val="Refdecomentrio"/>
        </w:rPr>
        <w:annotationRef/>
      </w:r>
      <w:r>
        <w:t>Esperando aprovação do professor</w:t>
      </w:r>
    </w:p>
  </w:comment>
  <w:comment w:id="1448" w:author="Emeson Santos" w:date="2019-08-12T11:26:00Z" w:initials="ES">
    <w:p w14:paraId="7F42BB0A" w14:textId="48B0D115" w:rsidR="00254A75" w:rsidRDefault="00254A75">
      <w:pPr>
        <w:pStyle w:val="Textodecomentrio"/>
      </w:pPr>
      <w:r>
        <w:rPr>
          <w:rStyle w:val="Refdecomentrio"/>
        </w:rPr>
        <w:annotationRef/>
      </w:r>
      <w:r>
        <w:t>Esperando aprovação do professor</w:t>
      </w:r>
    </w:p>
  </w:comment>
  <w:comment w:id="1449" w:author="Emeson Santos" w:date="2019-08-12T11:27:00Z" w:initials="ES">
    <w:p w14:paraId="4251DEE8" w14:textId="317AF0E2" w:rsidR="00254A75" w:rsidRDefault="00254A75">
      <w:pPr>
        <w:pStyle w:val="Textodecomentrio"/>
      </w:pPr>
      <w:r>
        <w:rPr>
          <w:rStyle w:val="Refdecomentrio"/>
        </w:rPr>
        <w:annotationRef/>
      </w:r>
      <w:r>
        <w:t>Esperando aprovação do professor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EA59E51" w15:done="0"/>
  <w15:commentEx w15:paraId="1ADDE85F" w15:done="0"/>
  <w15:commentEx w15:paraId="17444300" w15:paraIdParent="1ADDE85F" w15:done="0"/>
  <w15:commentEx w15:paraId="2AB92681" w15:done="0"/>
  <w15:commentEx w15:paraId="0A08CA45" w15:done="0"/>
  <w15:commentEx w15:paraId="55ECAD64" w15:done="0"/>
  <w15:commentEx w15:paraId="590E0C23" w15:done="0"/>
  <w15:commentEx w15:paraId="128FF351" w15:done="0"/>
  <w15:commentEx w15:paraId="37761F40" w15:paraIdParent="128FF351" w15:done="0"/>
  <w15:commentEx w15:paraId="200AEEAF" w15:done="0"/>
  <w15:commentEx w15:paraId="5724C8FD" w15:done="0"/>
  <w15:commentEx w15:paraId="393F6FCC" w15:done="0"/>
  <w15:commentEx w15:paraId="59F2CFC0" w15:done="0"/>
  <w15:commentEx w15:paraId="632A9BA0" w15:done="0"/>
  <w15:commentEx w15:paraId="6D8E3206" w15:done="0"/>
  <w15:commentEx w15:paraId="1AB96E91" w15:done="0"/>
  <w15:commentEx w15:paraId="1E890AE2" w15:paraIdParent="1AB96E91" w15:done="0"/>
  <w15:commentEx w15:paraId="0A2CCB8F" w15:done="0"/>
  <w15:commentEx w15:paraId="42D236A4" w15:done="0"/>
  <w15:commentEx w15:paraId="0250DA90" w15:done="0"/>
  <w15:commentEx w15:paraId="090AC112" w15:done="0"/>
  <w15:commentEx w15:paraId="7C9D7B98" w15:paraIdParent="090AC112" w15:done="0"/>
  <w15:commentEx w15:paraId="1586FCE2" w15:done="0"/>
  <w15:commentEx w15:paraId="36A396FE" w15:paraIdParent="1586FCE2" w15:done="0"/>
  <w15:commentEx w15:paraId="76A032A1" w15:done="0"/>
  <w15:commentEx w15:paraId="3018456E" w15:done="0"/>
  <w15:commentEx w15:paraId="1E0B4D5A" w15:paraIdParent="3018456E" w15:done="0"/>
  <w15:commentEx w15:paraId="2E2C586A" w15:done="0"/>
  <w15:commentEx w15:paraId="7648B0F9" w15:done="0"/>
  <w15:commentEx w15:paraId="5DBA31D2" w15:done="0"/>
  <w15:commentEx w15:paraId="5509C84B" w15:done="0"/>
  <w15:commentEx w15:paraId="62CC1CF9" w15:done="0"/>
  <w15:commentEx w15:paraId="2F721016" w15:done="0"/>
  <w15:commentEx w15:paraId="45DFE8A5" w15:done="0"/>
  <w15:commentEx w15:paraId="5CF26670" w15:done="0"/>
  <w15:commentEx w15:paraId="37288687" w15:done="0"/>
  <w15:commentEx w15:paraId="4B831F18" w15:done="0"/>
  <w15:commentEx w15:paraId="7944DDD4" w15:paraIdParent="4B831F18" w15:done="0"/>
  <w15:commentEx w15:paraId="75635603" w15:done="0"/>
  <w15:commentEx w15:paraId="0B76BF1B" w15:paraIdParent="75635603" w15:done="0"/>
  <w15:commentEx w15:paraId="7DB7A0AE" w15:done="0"/>
  <w15:commentEx w15:paraId="4346E3B7" w15:done="0"/>
  <w15:commentEx w15:paraId="440DD0B3" w15:done="0"/>
  <w15:commentEx w15:paraId="4C064610" w15:done="0"/>
  <w15:commentEx w15:paraId="6D3D2FE3" w15:done="0"/>
  <w15:commentEx w15:paraId="492135E9" w15:done="0"/>
  <w15:commentEx w15:paraId="7F42BB0A" w15:done="0"/>
  <w15:commentEx w15:paraId="4251DEE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EA59E51" w16cid:durableId="20F84C8C"/>
  <w16cid:commentId w16cid:paraId="1ADDE85F" w16cid:durableId="20F84C5C"/>
  <w16cid:commentId w16cid:paraId="17444300" w16cid:durableId="20F84C6F"/>
  <w16cid:commentId w16cid:paraId="2AB92681" w16cid:durableId="20F84CCE"/>
  <w16cid:commentId w16cid:paraId="0A08CA45" w16cid:durableId="20F84D47"/>
  <w16cid:commentId w16cid:paraId="55ECAD64" w16cid:durableId="20FE6612"/>
  <w16cid:commentId w16cid:paraId="590E0C23" w16cid:durableId="21007E90"/>
  <w16cid:commentId w16cid:paraId="128FF351" w16cid:durableId="2100EA77"/>
  <w16cid:commentId w16cid:paraId="37761F40" w16cid:durableId="2100EA78"/>
  <w16cid:commentId w16cid:paraId="200AEEAF" w16cid:durableId="20F52891"/>
  <w16cid:commentId w16cid:paraId="5724C8FD" w16cid:durableId="20DB7FF8"/>
  <w16cid:commentId w16cid:paraId="393F6FCC" w16cid:durableId="20DC0EC9"/>
  <w16cid:commentId w16cid:paraId="59F2CFC0" w16cid:durableId="2100237B"/>
  <w16cid:commentId w16cid:paraId="632A9BA0" w16cid:durableId="20DC10AB"/>
  <w16cid:commentId w16cid:paraId="6D8E3206" w16cid:durableId="20FE6B0A"/>
  <w16cid:commentId w16cid:paraId="1AB96E91" w16cid:durableId="21002836"/>
  <w16cid:commentId w16cid:paraId="1E890AE2" w16cid:durableId="21005EBD"/>
  <w16cid:commentId w16cid:paraId="0A2CCB8F" w16cid:durableId="210036C6"/>
  <w16cid:commentId w16cid:paraId="42D236A4" w16cid:durableId="20DC117E"/>
  <w16cid:commentId w16cid:paraId="0250DA90" w16cid:durableId="20FE6BA3"/>
  <w16cid:commentId w16cid:paraId="090AC112" w16cid:durableId="2100EA84"/>
  <w16cid:commentId w16cid:paraId="7C9D7B98" w16cid:durableId="2100EA85"/>
  <w16cid:commentId w16cid:paraId="1586FCE2" w16cid:durableId="20DB7FCE"/>
  <w16cid:commentId w16cid:paraId="36A396FE" w16cid:durableId="20FF93A5"/>
  <w16cid:commentId w16cid:paraId="76A032A1" w16cid:durableId="20DC12D1"/>
  <w16cid:commentId w16cid:paraId="3018456E" w16cid:durableId="20DC1759"/>
  <w16cid:commentId w16cid:paraId="1E0B4D5A" w16cid:durableId="20FF93BD"/>
  <w16cid:commentId w16cid:paraId="2E2C586A" w16cid:durableId="20DC17B8"/>
  <w16cid:commentId w16cid:paraId="7648B0F9" w16cid:durableId="20DC17DA"/>
  <w16cid:commentId w16cid:paraId="5DBA31D2" w16cid:durableId="20DC17F8"/>
  <w16cid:commentId w16cid:paraId="5509C84B" w16cid:durableId="21005216"/>
  <w16cid:commentId w16cid:paraId="62CC1CF9" w16cid:durableId="20F86610"/>
  <w16cid:commentId w16cid:paraId="2F721016" w16cid:durableId="20DB7F0B"/>
  <w16cid:commentId w16cid:paraId="45DFE8A5" w16cid:durableId="20DC1952"/>
  <w16cid:commentId w16cid:paraId="5CF26670" w16cid:durableId="2100EA92"/>
  <w16cid:commentId w16cid:paraId="37288687" w16cid:durableId="20FF95DE"/>
  <w16cid:commentId w16cid:paraId="4B831F18" w16cid:durableId="21004689"/>
  <w16cid:commentId w16cid:paraId="7944DDD4" w16cid:durableId="210046C6"/>
  <w16cid:commentId w16cid:paraId="75635603" w16cid:durableId="20FE8993"/>
  <w16cid:commentId w16cid:paraId="0B76BF1B" w16cid:durableId="20FE8F16"/>
  <w16cid:commentId w16cid:paraId="7DB7A0AE" w16cid:durableId="2100528A"/>
  <w16cid:commentId w16cid:paraId="4346E3B7" w16cid:durableId="3961DB70"/>
  <w16cid:commentId w16cid:paraId="440DD0B3" w16cid:durableId="39040B3C"/>
  <w16cid:commentId w16cid:paraId="4C064610" w16cid:durableId="21007DEA"/>
  <w16cid:commentId w16cid:paraId="6D3D2FE3" w16cid:durableId="20FBCB39"/>
  <w16cid:commentId w16cid:paraId="492135E9" w16cid:durableId="20FBCB56"/>
  <w16cid:commentId w16cid:paraId="7F42BB0A" w16cid:durableId="20FBCB63"/>
  <w16cid:commentId w16cid:paraId="4251DEE8" w16cid:durableId="20FBCB8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9CA151" w14:textId="77777777" w:rsidR="002B51F5" w:rsidRDefault="002B51F5">
      <w:pPr>
        <w:spacing w:line="240" w:lineRule="auto"/>
      </w:pPr>
      <w:r>
        <w:separator/>
      </w:r>
    </w:p>
  </w:endnote>
  <w:endnote w:type="continuationSeparator" w:id="0">
    <w:p w14:paraId="38888E50" w14:textId="77777777" w:rsidR="002B51F5" w:rsidRDefault="002B51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874E68" w14:textId="77777777" w:rsidR="00254A75" w:rsidRDefault="00254A75">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262771" w14:textId="77777777" w:rsidR="002B51F5" w:rsidRDefault="002B51F5">
      <w:pPr>
        <w:spacing w:line="240" w:lineRule="auto"/>
      </w:pPr>
      <w:r>
        <w:separator/>
      </w:r>
    </w:p>
  </w:footnote>
  <w:footnote w:type="continuationSeparator" w:id="0">
    <w:p w14:paraId="6B8F5F9F" w14:textId="77777777" w:rsidR="002B51F5" w:rsidRDefault="002B51F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0CE9A9" w14:textId="77777777" w:rsidR="00254A75" w:rsidRDefault="00254A7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05B5C"/>
    <w:multiLevelType w:val="hybridMultilevel"/>
    <w:tmpl w:val="45E48FF6"/>
    <w:lvl w:ilvl="0" w:tplc="59C68E52">
      <w:start w:val="1"/>
      <w:numFmt w:val="bullet"/>
      <w:lvlText w:val=""/>
      <w:lvlJc w:val="left"/>
      <w:pPr>
        <w:ind w:left="720" w:hanging="360"/>
      </w:pPr>
      <w:rPr>
        <w:rFonts w:ascii="Symbol" w:hAnsi="Symbol" w:hint="default"/>
      </w:rPr>
    </w:lvl>
    <w:lvl w:ilvl="1" w:tplc="44C6DA1C">
      <w:start w:val="1"/>
      <w:numFmt w:val="bullet"/>
      <w:lvlText w:val="o"/>
      <w:lvlJc w:val="left"/>
      <w:pPr>
        <w:ind w:left="1440" w:hanging="360"/>
      </w:pPr>
      <w:rPr>
        <w:rFonts w:ascii="Courier New" w:hAnsi="Courier New" w:hint="default"/>
      </w:rPr>
    </w:lvl>
    <w:lvl w:ilvl="2" w:tplc="04686852">
      <w:start w:val="1"/>
      <w:numFmt w:val="bullet"/>
      <w:lvlText w:val=""/>
      <w:lvlJc w:val="left"/>
      <w:pPr>
        <w:ind w:left="2160" w:hanging="360"/>
      </w:pPr>
      <w:rPr>
        <w:rFonts w:ascii="Symbol" w:hAnsi="Symbol" w:hint="default"/>
      </w:rPr>
    </w:lvl>
    <w:lvl w:ilvl="3" w:tplc="85CE9D0A">
      <w:start w:val="1"/>
      <w:numFmt w:val="bullet"/>
      <w:lvlText w:val=""/>
      <w:lvlJc w:val="left"/>
      <w:pPr>
        <w:ind w:left="2880" w:hanging="360"/>
      </w:pPr>
      <w:rPr>
        <w:rFonts w:ascii="Symbol" w:hAnsi="Symbol" w:hint="default"/>
      </w:rPr>
    </w:lvl>
    <w:lvl w:ilvl="4" w:tplc="FE0A64BC">
      <w:start w:val="1"/>
      <w:numFmt w:val="bullet"/>
      <w:lvlText w:val="o"/>
      <w:lvlJc w:val="left"/>
      <w:pPr>
        <w:ind w:left="3600" w:hanging="360"/>
      </w:pPr>
      <w:rPr>
        <w:rFonts w:ascii="Courier New" w:hAnsi="Courier New" w:hint="default"/>
      </w:rPr>
    </w:lvl>
    <w:lvl w:ilvl="5" w:tplc="171E3160">
      <w:start w:val="1"/>
      <w:numFmt w:val="bullet"/>
      <w:lvlText w:val=""/>
      <w:lvlJc w:val="left"/>
      <w:pPr>
        <w:ind w:left="4320" w:hanging="360"/>
      </w:pPr>
      <w:rPr>
        <w:rFonts w:ascii="Wingdings" w:hAnsi="Wingdings" w:hint="default"/>
      </w:rPr>
    </w:lvl>
    <w:lvl w:ilvl="6" w:tplc="8F66DA06">
      <w:start w:val="1"/>
      <w:numFmt w:val="bullet"/>
      <w:lvlText w:val=""/>
      <w:lvlJc w:val="left"/>
      <w:pPr>
        <w:ind w:left="5040" w:hanging="360"/>
      </w:pPr>
      <w:rPr>
        <w:rFonts w:ascii="Symbol" w:hAnsi="Symbol" w:hint="default"/>
      </w:rPr>
    </w:lvl>
    <w:lvl w:ilvl="7" w:tplc="B1F0D19C">
      <w:start w:val="1"/>
      <w:numFmt w:val="bullet"/>
      <w:lvlText w:val="o"/>
      <w:lvlJc w:val="left"/>
      <w:pPr>
        <w:ind w:left="5760" w:hanging="360"/>
      </w:pPr>
      <w:rPr>
        <w:rFonts w:ascii="Courier New" w:hAnsi="Courier New" w:hint="default"/>
      </w:rPr>
    </w:lvl>
    <w:lvl w:ilvl="8" w:tplc="C52CBA86">
      <w:start w:val="1"/>
      <w:numFmt w:val="bullet"/>
      <w:lvlText w:val=""/>
      <w:lvlJc w:val="left"/>
      <w:pPr>
        <w:ind w:left="6480" w:hanging="360"/>
      </w:pPr>
      <w:rPr>
        <w:rFonts w:ascii="Wingdings" w:hAnsi="Wingdings" w:hint="default"/>
      </w:rPr>
    </w:lvl>
  </w:abstractNum>
  <w:abstractNum w:abstractNumId="1" w15:restartNumberingAfterBreak="0">
    <w:nsid w:val="0A5E71E3"/>
    <w:multiLevelType w:val="hybridMultilevel"/>
    <w:tmpl w:val="C04A4FC8"/>
    <w:lvl w:ilvl="0" w:tplc="4216B0B6">
      <w:start w:val="1"/>
      <w:numFmt w:val="bullet"/>
      <w:lvlText w:val=""/>
      <w:lvlJc w:val="left"/>
      <w:pPr>
        <w:ind w:left="1776" w:hanging="360"/>
      </w:pPr>
      <w:rPr>
        <w:rFonts w:ascii="Symbol" w:hAnsi="Symbol" w:hint="default"/>
      </w:rPr>
    </w:lvl>
    <w:lvl w:ilvl="1" w:tplc="BB60FB54">
      <w:start w:val="1"/>
      <w:numFmt w:val="bullet"/>
      <w:lvlText w:val="o"/>
      <w:lvlJc w:val="left"/>
      <w:pPr>
        <w:ind w:left="2496" w:hanging="360"/>
      </w:pPr>
      <w:rPr>
        <w:rFonts w:ascii="Courier New" w:hAnsi="Courier New" w:hint="default"/>
      </w:rPr>
    </w:lvl>
    <w:lvl w:ilvl="2" w:tplc="50A6437E">
      <w:start w:val="1"/>
      <w:numFmt w:val="bullet"/>
      <w:lvlText w:val=""/>
      <w:lvlJc w:val="left"/>
      <w:pPr>
        <w:ind w:left="3216" w:hanging="360"/>
      </w:pPr>
      <w:rPr>
        <w:rFonts w:ascii="Wingdings" w:hAnsi="Wingdings" w:hint="default"/>
      </w:rPr>
    </w:lvl>
    <w:lvl w:ilvl="3" w:tplc="B02AABEE">
      <w:start w:val="1"/>
      <w:numFmt w:val="bullet"/>
      <w:lvlText w:val=""/>
      <w:lvlJc w:val="left"/>
      <w:pPr>
        <w:ind w:left="3936" w:hanging="360"/>
      </w:pPr>
      <w:rPr>
        <w:rFonts w:ascii="Symbol" w:hAnsi="Symbol" w:hint="default"/>
      </w:rPr>
    </w:lvl>
    <w:lvl w:ilvl="4" w:tplc="618EFD8A">
      <w:start w:val="1"/>
      <w:numFmt w:val="bullet"/>
      <w:lvlText w:val="o"/>
      <w:lvlJc w:val="left"/>
      <w:pPr>
        <w:ind w:left="4656" w:hanging="360"/>
      </w:pPr>
      <w:rPr>
        <w:rFonts w:ascii="Courier New" w:hAnsi="Courier New" w:hint="default"/>
      </w:rPr>
    </w:lvl>
    <w:lvl w:ilvl="5" w:tplc="5936F8CA">
      <w:start w:val="1"/>
      <w:numFmt w:val="bullet"/>
      <w:lvlText w:val=""/>
      <w:lvlJc w:val="left"/>
      <w:pPr>
        <w:ind w:left="5376" w:hanging="360"/>
      </w:pPr>
      <w:rPr>
        <w:rFonts w:ascii="Wingdings" w:hAnsi="Wingdings" w:hint="default"/>
      </w:rPr>
    </w:lvl>
    <w:lvl w:ilvl="6" w:tplc="119C0F5A">
      <w:start w:val="1"/>
      <w:numFmt w:val="bullet"/>
      <w:lvlText w:val=""/>
      <w:lvlJc w:val="left"/>
      <w:pPr>
        <w:ind w:left="6096" w:hanging="360"/>
      </w:pPr>
      <w:rPr>
        <w:rFonts w:ascii="Symbol" w:hAnsi="Symbol" w:hint="default"/>
      </w:rPr>
    </w:lvl>
    <w:lvl w:ilvl="7" w:tplc="518485F4">
      <w:start w:val="1"/>
      <w:numFmt w:val="bullet"/>
      <w:lvlText w:val="o"/>
      <w:lvlJc w:val="left"/>
      <w:pPr>
        <w:ind w:left="6816" w:hanging="360"/>
      </w:pPr>
      <w:rPr>
        <w:rFonts w:ascii="Courier New" w:hAnsi="Courier New" w:hint="default"/>
      </w:rPr>
    </w:lvl>
    <w:lvl w:ilvl="8" w:tplc="619C281A">
      <w:start w:val="1"/>
      <w:numFmt w:val="bullet"/>
      <w:lvlText w:val=""/>
      <w:lvlJc w:val="left"/>
      <w:pPr>
        <w:ind w:left="7536" w:hanging="360"/>
      </w:pPr>
      <w:rPr>
        <w:rFonts w:ascii="Wingdings" w:hAnsi="Wingdings" w:hint="default"/>
      </w:rPr>
    </w:lvl>
  </w:abstractNum>
  <w:abstractNum w:abstractNumId="2" w15:restartNumberingAfterBreak="0">
    <w:nsid w:val="0CCA6588"/>
    <w:multiLevelType w:val="hybridMultilevel"/>
    <w:tmpl w:val="C77ECA54"/>
    <w:lvl w:ilvl="0" w:tplc="73DE6BF2">
      <w:start w:val="1"/>
      <w:numFmt w:val="bullet"/>
      <w:lvlText w:val=""/>
      <w:lvlJc w:val="left"/>
      <w:pPr>
        <w:ind w:left="720" w:hanging="360"/>
      </w:pPr>
      <w:rPr>
        <w:rFonts w:ascii="Symbol" w:hAnsi="Symbol" w:hint="default"/>
      </w:rPr>
    </w:lvl>
    <w:lvl w:ilvl="1" w:tplc="8E085AA4">
      <w:start w:val="1"/>
      <w:numFmt w:val="bullet"/>
      <w:lvlText w:val=""/>
      <w:lvlJc w:val="left"/>
      <w:pPr>
        <w:ind w:left="1440" w:hanging="360"/>
      </w:pPr>
      <w:rPr>
        <w:rFonts w:ascii="Symbol" w:hAnsi="Symbol" w:hint="default"/>
      </w:rPr>
    </w:lvl>
    <w:lvl w:ilvl="2" w:tplc="C45805CA">
      <w:start w:val="1"/>
      <w:numFmt w:val="bullet"/>
      <w:lvlText w:val=""/>
      <w:lvlJc w:val="left"/>
      <w:pPr>
        <w:ind w:left="2160" w:hanging="360"/>
      </w:pPr>
      <w:rPr>
        <w:rFonts w:ascii="Wingdings" w:hAnsi="Wingdings" w:hint="default"/>
      </w:rPr>
    </w:lvl>
    <w:lvl w:ilvl="3" w:tplc="6F8E2ADC">
      <w:start w:val="1"/>
      <w:numFmt w:val="bullet"/>
      <w:lvlText w:val=""/>
      <w:lvlJc w:val="left"/>
      <w:pPr>
        <w:ind w:left="2880" w:hanging="360"/>
      </w:pPr>
      <w:rPr>
        <w:rFonts w:ascii="Symbol" w:hAnsi="Symbol" w:hint="default"/>
      </w:rPr>
    </w:lvl>
    <w:lvl w:ilvl="4" w:tplc="C3BEF9B0">
      <w:start w:val="1"/>
      <w:numFmt w:val="bullet"/>
      <w:lvlText w:val="o"/>
      <w:lvlJc w:val="left"/>
      <w:pPr>
        <w:ind w:left="3600" w:hanging="360"/>
      </w:pPr>
      <w:rPr>
        <w:rFonts w:ascii="Courier New" w:hAnsi="Courier New" w:hint="default"/>
      </w:rPr>
    </w:lvl>
    <w:lvl w:ilvl="5" w:tplc="612411F6">
      <w:start w:val="1"/>
      <w:numFmt w:val="bullet"/>
      <w:lvlText w:val=""/>
      <w:lvlJc w:val="left"/>
      <w:pPr>
        <w:ind w:left="4320" w:hanging="360"/>
      </w:pPr>
      <w:rPr>
        <w:rFonts w:ascii="Wingdings" w:hAnsi="Wingdings" w:hint="default"/>
      </w:rPr>
    </w:lvl>
    <w:lvl w:ilvl="6" w:tplc="798EDB92">
      <w:start w:val="1"/>
      <w:numFmt w:val="bullet"/>
      <w:lvlText w:val=""/>
      <w:lvlJc w:val="left"/>
      <w:pPr>
        <w:ind w:left="5040" w:hanging="360"/>
      </w:pPr>
      <w:rPr>
        <w:rFonts w:ascii="Symbol" w:hAnsi="Symbol" w:hint="default"/>
      </w:rPr>
    </w:lvl>
    <w:lvl w:ilvl="7" w:tplc="1B90D1BC">
      <w:start w:val="1"/>
      <w:numFmt w:val="bullet"/>
      <w:lvlText w:val="o"/>
      <w:lvlJc w:val="left"/>
      <w:pPr>
        <w:ind w:left="5760" w:hanging="360"/>
      </w:pPr>
      <w:rPr>
        <w:rFonts w:ascii="Courier New" w:hAnsi="Courier New" w:hint="default"/>
      </w:rPr>
    </w:lvl>
    <w:lvl w:ilvl="8" w:tplc="C35407B4">
      <w:start w:val="1"/>
      <w:numFmt w:val="bullet"/>
      <w:lvlText w:val=""/>
      <w:lvlJc w:val="left"/>
      <w:pPr>
        <w:ind w:left="6480" w:hanging="360"/>
      </w:pPr>
      <w:rPr>
        <w:rFonts w:ascii="Wingdings" w:hAnsi="Wingdings" w:hint="default"/>
      </w:rPr>
    </w:lvl>
  </w:abstractNum>
  <w:abstractNum w:abstractNumId="3" w15:restartNumberingAfterBreak="0">
    <w:nsid w:val="11A944BD"/>
    <w:multiLevelType w:val="hybridMultilevel"/>
    <w:tmpl w:val="140EB8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B6F3261"/>
    <w:multiLevelType w:val="hybridMultilevel"/>
    <w:tmpl w:val="0128B948"/>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5" w15:restartNumberingAfterBreak="0">
    <w:nsid w:val="1ED62796"/>
    <w:multiLevelType w:val="hybridMultilevel"/>
    <w:tmpl w:val="4186069C"/>
    <w:lvl w:ilvl="0" w:tplc="687E4994">
      <w:start w:val="1"/>
      <w:numFmt w:val="upperRoman"/>
      <w:lvlText w:val="%1."/>
      <w:lvlJc w:val="left"/>
      <w:pPr>
        <w:ind w:left="780" w:hanging="720"/>
      </w:pPr>
      <w:rPr>
        <w:rFonts w:hint="default"/>
      </w:rPr>
    </w:lvl>
    <w:lvl w:ilvl="1" w:tplc="04160019" w:tentative="1">
      <w:start w:val="1"/>
      <w:numFmt w:val="lowerLetter"/>
      <w:lvlText w:val="%2."/>
      <w:lvlJc w:val="left"/>
      <w:pPr>
        <w:ind w:left="1140" w:hanging="360"/>
      </w:pPr>
    </w:lvl>
    <w:lvl w:ilvl="2" w:tplc="0416001B" w:tentative="1">
      <w:start w:val="1"/>
      <w:numFmt w:val="lowerRoman"/>
      <w:lvlText w:val="%3."/>
      <w:lvlJc w:val="right"/>
      <w:pPr>
        <w:ind w:left="1860" w:hanging="180"/>
      </w:pPr>
    </w:lvl>
    <w:lvl w:ilvl="3" w:tplc="0416000F" w:tentative="1">
      <w:start w:val="1"/>
      <w:numFmt w:val="decimal"/>
      <w:lvlText w:val="%4."/>
      <w:lvlJc w:val="left"/>
      <w:pPr>
        <w:ind w:left="2580" w:hanging="360"/>
      </w:pPr>
    </w:lvl>
    <w:lvl w:ilvl="4" w:tplc="04160019" w:tentative="1">
      <w:start w:val="1"/>
      <w:numFmt w:val="lowerLetter"/>
      <w:lvlText w:val="%5."/>
      <w:lvlJc w:val="left"/>
      <w:pPr>
        <w:ind w:left="3300" w:hanging="360"/>
      </w:pPr>
    </w:lvl>
    <w:lvl w:ilvl="5" w:tplc="0416001B" w:tentative="1">
      <w:start w:val="1"/>
      <w:numFmt w:val="lowerRoman"/>
      <w:lvlText w:val="%6."/>
      <w:lvlJc w:val="right"/>
      <w:pPr>
        <w:ind w:left="4020" w:hanging="180"/>
      </w:pPr>
    </w:lvl>
    <w:lvl w:ilvl="6" w:tplc="0416000F" w:tentative="1">
      <w:start w:val="1"/>
      <w:numFmt w:val="decimal"/>
      <w:lvlText w:val="%7."/>
      <w:lvlJc w:val="left"/>
      <w:pPr>
        <w:ind w:left="4740" w:hanging="360"/>
      </w:pPr>
    </w:lvl>
    <w:lvl w:ilvl="7" w:tplc="04160019" w:tentative="1">
      <w:start w:val="1"/>
      <w:numFmt w:val="lowerLetter"/>
      <w:lvlText w:val="%8."/>
      <w:lvlJc w:val="left"/>
      <w:pPr>
        <w:ind w:left="5460" w:hanging="360"/>
      </w:pPr>
    </w:lvl>
    <w:lvl w:ilvl="8" w:tplc="0416001B" w:tentative="1">
      <w:start w:val="1"/>
      <w:numFmt w:val="lowerRoman"/>
      <w:lvlText w:val="%9."/>
      <w:lvlJc w:val="right"/>
      <w:pPr>
        <w:ind w:left="6180" w:hanging="180"/>
      </w:pPr>
    </w:lvl>
  </w:abstractNum>
  <w:abstractNum w:abstractNumId="6" w15:restartNumberingAfterBreak="0">
    <w:nsid w:val="22014013"/>
    <w:multiLevelType w:val="hybridMultilevel"/>
    <w:tmpl w:val="AF4C8624"/>
    <w:lvl w:ilvl="0" w:tplc="A5AEA8AC">
      <w:start w:val="1"/>
      <w:numFmt w:val="bullet"/>
      <w:lvlText w:val=""/>
      <w:lvlJc w:val="left"/>
      <w:pPr>
        <w:ind w:left="720" w:hanging="360"/>
      </w:pPr>
      <w:rPr>
        <w:rFonts w:ascii="Symbol" w:hAnsi="Symbol" w:hint="default"/>
      </w:rPr>
    </w:lvl>
    <w:lvl w:ilvl="1" w:tplc="4576389A">
      <w:start w:val="1"/>
      <w:numFmt w:val="bullet"/>
      <w:lvlText w:val=""/>
      <w:lvlJc w:val="left"/>
      <w:pPr>
        <w:ind w:left="1440" w:hanging="360"/>
      </w:pPr>
      <w:rPr>
        <w:rFonts w:ascii="Symbol" w:hAnsi="Symbol" w:hint="default"/>
      </w:rPr>
    </w:lvl>
    <w:lvl w:ilvl="2" w:tplc="D7A692AC">
      <w:start w:val="1"/>
      <w:numFmt w:val="bullet"/>
      <w:lvlText w:val=""/>
      <w:lvlJc w:val="left"/>
      <w:pPr>
        <w:ind w:left="2160" w:hanging="360"/>
      </w:pPr>
      <w:rPr>
        <w:rFonts w:ascii="Wingdings" w:hAnsi="Wingdings" w:hint="default"/>
      </w:rPr>
    </w:lvl>
    <w:lvl w:ilvl="3" w:tplc="6FC0AD48">
      <w:start w:val="1"/>
      <w:numFmt w:val="bullet"/>
      <w:lvlText w:val=""/>
      <w:lvlJc w:val="left"/>
      <w:pPr>
        <w:ind w:left="2880" w:hanging="360"/>
      </w:pPr>
      <w:rPr>
        <w:rFonts w:ascii="Symbol" w:hAnsi="Symbol" w:hint="default"/>
      </w:rPr>
    </w:lvl>
    <w:lvl w:ilvl="4" w:tplc="42062B6E">
      <w:start w:val="1"/>
      <w:numFmt w:val="bullet"/>
      <w:lvlText w:val="o"/>
      <w:lvlJc w:val="left"/>
      <w:pPr>
        <w:ind w:left="3600" w:hanging="360"/>
      </w:pPr>
      <w:rPr>
        <w:rFonts w:ascii="Courier New" w:hAnsi="Courier New" w:hint="default"/>
      </w:rPr>
    </w:lvl>
    <w:lvl w:ilvl="5" w:tplc="8DA8DDC0">
      <w:start w:val="1"/>
      <w:numFmt w:val="bullet"/>
      <w:lvlText w:val=""/>
      <w:lvlJc w:val="left"/>
      <w:pPr>
        <w:ind w:left="4320" w:hanging="360"/>
      </w:pPr>
      <w:rPr>
        <w:rFonts w:ascii="Wingdings" w:hAnsi="Wingdings" w:hint="default"/>
      </w:rPr>
    </w:lvl>
    <w:lvl w:ilvl="6" w:tplc="A9E2DF42">
      <w:start w:val="1"/>
      <w:numFmt w:val="bullet"/>
      <w:lvlText w:val=""/>
      <w:lvlJc w:val="left"/>
      <w:pPr>
        <w:ind w:left="5040" w:hanging="360"/>
      </w:pPr>
      <w:rPr>
        <w:rFonts w:ascii="Symbol" w:hAnsi="Symbol" w:hint="default"/>
      </w:rPr>
    </w:lvl>
    <w:lvl w:ilvl="7" w:tplc="8FD66936">
      <w:start w:val="1"/>
      <w:numFmt w:val="bullet"/>
      <w:lvlText w:val="o"/>
      <w:lvlJc w:val="left"/>
      <w:pPr>
        <w:ind w:left="5760" w:hanging="360"/>
      </w:pPr>
      <w:rPr>
        <w:rFonts w:ascii="Courier New" w:hAnsi="Courier New" w:hint="default"/>
      </w:rPr>
    </w:lvl>
    <w:lvl w:ilvl="8" w:tplc="D66803B6">
      <w:start w:val="1"/>
      <w:numFmt w:val="bullet"/>
      <w:lvlText w:val=""/>
      <w:lvlJc w:val="left"/>
      <w:pPr>
        <w:ind w:left="6480" w:hanging="360"/>
      </w:pPr>
      <w:rPr>
        <w:rFonts w:ascii="Wingdings" w:hAnsi="Wingdings" w:hint="default"/>
      </w:rPr>
    </w:lvl>
  </w:abstractNum>
  <w:abstractNum w:abstractNumId="7" w15:restartNumberingAfterBreak="0">
    <w:nsid w:val="23192219"/>
    <w:multiLevelType w:val="hybridMultilevel"/>
    <w:tmpl w:val="AAFC1122"/>
    <w:lvl w:ilvl="0" w:tplc="939AFC22">
      <w:start w:val="1"/>
      <w:numFmt w:val="bullet"/>
      <w:lvlText w:val=""/>
      <w:lvlJc w:val="left"/>
      <w:pPr>
        <w:ind w:left="720" w:hanging="360"/>
      </w:pPr>
      <w:rPr>
        <w:rFonts w:ascii="Symbol" w:hAnsi="Symbol" w:hint="default"/>
      </w:rPr>
    </w:lvl>
    <w:lvl w:ilvl="1" w:tplc="3A2280A2">
      <w:start w:val="1"/>
      <w:numFmt w:val="bullet"/>
      <w:lvlText w:val=""/>
      <w:lvlJc w:val="left"/>
      <w:pPr>
        <w:ind w:left="1440" w:hanging="360"/>
      </w:pPr>
      <w:rPr>
        <w:rFonts w:ascii="Symbol" w:hAnsi="Symbol" w:hint="default"/>
      </w:rPr>
    </w:lvl>
    <w:lvl w:ilvl="2" w:tplc="367A64D8">
      <w:start w:val="1"/>
      <w:numFmt w:val="bullet"/>
      <w:lvlText w:val=""/>
      <w:lvlJc w:val="left"/>
      <w:pPr>
        <w:ind w:left="2160" w:hanging="360"/>
      </w:pPr>
      <w:rPr>
        <w:rFonts w:ascii="Wingdings" w:hAnsi="Wingdings" w:hint="default"/>
      </w:rPr>
    </w:lvl>
    <w:lvl w:ilvl="3" w:tplc="3D5A008C">
      <w:start w:val="1"/>
      <w:numFmt w:val="bullet"/>
      <w:lvlText w:val=""/>
      <w:lvlJc w:val="left"/>
      <w:pPr>
        <w:ind w:left="2880" w:hanging="360"/>
      </w:pPr>
      <w:rPr>
        <w:rFonts w:ascii="Symbol" w:hAnsi="Symbol" w:hint="default"/>
      </w:rPr>
    </w:lvl>
    <w:lvl w:ilvl="4" w:tplc="6396EC04">
      <w:start w:val="1"/>
      <w:numFmt w:val="bullet"/>
      <w:lvlText w:val="o"/>
      <w:lvlJc w:val="left"/>
      <w:pPr>
        <w:ind w:left="3600" w:hanging="360"/>
      </w:pPr>
      <w:rPr>
        <w:rFonts w:ascii="Courier New" w:hAnsi="Courier New" w:hint="default"/>
      </w:rPr>
    </w:lvl>
    <w:lvl w:ilvl="5" w:tplc="11BA734A">
      <w:start w:val="1"/>
      <w:numFmt w:val="bullet"/>
      <w:lvlText w:val=""/>
      <w:lvlJc w:val="left"/>
      <w:pPr>
        <w:ind w:left="4320" w:hanging="360"/>
      </w:pPr>
      <w:rPr>
        <w:rFonts w:ascii="Wingdings" w:hAnsi="Wingdings" w:hint="default"/>
      </w:rPr>
    </w:lvl>
    <w:lvl w:ilvl="6" w:tplc="6C404388">
      <w:start w:val="1"/>
      <w:numFmt w:val="bullet"/>
      <w:lvlText w:val=""/>
      <w:lvlJc w:val="left"/>
      <w:pPr>
        <w:ind w:left="5040" w:hanging="360"/>
      </w:pPr>
      <w:rPr>
        <w:rFonts w:ascii="Symbol" w:hAnsi="Symbol" w:hint="default"/>
      </w:rPr>
    </w:lvl>
    <w:lvl w:ilvl="7" w:tplc="1F241A26">
      <w:start w:val="1"/>
      <w:numFmt w:val="bullet"/>
      <w:lvlText w:val="o"/>
      <w:lvlJc w:val="left"/>
      <w:pPr>
        <w:ind w:left="5760" w:hanging="360"/>
      </w:pPr>
      <w:rPr>
        <w:rFonts w:ascii="Courier New" w:hAnsi="Courier New" w:hint="default"/>
      </w:rPr>
    </w:lvl>
    <w:lvl w:ilvl="8" w:tplc="724C42EE">
      <w:start w:val="1"/>
      <w:numFmt w:val="bullet"/>
      <w:lvlText w:val=""/>
      <w:lvlJc w:val="left"/>
      <w:pPr>
        <w:ind w:left="6480" w:hanging="360"/>
      </w:pPr>
      <w:rPr>
        <w:rFonts w:ascii="Wingdings" w:hAnsi="Wingdings" w:hint="default"/>
      </w:rPr>
    </w:lvl>
  </w:abstractNum>
  <w:abstractNum w:abstractNumId="8" w15:restartNumberingAfterBreak="0">
    <w:nsid w:val="313C7986"/>
    <w:multiLevelType w:val="hybridMultilevel"/>
    <w:tmpl w:val="9F3C2E20"/>
    <w:lvl w:ilvl="0" w:tplc="EAFA409A">
      <w:start w:val="1"/>
      <w:numFmt w:val="bullet"/>
      <w:lvlText w:val=""/>
      <w:lvlJc w:val="left"/>
      <w:pPr>
        <w:ind w:left="720" w:hanging="360"/>
      </w:pPr>
      <w:rPr>
        <w:rFonts w:ascii="Symbol" w:hAnsi="Symbol" w:hint="default"/>
      </w:rPr>
    </w:lvl>
    <w:lvl w:ilvl="1" w:tplc="D17E813E">
      <w:start w:val="1"/>
      <w:numFmt w:val="bullet"/>
      <w:lvlText w:val="o"/>
      <w:lvlJc w:val="left"/>
      <w:pPr>
        <w:ind w:left="1440" w:hanging="360"/>
      </w:pPr>
      <w:rPr>
        <w:rFonts w:ascii="Courier New" w:hAnsi="Courier New" w:hint="default"/>
      </w:rPr>
    </w:lvl>
    <w:lvl w:ilvl="2" w:tplc="C442C5B8">
      <w:start w:val="1"/>
      <w:numFmt w:val="bullet"/>
      <w:lvlText w:val=""/>
      <w:lvlJc w:val="left"/>
      <w:pPr>
        <w:ind w:left="2160" w:hanging="360"/>
      </w:pPr>
      <w:rPr>
        <w:rFonts w:ascii="Symbol" w:hAnsi="Symbol" w:hint="default"/>
      </w:rPr>
    </w:lvl>
    <w:lvl w:ilvl="3" w:tplc="A844C1F0">
      <w:start w:val="1"/>
      <w:numFmt w:val="bullet"/>
      <w:lvlText w:val=""/>
      <w:lvlJc w:val="left"/>
      <w:pPr>
        <w:ind w:left="2880" w:hanging="360"/>
      </w:pPr>
      <w:rPr>
        <w:rFonts w:ascii="Symbol" w:hAnsi="Symbol" w:hint="default"/>
      </w:rPr>
    </w:lvl>
    <w:lvl w:ilvl="4" w:tplc="8E8AAB0C">
      <w:start w:val="1"/>
      <w:numFmt w:val="bullet"/>
      <w:lvlText w:val="o"/>
      <w:lvlJc w:val="left"/>
      <w:pPr>
        <w:ind w:left="3600" w:hanging="360"/>
      </w:pPr>
      <w:rPr>
        <w:rFonts w:ascii="Courier New" w:hAnsi="Courier New" w:hint="default"/>
      </w:rPr>
    </w:lvl>
    <w:lvl w:ilvl="5" w:tplc="7F0694C4">
      <w:start w:val="1"/>
      <w:numFmt w:val="bullet"/>
      <w:lvlText w:val=""/>
      <w:lvlJc w:val="left"/>
      <w:pPr>
        <w:ind w:left="4320" w:hanging="360"/>
      </w:pPr>
      <w:rPr>
        <w:rFonts w:ascii="Wingdings" w:hAnsi="Wingdings" w:hint="default"/>
      </w:rPr>
    </w:lvl>
    <w:lvl w:ilvl="6" w:tplc="9FDEB566">
      <w:start w:val="1"/>
      <w:numFmt w:val="bullet"/>
      <w:lvlText w:val=""/>
      <w:lvlJc w:val="left"/>
      <w:pPr>
        <w:ind w:left="5040" w:hanging="360"/>
      </w:pPr>
      <w:rPr>
        <w:rFonts w:ascii="Symbol" w:hAnsi="Symbol" w:hint="default"/>
      </w:rPr>
    </w:lvl>
    <w:lvl w:ilvl="7" w:tplc="9EA22F3A">
      <w:start w:val="1"/>
      <w:numFmt w:val="bullet"/>
      <w:lvlText w:val="o"/>
      <w:lvlJc w:val="left"/>
      <w:pPr>
        <w:ind w:left="5760" w:hanging="360"/>
      </w:pPr>
      <w:rPr>
        <w:rFonts w:ascii="Courier New" w:hAnsi="Courier New" w:hint="default"/>
      </w:rPr>
    </w:lvl>
    <w:lvl w:ilvl="8" w:tplc="2EC6B7A8">
      <w:start w:val="1"/>
      <w:numFmt w:val="bullet"/>
      <w:lvlText w:val=""/>
      <w:lvlJc w:val="left"/>
      <w:pPr>
        <w:ind w:left="6480" w:hanging="360"/>
      </w:pPr>
      <w:rPr>
        <w:rFonts w:ascii="Wingdings" w:hAnsi="Wingdings" w:hint="default"/>
      </w:rPr>
    </w:lvl>
  </w:abstractNum>
  <w:abstractNum w:abstractNumId="9" w15:restartNumberingAfterBreak="0">
    <w:nsid w:val="370B4FF2"/>
    <w:multiLevelType w:val="hybridMultilevel"/>
    <w:tmpl w:val="94A022D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53D7298F"/>
    <w:multiLevelType w:val="hybridMultilevel"/>
    <w:tmpl w:val="308E27CE"/>
    <w:lvl w:ilvl="0" w:tplc="6500284E">
      <w:start w:val="1"/>
      <w:numFmt w:val="bullet"/>
      <w:lvlText w:val=""/>
      <w:lvlJc w:val="left"/>
      <w:pPr>
        <w:ind w:left="720" w:hanging="360"/>
      </w:pPr>
      <w:rPr>
        <w:rFonts w:ascii="Symbol" w:hAnsi="Symbol" w:hint="default"/>
      </w:rPr>
    </w:lvl>
    <w:lvl w:ilvl="1" w:tplc="8D10361C">
      <w:start w:val="1"/>
      <w:numFmt w:val="bullet"/>
      <w:lvlText w:val=""/>
      <w:lvlJc w:val="left"/>
      <w:pPr>
        <w:ind w:left="1440" w:hanging="360"/>
      </w:pPr>
      <w:rPr>
        <w:rFonts w:ascii="Symbol" w:hAnsi="Symbol" w:hint="default"/>
      </w:rPr>
    </w:lvl>
    <w:lvl w:ilvl="2" w:tplc="381E3DA0">
      <w:start w:val="1"/>
      <w:numFmt w:val="bullet"/>
      <w:lvlText w:val=""/>
      <w:lvlJc w:val="left"/>
      <w:pPr>
        <w:ind w:left="2160" w:hanging="360"/>
      </w:pPr>
      <w:rPr>
        <w:rFonts w:ascii="Wingdings" w:hAnsi="Wingdings" w:hint="default"/>
      </w:rPr>
    </w:lvl>
    <w:lvl w:ilvl="3" w:tplc="82F206D4">
      <w:start w:val="1"/>
      <w:numFmt w:val="bullet"/>
      <w:lvlText w:val=""/>
      <w:lvlJc w:val="left"/>
      <w:pPr>
        <w:ind w:left="2880" w:hanging="360"/>
      </w:pPr>
      <w:rPr>
        <w:rFonts w:ascii="Symbol" w:hAnsi="Symbol" w:hint="default"/>
      </w:rPr>
    </w:lvl>
    <w:lvl w:ilvl="4" w:tplc="5412AD8E">
      <w:start w:val="1"/>
      <w:numFmt w:val="bullet"/>
      <w:lvlText w:val="o"/>
      <w:lvlJc w:val="left"/>
      <w:pPr>
        <w:ind w:left="3600" w:hanging="360"/>
      </w:pPr>
      <w:rPr>
        <w:rFonts w:ascii="Courier New" w:hAnsi="Courier New" w:hint="default"/>
      </w:rPr>
    </w:lvl>
    <w:lvl w:ilvl="5" w:tplc="A3CE9F02">
      <w:start w:val="1"/>
      <w:numFmt w:val="bullet"/>
      <w:lvlText w:val=""/>
      <w:lvlJc w:val="left"/>
      <w:pPr>
        <w:ind w:left="4320" w:hanging="360"/>
      </w:pPr>
      <w:rPr>
        <w:rFonts w:ascii="Wingdings" w:hAnsi="Wingdings" w:hint="default"/>
      </w:rPr>
    </w:lvl>
    <w:lvl w:ilvl="6" w:tplc="BE36D206">
      <w:start w:val="1"/>
      <w:numFmt w:val="bullet"/>
      <w:lvlText w:val=""/>
      <w:lvlJc w:val="left"/>
      <w:pPr>
        <w:ind w:left="5040" w:hanging="360"/>
      </w:pPr>
      <w:rPr>
        <w:rFonts w:ascii="Symbol" w:hAnsi="Symbol" w:hint="default"/>
      </w:rPr>
    </w:lvl>
    <w:lvl w:ilvl="7" w:tplc="EF30A362">
      <w:start w:val="1"/>
      <w:numFmt w:val="bullet"/>
      <w:lvlText w:val="o"/>
      <w:lvlJc w:val="left"/>
      <w:pPr>
        <w:ind w:left="5760" w:hanging="360"/>
      </w:pPr>
      <w:rPr>
        <w:rFonts w:ascii="Courier New" w:hAnsi="Courier New" w:hint="default"/>
      </w:rPr>
    </w:lvl>
    <w:lvl w:ilvl="8" w:tplc="92A4151C">
      <w:start w:val="1"/>
      <w:numFmt w:val="bullet"/>
      <w:lvlText w:val=""/>
      <w:lvlJc w:val="left"/>
      <w:pPr>
        <w:ind w:left="6480" w:hanging="360"/>
      </w:pPr>
      <w:rPr>
        <w:rFonts w:ascii="Wingdings" w:hAnsi="Wingdings" w:hint="default"/>
      </w:rPr>
    </w:lvl>
  </w:abstractNum>
  <w:abstractNum w:abstractNumId="11" w15:restartNumberingAfterBreak="0">
    <w:nsid w:val="621A5BE2"/>
    <w:multiLevelType w:val="hybridMultilevel"/>
    <w:tmpl w:val="ACEA27CC"/>
    <w:lvl w:ilvl="0" w:tplc="04160001">
      <w:start w:val="1"/>
      <w:numFmt w:val="bullet"/>
      <w:lvlText w:val=""/>
      <w:lvlJc w:val="left"/>
      <w:pPr>
        <w:ind w:left="1446" w:hanging="360"/>
      </w:pPr>
      <w:rPr>
        <w:rFonts w:ascii="Symbol" w:hAnsi="Symbol" w:hint="default"/>
      </w:rPr>
    </w:lvl>
    <w:lvl w:ilvl="1" w:tplc="04160003" w:tentative="1">
      <w:start w:val="1"/>
      <w:numFmt w:val="bullet"/>
      <w:lvlText w:val="o"/>
      <w:lvlJc w:val="left"/>
      <w:pPr>
        <w:ind w:left="2166" w:hanging="360"/>
      </w:pPr>
      <w:rPr>
        <w:rFonts w:ascii="Courier New" w:hAnsi="Courier New" w:cs="Courier New" w:hint="default"/>
      </w:rPr>
    </w:lvl>
    <w:lvl w:ilvl="2" w:tplc="04160005" w:tentative="1">
      <w:start w:val="1"/>
      <w:numFmt w:val="bullet"/>
      <w:lvlText w:val=""/>
      <w:lvlJc w:val="left"/>
      <w:pPr>
        <w:ind w:left="2886" w:hanging="360"/>
      </w:pPr>
      <w:rPr>
        <w:rFonts w:ascii="Wingdings" w:hAnsi="Wingdings" w:hint="default"/>
      </w:rPr>
    </w:lvl>
    <w:lvl w:ilvl="3" w:tplc="04160001" w:tentative="1">
      <w:start w:val="1"/>
      <w:numFmt w:val="bullet"/>
      <w:lvlText w:val=""/>
      <w:lvlJc w:val="left"/>
      <w:pPr>
        <w:ind w:left="3606" w:hanging="360"/>
      </w:pPr>
      <w:rPr>
        <w:rFonts w:ascii="Symbol" w:hAnsi="Symbol" w:hint="default"/>
      </w:rPr>
    </w:lvl>
    <w:lvl w:ilvl="4" w:tplc="04160003" w:tentative="1">
      <w:start w:val="1"/>
      <w:numFmt w:val="bullet"/>
      <w:lvlText w:val="o"/>
      <w:lvlJc w:val="left"/>
      <w:pPr>
        <w:ind w:left="4326" w:hanging="360"/>
      </w:pPr>
      <w:rPr>
        <w:rFonts w:ascii="Courier New" w:hAnsi="Courier New" w:cs="Courier New" w:hint="default"/>
      </w:rPr>
    </w:lvl>
    <w:lvl w:ilvl="5" w:tplc="04160005" w:tentative="1">
      <w:start w:val="1"/>
      <w:numFmt w:val="bullet"/>
      <w:lvlText w:val=""/>
      <w:lvlJc w:val="left"/>
      <w:pPr>
        <w:ind w:left="5046" w:hanging="360"/>
      </w:pPr>
      <w:rPr>
        <w:rFonts w:ascii="Wingdings" w:hAnsi="Wingdings" w:hint="default"/>
      </w:rPr>
    </w:lvl>
    <w:lvl w:ilvl="6" w:tplc="04160001" w:tentative="1">
      <w:start w:val="1"/>
      <w:numFmt w:val="bullet"/>
      <w:lvlText w:val=""/>
      <w:lvlJc w:val="left"/>
      <w:pPr>
        <w:ind w:left="5766" w:hanging="360"/>
      </w:pPr>
      <w:rPr>
        <w:rFonts w:ascii="Symbol" w:hAnsi="Symbol" w:hint="default"/>
      </w:rPr>
    </w:lvl>
    <w:lvl w:ilvl="7" w:tplc="04160003" w:tentative="1">
      <w:start w:val="1"/>
      <w:numFmt w:val="bullet"/>
      <w:lvlText w:val="o"/>
      <w:lvlJc w:val="left"/>
      <w:pPr>
        <w:ind w:left="6486" w:hanging="360"/>
      </w:pPr>
      <w:rPr>
        <w:rFonts w:ascii="Courier New" w:hAnsi="Courier New" w:cs="Courier New" w:hint="default"/>
      </w:rPr>
    </w:lvl>
    <w:lvl w:ilvl="8" w:tplc="04160005" w:tentative="1">
      <w:start w:val="1"/>
      <w:numFmt w:val="bullet"/>
      <w:lvlText w:val=""/>
      <w:lvlJc w:val="left"/>
      <w:pPr>
        <w:ind w:left="7206" w:hanging="360"/>
      </w:pPr>
      <w:rPr>
        <w:rFonts w:ascii="Wingdings" w:hAnsi="Wingdings" w:hint="default"/>
      </w:rPr>
    </w:lvl>
  </w:abstractNum>
  <w:abstractNum w:abstractNumId="12" w15:restartNumberingAfterBreak="0">
    <w:nsid w:val="67242E53"/>
    <w:multiLevelType w:val="hybridMultilevel"/>
    <w:tmpl w:val="AB6A970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3" w15:restartNumberingAfterBreak="0">
    <w:nsid w:val="682E6717"/>
    <w:multiLevelType w:val="hybridMultilevel"/>
    <w:tmpl w:val="2F42620C"/>
    <w:lvl w:ilvl="0" w:tplc="F5E269D0">
      <w:start w:val="1"/>
      <w:numFmt w:val="bullet"/>
      <w:lvlText w:val=""/>
      <w:lvlJc w:val="left"/>
      <w:pPr>
        <w:ind w:left="720" w:hanging="360"/>
      </w:pPr>
      <w:rPr>
        <w:rFonts w:ascii="Symbol" w:hAnsi="Symbol" w:hint="default"/>
      </w:rPr>
    </w:lvl>
    <w:lvl w:ilvl="1" w:tplc="ED9E5DC2">
      <w:start w:val="1"/>
      <w:numFmt w:val="bullet"/>
      <w:lvlText w:val=""/>
      <w:lvlJc w:val="left"/>
      <w:pPr>
        <w:ind w:left="1440" w:hanging="360"/>
      </w:pPr>
      <w:rPr>
        <w:rFonts w:ascii="Symbol" w:hAnsi="Symbol" w:hint="default"/>
      </w:rPr>
    </w:lvl>
    <w:lvl w:ilvl="2" w:tplc="722210BA">
      <w:start w:val="1"/>
      <w:numFmt w:val="bullet"/>
      <w:lvlText w:val=""/>
      <w:lvlJc w:val="left"/>
      <w:pPr>
        <w:ind w:left="2160" w:hanging="360"/>
      </w:pPr>
      <w:rPr>
        <w:rFonts w:ascii="Wingdings" w:hAnsi="Wingdings" w:hint="default"/>
      </w:rPr>
    </w:lvl>
    <w:lvl w:ilvl="3" w:tplc="0FF0DB0C">
      <w:start w:val="1"/>
      <w:numFmt w:val="bullet"/>
      <w:lvlText w:val=""/>
      <w:lvlJc w:val="left"/>
      <w:pPr>
        <w:ind w:left="2880" w:hanging="360"/>
      </w:pPr>
      <w:rPr>
        <w:rFonts w:ascii="Symbol" w:hAnsi="Symbol" w:hint="default"/>
      </w:rPr>
    </w:lvl>
    <w:lvl w:ilvl="4" w:tplc="D6FC3B10">
      <w:start w:val="1"/>
      <w:numFmt w:val="bullet"/>
      <w:lvlText w:val="o"/>
      <w:lvlJc w:val="left"/>
      <w:pPr>
        <w:ind w:left="3600" w:hanging="360"/>
      </w:pPr>
      <w:rPr>
        <w:rFonts w:ascii="Courier New" w:hAnsi="Courier New" w:hint="default"/>
      </w:rPr>
    </w:lvl>
    <w:lvl w:ilvl="5" w:tplc="59847008">
      <w:start w:val="1"/>
      <w:numFmt w:val="bullet"/>
      <w:lvlText w:val=""/>
      <w:lvlJc w:val="left"/>
      <w:pPr>
        <w:ind w:left="4320" w:hanging="360"/>
      </w:pPr>
      <w:rPr>
        <w:rFonts w:ascii="Wingdings" w:hAnsi="Wingdings" w:hint="default"/>
      </w:rPr>
    </w:lvl>
    <w:lvl w:ilvl="6" w:tplc="5066F0F8">
      <w:start w:val="1"/>
      <w:numFmt w:val="bullet"/>
      <w:lvlText w:val=""/>
      <w:lvlJc w:val="left"/>
      <w:pPr>
        <w:ind w:left="5040" w:hanging="360"/>
      </w:pPr>
      <w:rPr>
        <w:rFonts w:ascii="Symbol" w:hAnsi="Symbol" w:hint="default"/>
      </w:rPr>
    </w:lvl>
    <w:lvl w:ilvl="7" w:tplc="1E8E7C8A">
      <w:start w:val="1"/>
      <w:numFmt w:val="bullet"/>
      <w:lvlText w:val="o"/>
      <w:lvlJc w:val="left"/>
      <w:pPr>
        <w:ind w:left="5760" w:hanging="360"/>
      </w:pPr>
      <w:rPr>
        <w:rFonts w:ascii="Courier New" w:hAnsi="Courier New" w:hint="default"/>
      </w:rPr>
    </w:lvl>
    <w:lvl w:ilvl="8" w:tplc="60CE29D4">
      <w:start w:val="1"/>
      <w:numFmt w:val="bullet"/>
      <w:lvlText w:val=""/>
      <w:lvlJc w:val="left"/>
      <w:pPr>
        <w:ind w:left="6480" w:hanging="360"/>
      </w:pPr>
      <w:rPr>
        <w:rFonts w:ascii="Wingdings" w:hAnsi="Wingdings" w:hint="default"/>
      </w:rPr>
    </w:lvl>
  </w:abstractNum>
  <w:abstractNum w:abstractNumId="14" w15:restartNumberingAfterBreak="0">
    <w:nsid w:val="72A87946"/>
    <w:multiLevelType w:val="hybridMultilevel"/>
    <w:tmpl w:val="988497CA"/>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5" w15:restartNumberingAfterBreak="0">
    <w:nsid w:val="77053E93"/>
    <w:multiLevelType w:val="hybridMultilevel"/>
    <w:tmpl w:val="BED0B7B6"/>
    <w:lvl w:ilvl="0" w:tplc="6B0E8158">
      <w:start w:val="1"/>
      <w:numFmt w:val="bullet"/>
      <w:lvlText w:val=""/>
      <w:lvlJc w:val="left"/>
      <w:pPr>
        <w:ind w:left="720" w:hanging="360"/>
      </w:pPr>
      <w:rPr>
        <w:rFonts w:ascii="Symbol" w:hAnsi="Symbol" w:hint="default"/>
      </w:rPr>
    </w:lvl>
    <w:lvl w:ilvl="1" w:tplc="9C063ACA">
      <w:start w:val="1"/>
      <w:numFmt w:val="bullet"/>
      <w:lvlText w:val="o"/>
      <w:lvlJc w:val="left"/>
      <w:pPr>
        <w:ind w:left="1440" w:hanging="360"/>
      </w:pPr>
      <w:rPr>
        <w:rFonts w:ascii="Courier New" w:hAnsi="Courier New" w:hint="default"/>
      </w:rPr>
    </w:lvl>
    <w:lvl w:ilvl="2" w:tplc="A8A8C832">
      <w:start w:val="1"/>
      <w:numFmt w:val="bullet"/>
      <w:lvlText w:val=""/>
      <w:lvlJc w:val="left"/>
      <w:pPr>
        <w:ind w:left="2160" w:hanging="360"/>
      </w:pPr>
      <w:rPr>
        <w:rFonts w:ascii="Symbol" w:hAnsi="Symbol" w:hint="default"/>
      </w:rPr>
    </w:lvl>
    <w:lvl w:ilvl="3" w:tplc="E318B11C">
      <w:start w:val="1"/>
      <w:numFmt w:val="bullet"/>
      <w:lvlText w:val=""/>
      <w:lvlJc w:val="left"/>
      <w:pPr>
        <w:ind w:left="2880" w:hanging="360"/>
      </w:pPr>
      <w:rPr>
        <w:rFonts w:ascii="Symbol" w:hAnsi="Symbol" w:hint="default"/>
      </w:rPr>
    </w:lvl>
    <w:lvl w:ilvl="4" w:tplc="FFD8A820">
      <w:start w:val="1"/>
      <w:numFmt w:val="bullet"/>
      <w:lvlText w:val="o"/>
      <w:lvlJc w:val="left"/>
      <w:pPr>
        <w:ind w:left="3600" w:hanging="360"/>
      </w:pPr>
      <w:rPr>
        <w:rFonts w:ascii="Courier New" w:hAnsi="Courier New" w:hint="default"/>
      </w:rPr>
    </w:lvl>
    <w:lvl w:ilvl="5" w:tplc="5308C3C6">
      <w:start w:val="1"/>
      <w:numFmt w:val="bullet"/>
      <w:lvlText w:val=""/>
      <w:lvlJc w:val="left"/>
      <w:pPr>
        <w:ind w:left="4320" w:hanging="360"/>
      </w:pPr>
      <w:rPr>
        <w:rFonts w:ascii="Wingdings" w:hAnsi="Wingdings" w:hint="default"/>
      </w:rPr>
    </w:lvl>
    <w:lvl w:ilvl="6" w:tplc="2710DF48">
      <w:start w:val="1"/>
      <w:numFmt w:val="bullet"/>
      <w:lvlText w:val=""/>
      <w:lvlJc w:val="left"/>
      <w:pPr>
        <w:ind w:left="5040" w:hanging="360"/>
      </w:pPr>
      <w:rPr>
        <w:rFonts w:ascii="Symbol" w:hAnsi="Symbol" w:hint="default"/>
      </w:rPr>
    </w:lvl>
    <w:lvl w:ilvl="7" w:tplc="480A2F24">
      <w:start w:val="1"/>
      <w:numFmt w:val="bullet"/>
      <w:lvlText w:val="o"/>
      <w:lvlJc w:val="left"/>
      <w:pPr>
        <w:ind w:left="5760" w:hanging="360"/>
      </w:pPr>
      <w:rPr>
        <w:rFonts w:ascii="Courier New" w:hAnsi="Courier New" w:hint="default"/>
      </w:rPr>
    </w:lvl>
    <w:lvl w:ilvl="8" w:tplc="DDAA793C">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13"/>
  </w:num>
  <w:num w:numId="4">
    <w:abstractNumId w:val="15"/>
  </w:num>
  <w:num w:numId="5">
    <w:abstractNumId w:val="8"/>
  </w:num>
  <w:num w:numId="6">
    <w:abstractNumId w:val="2"/>
  </w:num>
  <w:num w:numId="7">
    <w:abstractNumId w:val="0"/>
  </w:num>
  <w:num w:numId="8">
    <w:abstractNumId w:val="7"/>
  </w:num>
  <w:num w:numId="9">
    <w:abstractNumId w:val="1"/>
  </w:num>
  <w:num w:numId="10">
    <w:abstractNumId w:val="9"/>
  </w:num>
  <w:num w:numId="11">
    <w:abstractNumId w:val="4"/>
  </w:num>
  <w:num w:numId="12">
    <w:abstractNumId w:val="12"/>
  </w:num>
  <w:num w:numId="13">
    <w:abstractNumId w:val="11"/>
  </w:num>
  <w:num w:numId="14">
    <w:abstractNumId w:val="14"/>
  </w:num>
  <w:num w:numId="15">
    <w:abstractNumId w:val="3"/>
  </w:num>
  <w:num w:numId="1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meson Santos">
    <w15:presenceInfo w15:providerId="Windows Live" w15:userId="4084e476ceb5e8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0712"/>
    <w:rsid w:val="000024ED"/>
    <w:rsid w:val="000056E4"/>
    <w:rsid w:val="00014A45"/>
    <w:rsid w:val="000218E0"/>
    <w:rsid w:val="00024E78"/>
    <w:rsid w:val="00025265"/>
    <w:rsid w:val="00027881"/>
    <w:rsid w:val="00030A48"/>
    <w:rsid w:val="000351D2"/>
    <w:rsid w:val="00041A06"/>
    <w:rsid w:val="000533A3"/>
    <w:rsid w:val="00063C2A"/>
    <w:rsid w:val="00075A6D"/>
    <w:rsid w:val="00092410"/>
    <w:rsid w:val="000A48C8"/>
    <w:rsid w:val="000B0DBD"/>
    <w:rsid w:val="000B0E08"/>
    <w:rsid w:val="000B7ED1"/>
    <w:rsid w:val="000C1126"/>
    <w:rsid w:val="000C1A3C"/>
    <w:rsid w:val="000C7D8A"/>
    <w:rsid w:val="000F2D98"/>
    <w:rsid w:val="000F381E"/>
    <w:rsid w:val="00102E5C"/>
    <w:rsid w:val="0010773B"/>
    <w:rsid w:val="001111B3"/>
    <w:rsid w:val="00124999"/>
    <w:rsid w:val="00135233"/>
    <w:rsid w:val="0014269E"/>
    <w:rsid w:val="00142F55"/>
    <w:rsid w:val="00144914"/>
    <w:rsid w:val="001500C1"/>
    <w:rsid w:val="001613DD"/>
    <w:rsid w:val="001666EE"/>
    <w:rsid w:val="00171A10"/>
    <w:rsid w:val="0017272E"/>
    <w:rsid w:val="001838B9"/>
    <w:rsid w:val="0018746A"/>
    <w:rsid w:val="001A3312"/>
    <w:rsid w:val="001A6B74"/>
    <w:rsid w:val="001B3906"/>
    <w:rsid w:val="001B5036"/>
    <w:rsid w:val="001B5205"/>
    <w:rsid w:val="001C236D"/>
    <w:rsid w:val="001D0523"/>
    <w:rsid w:val="001D1D80"/>
    <w:rsid w:val="001D3DB0"/>
    <w:rsid w:val="001D66AF"/>
    <w:rsid w:val="001E3AF8"/>
    <w:rsid w:val="00201745"/>
    <w:rsid w:val="0020216E"/>
    <w:rsid w:val="002174D3"/>
    <w:rsid w:val="00217717"/>
    <w:rsid w:val="00217D10"/>
    <w:rsid w:val="002268E6"/>
    <w:rsid w:val="00235A41"/>
    <w:rsid w:val="00235BB2"/>
    <w:rsid w:val="00240F7C"/>
    <w:rsid w:val="0024696E"/>
    <w:rsid w:val="00254A75"/>
    <w:rsid w:val="002816F4"/>
    <w:rsid w:val="002917CD"/>
    <w:rsid w:val="002A2AEB"/>
    <w:rsid w:val="002A5CCE"/>
    <w:rsid w:val="002B149A"/>
    <w:rsid w:val="002B2F96"/>
    <w:rsid w:val="002B51F5"/>
    <w:rsid w:val="002B6F9B"/>
    <w:rsid w:val="002C367F"/>
    <w:rsid w:val="002D4373"/>
    <w:rsid w:val="002D7F3E"/>
    <w:rsid w:val="002E0E14"/>
    <w:rsid w:val="002E6806"/>
    <w:rsid w:val="002F05DD"/>
    <w:rsid w:val="002F72CA"/>
    <w:rsid w:val="00315278"/>
    <w:rsid w:val="00317765"/>
    <w:rsid w:val="003277E6"/>
    <w:rsid w:val="0033247B"/>
    <w:rsid w:val="0033560A"/>
    <w:rsid w:val="00343DFD"/>
    <w:rsid w:val="00356CFA"/>
    <w:rsid w:val="00361632"/>
    <w:rsid w:val="00370240"/>
    <w:rsid w:val="00371669"/>
    <w:rsid w:val="003777D0"/>
    <w:rsid w:val="00383298"/>
    <w:rsid w:val="00387DA1"/>
    <w:rsid w:val="003A570C"/>
    <w:rsid w:val="003C2287"/>
    <w:rsid w:val="003C2AF4"/>
    <w:rsid w:val="003C7417"/>
    <w:rsid w:val="003D7E5C"/>
    <w:rsid w:val="003F0C38"/>
    <w:rsid w:val="003F3C4F"/>
    <w:rsid w:val="00400281"/>
    <w:rsid w:val="00401640"/>
    <w:rsid w:val="00405D91"/>
    <w:rsid w:val="00410348"/>
    <w:rsid w:val="0041273F"/>
    <w:rsid w:val="00415D77"/>
    <w:rsid w:val="004240D8"/>
    <w:rsid w:val="00433877"/>
    <w:rsid w:val="00433BD0"/>
    <w:rsid w:val="00454854"/>
    <w:rsid w:val="00470E77"/>
    <w:rsid w:val="004729DA"/>
    <w:rsid w:val="0047588B"/>
    <w:rsid w:val="00487319"/>
    <w:rsid w:val="0049115E"/>
    <w:rsid w:val="00491861"/>
    <w:rsid w:val="004A0712"/>
    <w:rsid w:val="004A16FF"/>
    <w:rsid w:val="004A506C"/>
    <w:rsid w:val="004B2A55"/>
    <w:rsid w:val="004C52B2"/>
    <w:rsid w:val="004C776B"/>
    <w:rsid w:val="004D427B"/>
    <w:rsid w:val="004D4C37"/>
    <w:rsid w:val="004F7BC9"/>
    <w:rsid w:val="00513E8F"/>
    <w:rsid w:val="0052259D"/>
    <w:rsid w:val="0052552C"/>
    <w:rsid w:val="005302A8"/>
    <w:rsid w:val="00535D8C"/>
    <w:rsid w:val="005472C5"/>
    <w:rsid w:val="005618BD"/>
    <w:rsid w:val="00563813"/>
    <w:rsid w:val="0057558B"/>
    <w:rsid w:val="005A6233"/>
    <w:rsid w:val="005B3441"/>
    <w:rsid w:val="005B37F3"/>
    <w:rsid w:val="005C5F25"/>
    <w:rsid w:val="005C7404"/>
    <w:rsid w:val="005D13AB"/>
    <w:rsid w:val="005E0226"/>
    <w:rsid w:val="005F00AD"/>
    <w:rsid w:val="005F7E9E"/>
    <w:rsid w:val="00600215"/>
    <w:rsid w:val="006200B7"/>
    <w:rsid w:val="00621A3B"/>
    <w:rsid w:val="0064206D"/>
    <w:rsid w:val="006841ED"/>
    <w:rsid w:val="00684579"/>
    <w:rsid w:val="00697633"/>
    <w:rsid w:val="006B5011"/>
    <w:rsid w:val="006C70F2"/>
    <w:rsid w:val="006D1A48"/>
    <w:rsid w:val="006D4103"/>
    <w:rsid w:val="006D7173"/>
    <w:rsid w:val="006E1C57"/>
    <w:rsid w:val="007001C1"/>
    <w:rsid w:val="00700246"/>
    <w:rsid w:val="007044A5"/>
    <w:rsid w:val="007119AE"/>
    <w:rsid w:val="0071402D"/>
    <w:rsid w:val="007152F3"/>
    <w:rsid w:val="007308E0"/>
    <w:rsid w:val="00734D82"/>
    <w:rsid w:val="0074382A"/>
    <w:rsid w:val="00744304"/>
    <w:rsid w:val="007648A3"/>
    <w:rsid w:val="007716FF"/>
    <w:rsid w:val="007726A2"/>
    <w:rsid w:val="00787FA2"/>
    <w:rsid w:val="007A3614"/>
    <w:rsid w:val="007A6B2F"/>
    <w:rsid w:val="007B3A20"/>
    <w:rsid w:val="007C1D69"/>
    <w:rsid w:val="007D20F7"/>
    <w:rsid w:val="007E6678"/>
    <w:rsid w:val="007F5C03"/>
    <w:rsid w:val="007F6D57"/>
    <w:rsid w:val="00803AD3"/>
    <w:rsid w:val="00806926"/>
    <w:rsid w:val="00813A4F"/>
    <w:rsid w:val="00814323"/>
    <w:rsid w:val="00817040"/>
    <w:rsid w:val="00824C17"/>
    <w:rsid w:val="00831877"/>
    <w:rsid w:val="00831B42"/>
    <w:rsid w:val="00834ECB"/>
    <w:rsid w:val="00836698"/>
    <w:rsid w:val="00836DA2"/>
    <w:rsid w:val="008374CD"/>
    <w:rsid w:val="00840D1C"/>
    <w:rsid w:val="008440DD"/>
    <w:rsid w:val="00866254"/>
    <w:rsid w:val="00872AC2"/>
    <w:rsid w:val="00877860"/>
    <w:rsid w:val="00885562"/>
    <w:rsid w:val="00885A00"/>
    <w:rsid w:val="008913CD"/>
    <w:rsid w:val="00891978"/>
    <w:rsid w:val="00895BC8"/>
    <w:rsid w:val="008B0296"/>
    <w:rsid w:val="008C0704"/>
    <w:rsid w:val="008C1153"/>
    <w:rsid w:val="008C1BC8"/>
    <w:rsid w:val="008C5DE4"/>
    <w:rsid w:val="008C7A63"/>
    <w:rsid w:val="008E4EC6"/>
    <w:rsid w:val="008E5081"/>
    <w:rsid w:val="00905B1F"/>
    <w:rsid w:val="009115FF"/>
    <w:rsid w:val="00916296"/>
    <w:rsid w:val="009267AA"/>
    <w:rsid w:val="00934765"/>
    <w:rsid w:val="00935DF4"/>
    <w:rsid w:val="00937A88"/>
    <w:rsid w:val="0097718D"/>
    <w:rsid w:val="00981A18"/>
    <w:rsid w:val="009872DF"/>
    <w:rsid w:val="00987A92"/>
    <w:rsid w:val="009A1D52"/>
    <w:rsid w:val="009B39BE"/>
    <w:rsid w:val="009C2748"/>
    <w:rsid w:val="009C334B"/>
    <w:rsid w:val="009D1434"/>
    <w:rsid w:val="009D5892"/>
    <w:rsid w:val="009E14E4"/>
    <w:rsid w:val="009E2115"/>
    <w:rsid w:val="009E5637"/>
    <w:rsid w:val="00A10DE3"/>
    <w:rsid w:val="00A329C9"/>
    <w:rsid w:val="00A41D7C"/>
    <w:rsid w:val="00A559FB"/>
    <w:rsid w:val="00A56173"/>
    <w:rsid w:val="00A66F16"/>
    <w:rsid w:val="00A70813"/>
    <w:rsid w:val="00A71FA4"/>
    <w:rsid w:val="00A77B54"/>
    <w:rsid w:val="00A81087"/>
    <w:rsid w:val="00A82604"/>
    <w:rsid w:val="00A8651F"/>
    <w:rsid w:val="00A865EC"/>
    <w:rsid w:val="00A86963"/>
    <w:rsid w:val="00A926C1"/>
    <w:rsid w:val="00A93158"/>
    <w:rsid w:val="00AB5F74"/>
    <w:rsid w:val="00AB6090"/>
    <w:rsid w:val="00AD0957"/>
    <w:rsid w:val="00B13545"/>
    <w:rsid w:val="00B14F54"/>
    <w:rsid w:val="00B22E44"/>
    <w:rsid w:val="00B2635D"/>
    <w:rsid w:val="00B55260"/>
    <w:rsid w:val="00B56312"/>
    <w:rsid w:val="00B7786C"/>
    <w:rsid w:val="00B90CFF"/>
    <w:rsid w:val="00B91529"/>
    <w:rsid w:val="00B974BF"/>
    <w:rsid w:val="00BA512E"/>
    <w:rsid w:val="00BA76DE"/>
    <w:rsid w:val="00BB1B18"/>
    <w:rsid w:val="00BC5077"/>
    <w:rsid w:val="00BD0ED8"/>
    <w:rsid w:val="00BD13C7"/>
    <w:rsid w:val="00BD7A79"/>
    <w:rsid w:val="00BE5D2A"/>
    <w:rsid w:val="00BF1375"/>
    <w:rsid w:val="00BF1FB1"/>
    <w:rsid w:val="00C04955"/>
    <w:rsid w:val="00C112DC"/>
    <w:rsid w:val="00C257D8"/>
    <w:rsid w:val="00C43D3A"/>
    <w:rsid w:val="00C4455D"/>
    <w:rsid w:val="00C57330"/>
    <w:rsid w:val="00C607D4"/>
    <w:rsid w:val="00C663B3"/>
    <w:rsid w:val="00C75BAF"/>
    <w:rsid w:val="00C778DD"/>
    <w:rsid w:val="00C90049"/>
    <w:rsid w:val="00CA78B4"/>
    <w:rsid w:val="00CB05E4"/>
    <w:rsid w:val="00CC45D5"/>
    <w:rsid w:val="00CC784B"/>
    <w:rsid w:val="00CD434B"/>
    <w:rsid w:val="00CD6B9A"/>
    <w:rsid w:val="00D164FD"/>
    <w:rsid w:val="00D204DF"/>
    <w:rsid w:val="00D33D68"/>
    <w:rsid w:val="00D4053E"/>
    <w:rsid w:val="00D447B2"/>
    <w:rsid w:val="00D46D5E"/>
    <w:rsid w:val="00D55EBF"/>
    <w:rsid w:val="00D6688C"/>
    <w:rsid w:val="00D72F44"/>
    <w:rsid w:val="00D839E4"/>
    <w:rsid w:val="00D85BD5"/>
    <w:rsid w:val="00D863C2"/>
    <w:rsid w:val="00D91590"/>
    <w:rsid w:val="00D91E5B"/>
    <w:rsid w:val="00DC3C8A"/>
    <w:rsid w:val="00DC433F"/>
    <w:rsid w:val="00DC6728"/>
    <w:rsid w:val="00DD6E53"/>
    <w:rsid w:val="00DF2007"/>
    <w:rsid w:val="00E030BD"/>
    <w:rsid w:val="00E162F1"/>
    <w:rsid w:val="00E221FC"/>
    <w:rsid w:val="00E31EAA"/>
    <w:rsid w:val="00E33A01"/>
    <w:rsid w:val="00E47D7E"/>
    <w:rsid w:val="00E54401"/>
    <w:rsid w:val="00E55282"/>
    <w:rsid w:val="00E6284A"/>
    <w:rsid w:val="00E62C83"/>
    <w:rsid w:val="00E6477E"/>
    <w:rsid w:val="00E649F4"/>
    <w:rsid w:val="00E75127"/>
    <w:rsid w:val="00E7541E"/>
    <w:rsid w:val="00E84DB3"/>
    <w:rsid w:val="00E868E1"/>
    <w:rsid w:val="00E86EB1"/>
    <w:rsid w:val="00E93D53"/>
    <w:rsid w:val="00E95A25"/>
    <w:rsid w:val="00EB4526"/>
    <w:rsid w:val="00EC4F66"/>
    <w:rsid w:val="00EC79F0"/>
    <w:rsid w:val="00ED42D7"/>
    <w:rsid w:val="00EE30D6"/>
    <w:rsid w:val="00EE4830"/>
    <w:rsid w:val="00EE5830"/>
    <w:rsid w:val="00EF1702"/>
    <w:rsid w:val="00F03C65"/>
    <w:rsid w:val="00F07D9F"/>
    <w:rsid w:val="00F10A0A"/>
    <w:rsid w:val="00F21EB5"/>
    <w:rsid w:val="00F60D93"/>
    <w:rsid w:val="00F67D75"/>
    <w:rsid w:val="00F70D9A"/>
    <w:rsid w:val="00F85D41"/>
    <w:rsid w:val="00F87F83"/>
    <w:rsid w:val="00F90652"/>
    <w:rsid w:val="00F910FB"/>
    <w:rsid w:val="00FA0D38"/>
    <w:rsid w:val="00FA5BE1"/>
    <w:rsid w:val="00FA7348"/>
    <w:rsid w:val="00FB4609"/>
    <w:rsid w:val="00FB496E"/>
    <w:rsid w:val="00FB505B"/>
    <w:rsid w:val="00FE6672"/>
    <w:rsid w:val="55997AC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BAE66"/>
  <w15:docId w15:val="{88B5170D-F730-4C9E-99C0-9A310DA30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nhideWhenUsed/>
    <w:pPr>
      <w:spacing w:line="240" w:lineRule="auto"/>
    </w:pPr>
    <w:rPr>
      <w:sz w:val="20"/>
      <w:szCs w:val="20"/>
    </w:rPr>
  </w:style>
  <w:style w:type="character" w:customStyle="1" w:styleId="TextodecomentrioChar">
    <w:name w:val="Texto de comentário Char"/>
    <w:basedOn w:val="Fontepargpadro"/>
    <w:link w:val="Textodecomentrio"/>
    <w:rPr>
      <w:sz w:val="20"/>
      <w:szCs w:val="20"/>
    </w:rPr>
  </w:style>
  <w:style w:type="character" w:styleId="Refdecomentrio">
    <w:name w:val="annotation reference"/>
    <w:basedOn w:val="Fontepargpadro"/>
    <w:unhideWhenUsed/>
    <w:rPr>
      <w:sz w:val="16"/>
      <w:szCs w:val="16"/>
    </w:rPr>
  </w:style>
  <w:style w:type="paragraph" w:styleId="Textodebalo">
    <w:name w:val="Balloon Text"/>
    <w:basedOn w:val="Normal"/>
    <w:link w:val="TextodebaloChar"/>
    <w:uiPriority w:val="99"/>
    <w:semiHidden/>
    <w:unhideWhenUsed/>
    <w:rsid w:val="004D4C37"/>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4D4C37"/>
    <w:rPr>
      <w:rFonts w:ascii="Segoe UI" w:hAnsi="Segoe UI" w:cs="Segoe UI"/>
      <w:sz w:val="18"/>
      <w:szCs w:val="18"/>
    </w:rPr>
  </w:style>
  <w:style w:type="paragraph" w:styleId="PargrafodaLista">
    <w:name w:val="List Paragraph"/>
    <w:basedOn w:val="Normal"/>
    <w:uiPriority w:val="34"/>
    <w:qFormat/>
    <w:rsid w:val="004D4C37"/>
    <w:pPr>
      <w:spacing w:line="240" w:lineRule="auto"/>
      <w:ind w:left="720"/>
      <w:contextualSpacing/>
    </w:pPr>
    <w:rPr>
      <w:rFonts w:eastAsia="Times New Roman"/>
      <w:sz w:val="24"/>
      <w:szCs w:val="24"/>
    </w:rPr>
  </w:style>
  <w:style w:type="paragraph" w:styleId="Assuntodocomentrio">
    <w:name w:val="annotation subject"/>
    <w:basedOn w:val="Textodecomentrio"/>
    <w:next w:val="Textodecomentrio"/>
    <w:link w:val="AssuntodocomentrioChar"/>
    <w:uiPriority w:val="99"/>
    <w:semiHidden/>
    <w:unhideWhenUsed/>
    <w:rsid w:val="003277E6"/>
    <w:rPr>
      <w:b/>
      <w:bCs/>
    </w:rPr>
  </w:style>
  <w:style w:type="character" w:customStyle="1" w:styleId="AssuntodocomentrioChar">
    <w:name w:val="Assunto do comentário Char"/>
    <w:basedOn w:val="TextodecomentrioChar"/>
    <w:link w:val="Assuntodocomentrio"/>
    <w:uiPriority w:val="99"/>
    <w:semiHidden/>
    <w:rsid w:val="003277E6"/>
    <w:rPr>
      <w:b/>
      <w:bCs/>
      <w:sz w:val="20"/>
      <w:szCs w:val="20"/>
    </w:rPr>
  </w:style>
  <w:style w:type="paragraph" w:styleId="Legenda">
    <w:name w:val="caption"/>
    <w:basedOn w:val="Normal"/>
    <w:next w:val="Normal"/>
    <w:uiPriority w:val="35"/>
    <w:unhideWhenUsed/>
    <w:qFormat/>
    <w:rsid w:val="00CD434B"/>
    <w:pPr>
      <w:spacing w:after="200" w:line="240" w:lineRule="auto"/>
    </w:pPr>
    <w:rPr>
      <w:i/>
      <w:iCs/>
      <w:color w:val="1F497D" w:themeColor="text2"/>
      <w:sz w:val="18"/>
      <w:szCs w:val="18"/>
    </w:rPr>
  </w:style>
  <w:style w:type="table" w:styleId="TabeladeGrade5Escura-nfase5">
    <w:name w:val="Grid Table 5 Dark Accent 5"/>
    <w:basedOn w:val="Tabelanormal"/>
    <w:uiPriority w:val="50"/>
    <w:rsid w:val="002816F4"/>
    <w:pPr>
      <w:spacing w:line="240" w:lineRule="auto"/>
    </w:pPr>
    <w:rPr>
      <w:rFonts w:asciiTheme="minorHAnsi" w:eastAsiaTheme="minorHAnsi" w:hAnsiTheme="minorHAnsi" w:cstheme="minorBidi"/>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customStyle="1" w:styleId="textline">
    <w:name w:val="text_line"/>
    <w:basedOn w:val="Fontepargpadro"/>
    <w:rsid w:val="00D46D5E"/>
  </w:style>
  <w:style w:type="paragraph" w:styleId="Reviso">
    <w:name w:val="Revision"/>
    <w:hidden/>
    <w:uiPriority w:val="99"/>
    <w:semiHidden/>
    <w:rsid w:val="00987A92"/>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4.png"/><Relationship Id="rId21" Type="http://schemas.openxmlformats.org/officeDocument/2006/relationships/image" Target="media/image11.png"/><Relationship Id="rId34" Type="http://schemas.microsoft.com/office/2007/relationships/hdphoto" Target="media/hdphoto3.wdp"/><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microsoft.com/office/2007/relationships/hdphoto" Target="media/hdphoto2.wdp"/><Relationship Id="rId37" Type="http://schemas.openxmlformats.org/officeDocument/2006/relationships/image" Target="media/image23.png"/><Relationship Id="rId40" Type="http://schemas.microsoft.com/office/2007/relationships/hdphoto" Target="media/hdphoto6.wdp"/><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microsoft.com/office/2007/relationships/hdphoto" Target="media/hdphoto4.wdp"/><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0.png"/><Relationship Id="rId44"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microsoft.com/office/2007/relationships/hdphoto" Target="media/hdphoto1.wdp"/><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microsoft.com/office/2007/relationships/hdphoto" Target="media/hdphoto5.wdp"/><Relationship Id="rId20" Type="http://schemas.openxmlformats.org/officeDocument/2006/relationships/image" Target="media/image10.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C9DAD1-2D0C-4D06-83A9-318ABE1A0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1141</TotalTime>
  <Pages>39</Pages>
  <Words>8952</Words>
  <Characters>48346</Characters>
  <Application>Microsoft Office Word</Application>
  <DocSecurity>0</DocSecurity>
  <Lines>402</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Emeson Santos</cp:lastModifiedBy>
  <cp:revision>266</cp:revision>
  <dcterms:created xsi:type="dcterms:W3CDTF">2019-08-07T13:38:00Z</dcterms:created>
  <dcterms:modified xsi:type="dcterms:W3CDTF">2019-08-16T14:46:00Z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