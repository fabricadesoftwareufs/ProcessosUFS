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D04FC1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3475BF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39FDE4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71E6769"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4721465"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8513B8"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752806A" w14:textId="77777777" w:rsidR="004A0712" w:rsidRPr="00FE6672" w:rsidRDefault="004240D8">
      <w:pPr>
        <w:spacing w:before="4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2A808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5924E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7777777"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MODELAGEM DOS PROCESSOS DAS CHEFIAS DOS DEPARTAMENTOS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034BD05B"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Orientador: </w:t>
      </w:r>
      <w:r w:rsidR="00030A48" w:rsidRPr="00FE6672">
        <w:rPr>
          <w:rFonts w:ascii="Times New Roman" w:eastAsia="Times New Roman" w:hAnsi="Times New Roman" w:cs="Times New Roman"/>
        </w:rPr>
        <w:t>Marcos Barbosa Dósea</w:t>
      </w:r>
    </w:p>
    <w:p w14:paraId="78CFDC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9549AE0" w14:textId="0E84E809"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C6573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88FC2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3F9A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9CAD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87D1C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C86BAA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7B41EF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15CD3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6D9F4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F833AE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877BC4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7E11F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84BA8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F3A5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F0FDA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581F0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7A5C8C41"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Oliveira</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1670EF3E"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departamentos da universidade federal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 Itabaiana: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0"/>
                  <w:r w:rsidRPr="00FE6672">
                    <w:rPr>
                      <w:rFonts w:ascii="Times New Roman" w:eastAsia="Times New Roman" w:hAnsi="Times New Roman" w:cs="Times New Roman"/>
                      <w:color w:val="FF0000"/>
                    </w:rPr>
                    <w:t>99f. (indica o número de páginas do trabalho); 99 cm (indica o tamanho)</w:t>
                  </w:r>
                  <w:commentRangeEnd w:id="0"/>
                  <w:r w:rsidR="00C75BAF" w:rsidRPr="00FE6672">
                    <w:rPr>
                      <w:rStyle w:val="Refdecomentrio"/>
                      <w:rFonts w:ascii="Times New Roman" w:hAnsi="Times New Roman" w:cs="Times New Roman"/>
                    </w:rPr>
                    <w:commentReference w:id="0"/>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50BE0623" w:rsidR="004A0712" w:rsidRPr="00FE6672" w:rsidRDefault="004240D8">
                  <w:pPr>
                    <w:ind w:left="360" w:right="320" w:firstLine="340"/>
                    <w:rPr>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700" w:right="320" w:firstLine="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26B69A" w14:textId="77777777" w:rsidR="004A0712" w:rsidRPr="00FE6672" w:rsidRDefault="004240D8">
                  <w:pPr>
                    <w:ind w:left="700" w:right="320" w:firstLine="360"/>
                    <w:jc w:val="both"/>
                    <w:rPr>
                      <w:rFonts w:ascii="Times New Roman" w:eastAsia="Times New Roman" w:hAnsi="Times New Roman" w:cs="Times New Roman"/>
                      <w:color w:val="FF0000"/>
                    </w:rPr>
                  </w:pPr>
                  <w:commentRangeStart w:id="1"/>
                  <w:commentRangeStart w:id="2"/>
                  <w:r w:rsidRPr="00FE6672">
                    <w:rPr>
                      <w:rFonts w:ascii="Times New Roman" w:eastAsia="Times New Roman" w:hAnsi="Times New Roman" w:cs="Times New Roman"/>
                      <w:color w:val="FF0000"/>
                    </w:rPr>
                    <w:t xml:space="preserve">1. Assunto. </w:t>
                  </w:r>
                  <w:r w:rsidRPr="00FE6672">
                    <w:rPr>
                      <w:rFonts w:ascii="Times New Roman" w:eastAsia="Times New Roman" w:hAnsi="Times New Roman" w:cs="Times New Roman"/>
                      <w:color w:val="FF0000"/>
                    </w:rPr>
                    <w:tab/>
                    <w:t>2. Área de Concentração - TCC.</w:t>
                  </w:r>
                  <w:r w:rsidRPr="00FE6672">
                    <w:rPr>
                      <w:rFonts w:ascii="Times New Roman" w:eastAsia="Times New Roman" w:hAnsi="Times New Roman" w:cs="Times New Roman"/>
                      <w:color w:val="FF0000"/>
                    </w:rPr>
                    <w:tab/>
                    <w:t xml:space="preserve">3. Curso.   </w:t>
                  </w:r>
                  <w:r w:rsidRPr="00FE6672">
                    <w:rPr>
                      <w:rFonts w:ascii="Times New Roman" w:eastAsia="Times New Roman" w:hAnsi="Times New Roman" w:cs="Times New Roman"/>
                      <w:color w:val="FF0000"/>
                    </w:rPr>
                    <w:tab/>
                    <w:t>I. Título.</w:t>
                  </w:r>
                  <w:commentRangeEnd w:id="1"/>
                  <w:r w:rsidR="00C75BAF" w:rsidRPr="00FE6672">
                    <w:rPr>
                      <w:rStyle w:val="Refdecomentrio"/>
                      <w:rFonts w:ascii="Times New Roman" w:hAnsi="Times New Roman" w:cs="Times New Roman"/>
                    </w:rPr>
                    <w:commentReference w:id="1"/>
                  </w:r>
                  <w:commentRangeEnd w:id="2"/>
                  <w:r w:rsidR="00C75BAF" w:rsidRPr="00FE6672">
                    <w:rPr>
                      <w:rStyle w:val="Refdecomentrio"/>
                      <w:rFonts w:ascii="Times New Roman" w:hAnsi="Times New Roman" w:cs="Times New Roman"/>
                    </w:rPr>
                    <w:commentReference w:id="2"/>
                  </w:r>
                </w:p>
                <w:p w14:paraId="4237E63F"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tc>
            </w:tr>
          </w:tbl>
          <w:p w14:paraId="1CB2F778"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tc>
      </w:tr>
    </w:tbl>
    <w:p w14:paraId="79AE50ED" w14:textId="77777777" w:rsidR="004A0712" w:rsidRPr="00FE6672" w:rsidRDefault="004A0712">
      <w:pPr>
        <w:jc w:val="center"/>
        <w:rPr>
          <w:rFonts w:ascii="Times New Roman" w:eastAsia="Times New Roman" w:hAnsi="Times New Roman" w:cs="Times New Roman"/>
          <w:b/>
          <w:sz w:val="28"/>
          <w:szCs w:val="28"/>
        </w:rPr>
      </w:pPr>
    </w:p>
    <w:p w14:paraId="2F6389F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A0393D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64B92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42C15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00A37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B8CCDA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BB229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MODELAGEM DOS PROCESSOS DAS CHEFIAS DOS DEPARTAMENTOS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3"/>
      <w:r w:rsidRPr="00FE6672">
        <w:rPr>
          <w:rFonts w:ascii="Times New Roman" w:eastAsia="Times New Roman" w:hAnsi="Times New Roman" w:cs="Times New Roman"/>
          <w:color w:val="FF0000"/>
        </w:rPr>
        <w:t>Itabaiana, ([dia] , [mês] e [ano] da aprovação).</w:t>
      </w:r>
      <w:commentRangeEnd w:id="3"/>
      <w:r w:rsidR="00BF1375" w:rsidRPr="00FE6672">
        <w:rPr>
          <w:rStyle w:val="Refdecomentrio"/>
          <w:rFonts w:ascii="Times New Roman" w:hAnsi="Times New Roman" w:cs="Times New Roman"/>
        </w:rPr>
        <w:commentReference w:id="3"/>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26398774"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 xml:space="preserve">Prof(a) </w:t>
      </w:r>
      <w:r w:rsidR="00BF1375" w:rsidRPr="00FE6672">
        <w:rPr>
          <w:rFonts w:ascii="Times New Roman" w:eastAsia="Times New Roman" w:hAnsi="Times New Roman" w:cs="Times New Roman"/>
          <w:b/>
        </w:rPr>
        <w:t>Marcos Barbosa Dósea</w:t>
      </w:r>
      <w:r w:rsidRPr="00FE6672">
        <w:rPr>
          <w:rFonts w:ascii="Times New Roman" w:eastAsia="Times New Roman" w:hAnsi="Times New Roman" w:cs="Times New Roman"/>
          <w:b/>
        </w:rPr>
        <w:t xml:space="preserve">, </w:t>
      </w:r>
      <w:r w:rsidR="00BF1375" w:rsidRPr="00FE6672">
        <w:rPr>
          <w:rFonts w:ascii="Times New Roman" w:eastAsia="Times New Roman" w:hAnsi="Times New Roman" w:cs="Times New Roman"/>
          <w:b/>
        </w:rPr>
        <w:t>Doutor</w:t>
      </w:r>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2EA15EA0" w14:textId="77777777" w:rsidR="004A0712" w:rsidRPr="00FE6672" w:rsidRDefault="004A0712">
      <w:pPr>
        <w:rPr>
          <w:rFonts w:ascii="Times New Roman" w:eastAsia="Times New Roman" w:hAnsi="Times New Roman" w:cs="Times New Roman"/>
          <w:b/>
          <w:sz w:val="32"/>
          <w:szCs w:val="32"/>
        </w:rPr>
      </w:pPr>
    </w:p>
    <w:p w14:paraId="7FB7DE0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BCD1AA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683E1A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C7519A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3665F9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96E96C6"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29AFF2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3A364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7404E5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09E0E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04F4F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835E69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DD1B2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B67AC9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355F03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2ECEDA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667108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AF2604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64CE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5D5E3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F541F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F0B1F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E7454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35A007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D00A1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E1F73F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37B178C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72D876"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6E6F7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BFC0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84FECE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FAF3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316FE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9FB1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C41A04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4"/>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4"/>
      <w:r w:rsidR="00535D8C" w:rsidRPr="00FE6672">
        <w:rPr>
          <w:rStyle w:val="Refdecomentrio"/>
          <w:rFonts w:ascii="Times New Roman" w:hAnsi="Times New Roman" w:cs="Times New Roman"/>
        </w:rPr>
        <w:commentReference w:id="4"/>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lastRenderedPageBreak/>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3AA0CA8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ABREVIATURAS E SIGLAS</w:t>
      </w:r>
    </w:p>
    <w:p w14:paraId="741F03BA" w14:textId="42D23B17" w:rsidR="004A0712" w:rsidRPr="00FE6672" w:rsidRDefault="004240D8" w:rsidP="006841ED">
      <w:pPr>
        <w:spacing w:line="360" w:lineRule="auto"/>
        <w:rPr>
          <w:rFonts w:ascii="Times New Roman" w:eastAsia="Times New Roman" w:hAnsi="Times New Roman" w:cs="Times New Roman"/>
        </w:rPr>
      </w:pPr>
      <w:r w:rsidRPr="00FE6672">
        <w:rPr>
          <w:rFonts w:ascii="Times New Roman" w:eastAsia="Times New Roman" w:hAnsi="Times New Roman" w:cs="Times New Roman"/>
          <w:b/>
          <w:sz w:val="28"/>
          <w:szCs w:val="28"/>
        </w:rPr>
        <w:t xml:space="preserve"> </w:t>
      </w:r>
    </w:p>
    <w:p w14:paraId="64DEF4D3"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rsidP="006841ED">
      <w:pPr>
        <w:ind w:left="144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r w:rsidRPr="00FE6672">
        <w:rPr>
          <w:rFonts w:ascii="Times New Roman" w:eastAsia="Times New Roman" w:hAnsi="Times New Roman" w:cs="Times New Roman"/>
          <w:i/>
        </w:rPr>
        <w:t>National Information Systems</w:t>
      </w:r>
    </w:p>
    <w:p w14:paraId="29D4BDF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rsidP="006841ED">
      <w:pPr>
        <w:ind w:left="144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t>Universidade Federal de Sergipe</w:t>
      </w:r>
    </w:p>
    <w:p w14:paraId="1B923480" w14:textId="77777777" w:rsidR="004A0712" w:rsidRPr="00FE6672" w:rsidRDefault="004240D8" w:rsidP="006841ED">
      <w:pPr>
        <w:ind w:left="144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652CCED4"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End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A926C1">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A926C1">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A926C1">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A926C1">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A926C1">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A926C1">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A926C1">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A926C1">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A926C1">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A926C1">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A926C1">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A926C1">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Del="0052552C" w:rsidRDefault="004240D8">
      <w:pPr>
        <w:pStyle w:val="Ttulo1"/>
        <w:spacing w:before="120" w:after="280" w:line="360" w:lineRule="auto"/>
        <w:jc w:val="both"/>
        <w:rPr>
          <w:del w:id="5" w:author="Emeson Santos" w:date="2019-08-16T01:24:00Z"/>
          <w:rFonts w:ascii="Times New Roman" w:eastAsia="Times New Roman" w:hAnsi="Times New Roman" w:cs="Times New Roman"/>
          <w:b/>
          <w:sz w:val="24"/>
          <w:szCs w:val="24"/>
        </w:rPr>
      </w:pPr>
      <w:bookmarkStart w:id="6" w:name="_sgw84tn18vu2" w:colFirst="0" w:colLast="0"/>
      <w:bookmarkEnd w:id="6"/>
      <w:r w:rsidRPr="00FE6672">
        <w:rPr>
          <w:rFonts w:ascii="Times New Roman" w:hAnsi="Times New Roman" w:cs="Times New Roman"/>
        </w:rPr>
        <w:br w:type="page"/>
      </w:r>
    </w:p>
    <w:p w14:paraId="10BF98BF" w14:textId="77777777" w:rsidR="004A0712" w:rsidRPr="00FE6672" w:rsidDel="0052552C" w:rsidRDefault="004240D8">
      <w:pPr>
        <w:pStyle w:val="Ttulo2"/>
        <w:keepNext w:val="0"/>
        <w:keepLines w:val="0"/>
        <w:spacing w:after="80" w:line="360" w:lineRule="auto"/>
        <w:rPr>
          <w:del w:id="7" w:author="Emeson Santos" w:date="2019-08-16T01:24:00Z"/>
          <w:rFonts w:ascii="Times New Roman" w:eastAsia="Times New Roman" w:hAnsi="Times New Roman" w:cs="Times New Roman"/>
          <w:b/>
          <w:sz w:val="34"/>
          <w:szCs w:val="34"/>
        </w:rPr>
        <w:pPrChange w:id="8" w:author="Emeson Santos" w:date="2019-08-16T01:24:00Z">
          <w:pPr>
            <w:pStyle w:val="Ttulo2"/>
            <w:keepNext w:val="0"/>
            <w:keepLines w:val="0"/>
            <w:spacing w:after="80" w:line="360" w:lineRule="auto"/>
            <w:jc w:val="center"/>
          </w:pPr>
        </w:pPrChange>
      </w:pPr>
      <w:bookmarkStart w:id="9" w:name="_twhg4y3c16xe" w:colFirst="0" w:colLast="0"/>
      <w:bookmarkEnd w:id="9"/>
      <w:del w:id="10" w:author="Emeson Santos" w:date="2019-08-16T01:24:00Z">
        <w:r w:rsidRPr="00FE6672" w:rsidDel="0052552C">
          <w:rPr>
            <w:rFonts w:ascii="Times New Roman" w:eastAsia="Times New Roman" w:hAnsi="Times New Roman" w:cs="Times New Roman"/>
            <w:b/>
            <w:sz w:val="34"/>
            <w:szCs w:val="34"/>
          </w:rPr>
          <w:delText>UNIVERSIDADE FEDERAL DE SERGIPE</w:delText>
        </w:r>
      </w:del>
    </w:p>
    <w:p w14:paraId="2153A2B1" w14:textId="77777777" w:rsidR="004A0712" w:rsidRPr="00FE6672" w:rsidDel="0052552C" w:rsidRDefault="004240D8">
      <w:pPr>
        <w:spacing w:line="360" w:lineRule="auto"/>
        <w:rPr>
          <w:del w:id="11" w:author="Emeson Santos" w:date="2019-08-16T01:24:00Z"/>
          <w:rFonts w:ascii="Times New Roman" w:eastAsia="Times New Roman" w:hAnsi="Times New Roman" w:cs="Times New Roman"/>
          <w:b/>
          <w:sz w:val="28"/>
          <w:szCs w:val="28"/>
        </w:rPr>
        <w:pPrChange w:id="12" w:author="Emeson Santos" w:date="2019-08-16T01:24:00Z">
          <w:pPr>
            <w:spacing w:line="360" w:lineRule="auto"/>
            <w:jc w:val="center"/>
          </w:pPr>
        </w:pPrChange>
      </w:pPr>
      <w:del w:id="13" w:author="Emeson Santos" w:date="2019-08-16T01:24:00Z">
        <w:r w:rsidRPr="00FE6672" w:rsidDel="0052552C">
          <w:rPr>
            <w:rFonts w:ascii="Times New Roman" w:eastAsia="Times New Roman" w:hAnsi="Times New Roman" w:cs="Times New Roman"/>
            <w:b/>
            <w:sz w:val="28"/>
            <w:szCs w:val="28"/>
          </w:rPr>
          <w:delText>CAMPUS ALBERTO CARVALHO</w:delText>
        </w:r>
      </w:del>
    </w:p>
    <w:p w14:paraId="209528D5" w14:textId="77777777" w:rsidR="004A0712" w:rsidRPr="00FE6672" w:rsidDel="0052552C" w:rsidRDefault="004240D8">
      <w:pPr>
        <w:spacing w:line="360" w:lineRule="auto"/>
        <w:rPr>
          <w:del w:id="14" w:author="Emeson Santos" w:date="2019-08-16T01:24:00Z"/>
          <w:rFonts w:ascii="Times New Roman" w:eastAsia="Times New Roman" w:hAnsi="Times New Roman" w:cs="Times New Roman"/>
          <w:b/>
          <w:sz w:val="28"/>
          <w:szCs w:val="28"/>
        </w:rPr>
        <w:pPrChange w:id="15" w:author="Emeson Santos" w:date="2019-08-16T01:24:00Z">
          <w:pPr>
            <w:spacing w:line="360" w:lineRule="auto"/>
            <w:jc w:val="center"/>
          </w:pPr>
        </w:pPrChange>
      </w:pPr>
      <w:del w:id="16" w:author="Emeson Santos" w:date="2019-08-16T01:24:00Z">
        <w:r w:rsidRPr="00FE6672" w:rsidDel="0052552C">
          <w:rPr>
            <w:rFonts w:ascii="Times New Roman" w:eastAsia="Times New Roman" w:hAnsi="Times New Roman" w:cs="Times New Roman"/>
            <w:b/>
            <w:sz w:val="28"/>
            <w:szCs w:val="28"/>
          </w:rPr>
          <w:delText>DEPARTAMENTO DE SISTEMAS DE INFORMAÇÃO</w:delText>
        </w:r>
      </w:del>
    </w:p>
    <w:p w14:paraId="154C46A1" w14:textId="77777777" w:rsidR="004A0712" w:rsidRPr="00FE6672" w:rsidDel="0052552C" w:rsidRDefault="004240D8">
      <w:pPr>
        <w:spacing w:line="360" w:lineRule="auto"/>
        <w:rPr>
          <w:del w:id="17" w:author="Emeson Santos" w:date="2019-08-16T01:24:00Z"/>
          <w:rFonts w:ascii="Times New Roman" w:eastAsia="Times New Roman" w:hAnsi="Times New Roman" w:cs="Times New Roman"/>
          <w:b/>
          <w:sz w:val="28"/>
          <w:szCs w:val="28"/>
        </w:rPr>
      </w:pPr>
      <w:del w:id="18" w:author="Emeson Santos" w:date="2019-08-16T01:24:00Z">
        <w:r w:rsidRPr="00FE6672" w:rsidDel="0052552C">
          <w:rPr>
            <w:rFonts w:ascii="Times New Roman" w:eastAsia="Times New Roman" w:hAnsi="Times New Roman" w:cs="Times New Roman"/>
            <w:b/>
            <w:sz w:val="28"/>
            <w:szCs w:val="28"/>
          </w:rPr>
          <w:delText xml:space="preserve"> </w:delText>
        </w:r>
      </w:del>
    </w:p>
    <w:p w14:paraId="2A3E3A66" w14:textId="77777777" w:rsidR="004A0712" w:rsidRPr="00FE6672" w:rsidDel="0052552C" w:rsidRDefault="004240D8">
      <w:pPr>
        <w:spacing w:line="360" w:lineRule="auto"/>
        <w:rPr>
          <w:del w:id="19" w:author="Emeson Santos" w:date="2019-08-16T01:24:00Z"/>
          <w:rFonts w:ascii="Times New Roman" w:eastAsia="Times New Roman" w:hAnsi="Times New Roman" w:cs="Times New Roman"/>
          <w:b/>
        </w:rPr>
      </w:pPr>
      <w:del w:id="20" w:author="Emeson Santos" w:date="2019-08-16T01:24:00Z">
        <w:r w:rsidRPr="00FE6672" w:rsidDel="0052552C">
          <w:rPr>
            <w:rFonts w:ascii="Times New Roman" w:eastAsia="Times New Roman" w:hAnsi="Times New Roman" w:cs="Times New Roman"/>
            <w:b/>
          </w:rPr>
          <w:delText xml:space="preserve"> </w:delText>
        </w:r>
      </w:del>
    </w:p>
    <w:p w14:paraId="30531F77" w14:textId="77777777" w:rsidR="004A0712" w:rsidRPr="00FE6672" w:rsidDel="0052552C" w:rsidRDefault="004240D8">
      <w:pPr>
        <w:spacing w:line="360" w:lineRule="auto"/>
        <w:rPr>
          <w:del w:id="21" w:author="Emeson Santos" w:date="2019-08-16T01:24:00Z"/>
          <w:rFonts w:ascii="Times New Roman" w:eastAsia="Times New Roman" w:hAnsi="Times New Roman" w:cs="Times New Roman"/>
          <w:b/>
        </w:rPr>
      </w:pPr>
      <w:del w:id="22" w:author="Emeson Santos" w:date="2019-08-16T01:24:00Z">
        <w:r w:rsidRPr="00FE6672" w:rsidDel="0052552C">
          <w:rPr>
            <w:rFonts w:ascii="Times New Roman" w:eastAsia="Times New Roman" w:hAnsi="Times New Roman" w:cs="Times New Roman"/>
            <w:b/>
          </w:rPr>
          <w:delText xml:space="preserve"> </w:delText>
        </w:r>
      </w:del>
    </w:p>
    <w:p w14:paraId="7FEAEBD9" w14:textId="77777777" w:rsidR="004A0712" w:rsidRPr="00FE6672" w:rsidDel="0052552C" w:rsidRDefault="004240D8">
      <w:pPr>
        <w:spacing w:line="360" w:lineRule="auto"/>
        <w:rPr>
          <w:del w:id="23" w:author="Emeson Santos" w:date="2019-08-16T01:24:00Z"/>
          <w:rFonts w:ascii="Times New Roman" w:eastAsia="Times New Roman" w:hAnsi="Times New Roman" w:cs="Times New Roman"/>
          <w:b/>
        </w:rPr>
      </w:pPr>
      <w:del w:id="24" w:author="Emeson Santos" w:date="2019-08-16T01:24:00Z">
        <w:r w:rsidRPr="00FE6672" w:rsidDel="0052552C">
          <w:rPr>
            <w:rFonts w:ascii="Times New Roman" w:eastAsia="Times New Roman" w:hAnsi="Times New Roman" w:cs="Times New Roman"/>
            <w:b/>
          </w:rPr>
          <w:delText xml:space="preserve"> </w:delText>
        </w:r>
      </w:del>
    </w:p>
    <w:p w14:paraId="7266D8F1" w14:textId="77777777" w:rsidR="004A0712" w:rsidRPr="00FE6672" w:rsidDel="0052552C" w:rsidRDefault="004240D8">
      <w:pPr>
        <w:spacing w:line="360" w:lineRule="auto"/>
        <w:rPr>
          <w:del w:id="25" w:author="Emeson Santos" w:date="2019-08-16T01:24:00Z"/>
          <w:rFonts w:ascii="Times New Roman" w:eastAsia="Times New Roman" w:hAnsi="Times New Roman" w:cs="Times New Roman"/>
          <w:b/>
        </w:rPr>
      </w:pPr>
      <w:del w:id="26" w:author="Emeson Santos" w:date="2019-08-16T01:24:00Z">
        <w:r w:rsidRPr="00FE6672" w:rsidDel="0052552C">
          <w:rPr>
            <w:rFonts w:ascii="Times New Roman" w:eastAsia="Times New Roman" w:hAnsi="Times New Roman" w:cs="Times New Roman"/>
            <w:b/>
          </w:rPr>
          <w:delText xml:space="preserve"> </w:delText>
        </w:r>
      </w:del>
    </w:p>
    <w:p w14:paraId="6E9D9227" w14:textId="77777777" w:rsidR="004A0712" w:rsidRPr="00FE6672" w:rsidDel="0052552C" w:rsidRDefault="004240D8">
      <w:pPr>
        <w:spacing w:line="360" w:lineRule="auto"/>
        <w:rPr>
          <w:del w:id="27" w:author="Emeson Santos" w:date="2019-08-16T01:24:00Z"/>
          <w:rFonts w:ascii="Times New Roman" w:eastAsia="Times New Roman" w:hAnsi="Times New Roman" w:cs="Times New Roman"/>
          <w:b/>
        </w:rPr>
      </w:pPr>
      <w:del w:id="28" w:author="Emeson Santos" w:date="2019-08-16T01:24:00Z">
        <w:r w:rsidRPr="00FE6672" w:rsidDel="0052552C">
          <w:rPr>
            <w:rFonts w:ascii="Times New Roman" w:eastAsia="Times New Roman" w:hAnsi="Times New Roman" w:cs="Times New Roman"/>
            <w:b/>
          </w:rPr>
          <w:delText xml:space="preserve"> </w:delText>
        </w:r>
      </w:del>
    </w:p>
    <w:p w14:paraId="2DFCE512" w14:textId="77777777" w:rsidR="004A0712" w:rsidRPr="00FE6672" w:rsidDel="0052552C" w:rsidRDefault="004240D8">
      <w:pPr>
        <w:spacing w:line="360" w:lineRule="auto"/>
        <w:rPr>
          <w:del w:id="29" w:author="Emeson Santos" w:date="2019-08-16T01:24:00Z"/>
          <w:rFonts w:ascii="Times New Roman" w:eastAsia="Times New Roman" w:hAnsi="Times New Roman" w:cs="Times New Roman"/>
          <w:b/>
        </w:rPr>
      </w:pPr>
      <w:del w:id="30" w:author="Emeson Santos" w:date="2019-08-16T01:24:00Z">
        <w:r w:rsidRPr="00FE6672" w:rsidDel="0052552C">
          <w:rPr>
            <w:rFonts w:ascii="Times New Roman" w:eastAsia="Times New Roman" w:hAnsi="Times New Roman" w:cs="Times New Roman"/>
            <w:b/>
          </w:rPr>
          <w:delText xml:space="preserve"> </w:delText>
        </w:r>
      </w:del>
    </w:p>
    <w:p w14:paraId="59ECA39A" w14:textId="77777777" w:rsidR="004A0712" w:rsidRPr="00FE6672" w:rsidDel="0052552C" w:rsidRDefault="004240D8">
      <w:pPr>
        <w:spacing w:line="360" w:lineRule="auto"/>
        <w:rPr>
          <w:del w:id="31" w:author="Emeson Santos" w:date="2019-08-16T01:24:00Z"/>
          <w:rFonts w:ascii="Times New Roman" w:eastAsia="Times New Roman" w:hAnsi="Times New Roman" w:cs="Times New Roman"/>
          <w:b/>
        </w:rPr>
      </w:pPr>
      <w:del w:id="32" w:author="Emeson Santos" w:date="2019-08-16T01:24:00Z">
        <w:r w:rsidRPr="00FE6672" w:rsidDel="0052552C">
          <w:rPr>
            <w:rFonts w:ascii="Times New Roman" w:eastAsia="Times New Roman" w:hAnsi="Times New Roman" w:cs="Times New Roman"/>
            <w:b/>
          </w:rPr>
          <w:delText xml:space="preserve"> </w:delText>
        </w:r>
      </w:del>
    </w:p>
    <w:p w14:paraId="664D3065" w14:textId="77777777" w:rsidR="004A0712" w:rsidRPr="00FE6672" w:rsidDel="0052552C" w:rsidRDefault="004240D8">
      <w:pPr>
        <w:spacing w:line="360" w:lineRule="auto"/>
        <w:rPr>
          <w:del w:id="33" w:author="Emeson Santos" w:date="2019-08-16T01:24:00Z"/>
          <w:rFonts w:ascii="Times New Roman" w:eastAsia="Times New Roman" w:hAnsi="Times New Roman" w:cs="Times New Roman"/>
          <w:b/>
        </w:rPr>
      </w:pPr>
      <w:del w:id="34" w:author="Emeson Santos" w:date="2019-08-16T01:24:00Z">
        <w:r w:rsidRPr="00FE6672" w:rsidDel="0052552C">
          <w:rPr>
            <w:rFonts w:ascii="Times New Roman" w:eastAsia="Times New Roman" w:hAnsi="Times New Roman" w:cs="Times New Roman"/>
            <w:b/>
          </w:rPr>
          <w:delText xml:space="preserve"> </w:delText>
        </w:r>
      </w:del>
    </w:p>
    <w:p w14:paraId="3A4690A6" w14:textId="77777777" w:rsidR="004A0712" w:rsidRPr="00FE6672" w:rsidDel="0052552C" w:rsidRDefault="004240D8">
      <w:pPr>
        <w:spacing w:line="360" w:lineRule="auto"/>
        <w:rPr>
          <w:del w:id="35" w:author="Emeson Santos" w:date="2019-08-16T01:24:00Z"/>
          <w:rFonts w:ascii="Times New Roman" w:eastAsia="Times New Roman" w:hAnsi="Times New Roman" w:cs="Times New Roman"/>
          <w:b/>
        </w:rPr>
      </w:pPr>
      <w:del w:id="36" w:author="Emeson Santos" w:date="2019-08-16T01:24:00Z">
        <w:r w:rsidRPr="00FE6672" w:rsidDel="0052552C">
          <w:rPr>
            <w:rFonts w:ascii="Times New Roman" w:eastAsia="Times New Roman" w:hAnsi="Times New Roman" w:cs="Times New Roman"/>
            <w:b/>
          </w:rPr>
          <w:delText xml:space="preserve"> </w:delText>
        </w:r>
      </w:del>
    </w:p>
    <w:p w14:paraId="4027F0BE" w14:textId="77777777" w:rsidR="004A0712" w:rsidRPr="00FE6672" w:rsidDel="0052552C" w:rsidRDefault="004240D8">
      <w:pPr>
        <w:spacing w:line="360" w:lineRule="auto"/>
        <w:rPr>
          <w:del w:id="37" w:author="Emeson Santos" w:date="2019-08-16T01:24:00Z"/>
          <w:rFonts w:ascii="Times New Roman" w:eastAsia="Times New Roman" w:hAnsi="Times New Roman" w:cs="Times New Roman"/>
          <w:b/>
        </w:rPr>
      </w:pPr>
      <w:del w:id="38" w:author="Emeson Santos" w:date="2019-08-16T01:24:00Z">
        <w:r w:rsidRPr="00FE6672" w:rsidDel="0052552C">
          <w:rPr>
            <w:rFonts w:ascii="Times New Roman" w:eastAsia="Times New Roman" w:hAnsi="Times New Roman" w:cs="Times New Roman"/>
            <w:b/>
          </w:rPr>
          <w:delText xml:space="preserve"> </w:delText>
        </w:r>
      </w:del>
    </w:p>
    <w:p w14:paraId="574B8AF4" w14:textId="77777777" w:rsidR="004A0712" w:rsidRPr="00FE6672" w:rsidDel="0052552C" w:rsidRDefault="004240D8">
      <w:pPr>
        <w:spacing w:line="360" w:lineRule="auto"/>
        <w:rPr>
          <w:del w:id="39" w:author="Emeson Santos" w:date="2019-08-16T01:24:00Z"/>
          <w:rFonts w:ascii="Times New Roman" w:eastAsia="Times New Roman" w:hAnsi="Times New Roman" w:cs="Times New Roman"/>
          <w:b/>
        </w:rPr>
      </w:pPr>
      <w:del w:id="40" w:author="Emeson Santos" w:date="2019-08-16T01:24:00Z">
        <w:r w:rsidRPr="00FE6672" w:rsidDel="0052552C">
          <w:rPr>
            <w:rFonts w:ascii="Times New Roman" w:eastAsia="Times New Roman" w:hAnsi="Times New Roman" w:cs="Times New Roman"/>
            <w:b/>
          </w:rPr>
          <w:delText xml:space="preserve"> </w:delText>
        </w:r>
      </w:del>
    </w:p>
    <w:p w14:paraId="081E9BFE" w14:textId="77777777" w:rsidR="004A0712" w:rsidRPr="00FE6672" w:rsidDel="0052552C" w:rsidRDefault="004240D8">
      <w:pPr>
        <w:spacing w:line="360" w:lineRule="auto"/>
        <w:rPr>
          <w:del w:id="41" w:author="Emeson Santos" w:date="2019-08-16T01:24:00Z"/>
          <w:rFonts w:ascii="Times New Roman" w:eastAsia="Times New Roman" w:hAnsi="Times New Roman" w:cs="Times New Roman"/>
          <w:b/>
        </w:rPr>
      </w:pPr>
      <w:del w:id="42" w:author="Emeson Santos" w:date="2019-08-16T01:24:00Z">
        <w:r w:rsidRPr="00FE6672" w:rsidDel="0052552C">
          <w:rPr>
            <w:rFonts w:ascii="Times New Roman" w:eastAsia="Times New Roman" w:hAnsi="Times New Roman" w:cs="Times New Roman"/>
            <w:b/>
          </w:rPr>
          <w:delText xml:space="preserve"> </w:delText>
        </w:r>
      </w:del>
    </w:p>
    <w:p w14:paraId="19532196" w14:textId="77777777" w:rsidR="004A0712" w:rsidRPr="00FE6672" w:rsidDel="0052552C" w:rsidRDefault="004240D8">
      <w:pPr>
        <w:spacing w:line="360" w:lineRule="auto"/>
        <w:rPr>
          <w:del w:id="43" w:author="Emeson Santos" w:date="2019-08-16T01:24:00Z"/>
          <w:rFonts w:ascii="Times New Roman" w:eastAsia="Times New Roman" w:hAnsi="Times New Roman" w:cs="Times New Roman"/>
          <w:b/>
        </w:rPr>
      </w:pPr>
      <w:del w:id="44" w:author="Emeson Santos" w:date="2019-08-16T01:24:00Z">
        <w:r w:rsidRPr="00FE6672" w:rsidDel="0052552C">
          <w:rPr>
            <w:rFonts w:ascii="Times New Roman" w:eastAsia="Times New Roman" w:hAnsi="Times New Roman" w:cs="Times New Roman"/>
            <w:b/>
          </w:rPr>
          <w:delText xml:space="preserve"> </w:delText>
        </w:r>
      </w:del>
    </w:p>
    <w:p w14:paraId="253C47D1" w14:textId="77777777" w:rsidR="004A0712" w:rsidRPr="00FE6672" w:rsidDel="0052552C" w:rsidRDefault="004240D8">
      <w:pPr>
        <w:spacing w:line="360" w:lineRule="auto"/>
        <w:rPr>
          <w:del w:id="45" w:author="Emeson Santos" w:date="2019-08-16T01:24:00Z"/>
          <w:rFonts w:ascii="Times New Roman" w:eastAsia="Times New Roman" w:hAnsi="Times New Roman" w:cs="Times New Roman"/>
          <w:b/>
        </w:rPr>
      </w:pPr>
      <w:del w:id="46" w:author="Emeson Santos" w:date="2019-08-16T01:24:00Z">
        <w:r w:rsidRPr="00FE6672" w:rsidDel="0052552C">
          <w:rPr>
            <w:rFonts w:ascii="Times New Roman" w:eastAsia="Times New Roman" w:hAnsi="Times New Roman" w:cs="Times New Roman"/>
            <w:b/>
          </w:rPr>
          <w:delText xml:space="preserve"> </w:delText>
        </w:r>
      </w:del>
    </w:p>
    <w:p w14:paraId="149BEBFA" w14:textId="77777777" w:rsidR="004A0712" w:rsidRPr="00FE6672" w:rsidDel="0052552C" w:rsidRDefault="004240D8">
      <w:pPr>
        <w:spacing w:line="360" w:lineRule="auto"/>
        <w:rPr>
          <w:del w:id="47" w:author="Emeson Santos" w:date="2019-08-16T01:24:00Z"/>
          <w:rFonts w:ascii="Times New Roman" w:eastAsia="Times New Roman" w:hAnsi="Times New Roman" w:cs="Times New Roman"/>
          <w:b/>
        </w:rPr>
      </w:pPr>
      <w:del w:id="48" w:author="Emeson Santos" w:date="2019-08-16T01:24:00Z">
        <w:r w:rsidRPr="00FE6672" w:rsidDel="0052552C">
          <w:rPr>
            <w:rFonts w:ascii="Times New Roman" w:eastAsia="Times New Roman" w:hAnsi="Times New Roman" w:cs="Times New Roman"/>
            <w:b/>
          </w:rPr>
          <w:delText xml:space="preserve"> </w:delText>
        </w:r>
      </w:del>
    </w:p>
    <w:p w14:paraId="3CB8A180" w14:textId="77777777" w:rsidR="004A0712" w:rsidRPr="00FE6672" w:rsidDel="0052552C" w:rsidRDefault="004240D8">
      <w:pPr>
        <w:spacing w:line="360" w:lineRule="auto"/>
        <w:rPr>
          <w:del w:id="49" w:author="Emeson Santos" w:date="2019-08-16T01:24:00Z"/>
          <w:rFonts w:ascii="Times New Roman" w:eastAsia="Times New Roman" w:hAnsi="Times New Roman" w:cs="Times New Roman"/>
          <w:b/>
          <w:sz w:val="28"/>
          <w:szCs w:val="28"/>
        </w:rPr>
        <w:pPrChange w:id="50" w:author="Emeson Santos" w:date="2019-08-16T01:24:00Z">
          <w:pPr>
            <w:spacing w:line="360" w:lineRule="auto"/>
            <w:jc w:val="center"/>
          </w:pPr>
        </w:pPrChange>
      </w:pPr>
      <w:del w:id="51" w:author="Emeson Santos" w:date="2019-08-16T01:24:00Z">
        <w:r w:rsidRPr="00FE6672" w:rsidDel="0052552C">
          <w:rPr>
            <w:rFonts w:ascii="Times New Roman" w:eastAsia="Times New Roman" w:hAnsi="Times New Roman" w:cs="Times New Roman"/>
            <w:b/>
            <w:sz w:val="28"/>
            <w:szCs w:val="28"/>
          </w:rPr>
          <w:delText>EMESON SANTOS DE OLIVEIRA</w:delText>
        </w:r>
      </w:del>
    </w:p>
    <w:p w14:paraId="12187083" w14:textId="77777777" w:rsidR="004A0712" w:rsidRPr="00FE6672" w:rsidDel="0052552C" w:rsidRDefault="004240D8">
      <w:pPr>
        <w:spacing w:line="360" w:lineRule="auto"/>
        <w:rPr>
          <w:del w:id="52" w:author="Emeson Santos" w:date="2019-08-16T01:24:00Z"/>
          <w:rFonts w:ascii="Times New Roman" w:eastAsia="Times New Roman" w:hAnsi="Times New Roman" w:cs="Times New Roman"/>
          <w:b/>
          <w:sz w:val="28"/>
          <w:szCs w:val="28"/>
        </w:rPr>
        <w:pPrChange w:id="53" w:author="Emeson Santos" w:date="2019-08-16T01:24:00Z">
          <w:pPr>
            <w:spacing w:line="360" w:lineRule="auto"/>
            <w:jc w:val="center"/>
          </w:pPr>
        </w:pPrChange>
      </w:pPr>
      <w:del w:id="54" w:author="Emeson Santos" w:date="2019-08-16T01:24:00Z">
        <w:r w:rsidRPr="00FE6672" w:rsidDel="0052552C">
          <w:rPr>
            <w:rFonts w:ascii="Times New Roman" w:eastAsia="Times New Roman" w:hAnsi="Times New Roman" w:cs="Times New Roman"/>
            <w:b/>
            <w:sz w:val="28"/>
            <w:szCs w:val="28"/>
          </w:rPr>
          <w:delText>PAULO VITOR DOS SANTOS FELIPE</w:delText>
        </w:r>
      </w:del>
    </w:p>
    <w:p w14:paraId="4EA1103B" w14:textId="77777777" w:rsidR="004A0712" w:rsidRPr="00FE6672" w:rsidDel="0052552C" w:rsidRDefault="004240D8">
      <w:pPr>
        <w:pStyle w:val="Ttulo3"/>
        <w:keepNext w:val="0"/>
        <w:keepLines w:val="0"/>
        <w:spacing w:before="280" w:line="360" w:lineRule="auto"/>
        <w:rPr>
          <w:del w:id="55" w:author="Emeson Santos" w:date="2019-08-16T01:24:00Z"/>
          <w:rFonts w:ascii="Times New Roman" w:eastAsia="Times New Roman" w:hAnsi="Times New Roman" w:cs="Times New Roman"/>
          <w:b/>
          <w:color w:val="000000"/>
          <w:sz w:val="26"/>
          <w:szCs w:val="26"/>
        </w:rPr>
      </w:pPr>
      <w:bookmarkStart w:id="56" w:name="_j83p14c1wl5n" w:colFirst="0" w:colLast="0"/>
      <w:bookmarkEnd w:id="56"/>
      <w:del w:id="57" w:author="Emeson Santos" w:date="2019-08-16T01:24:00Z">
        <w:r w:rsidRPr="00FE6672" w:rsidDel="0052552C">
          <w:rPr>
            <w:rFonts w:ascii="Times New Roman" w:eastAsia="Times New Roman" w:hAnsi="Times New Roman" w:cs="Times New Roman"/>
            <w:b/>
            <w:color w:val="000000"/>
            <w:sz w:val="26"/>
            <w:szCs w:val="26"/>
          </w:rPr>
          <w:delText xml:space="preserve"> </w:delText>
        </w:r>
      </w:del>
    </w:p>
    <w:p w14:paraId="13F87B95" w14:textId="77777777" w:rsidR="004A0712" w:rsidRPr="00FE6672" w:rsidDel="0052552C" w:rsidRDefault="004240D8">
      <w:pPr>
        <w:spacing w:line="360" w:lineRule="auto"/>
        <w:rPr>
          <w:del w:id="58" w:author="Emeson Santos" w:date="2019-08-16T01:24:00Z"/>
          <w:rFonts w:ascii="Times New Roman" w:eastAsia="Times New Roman" w:hAnsi="Times New Roman" w:cs="Times New Roman"/>
          <w:b/>
        </w:rPr>
        <w:pPrChange w:id="59" w:author="Emeson Santos" w:date="2019-08-16T01:24:00Z">
          <w:pPr>
            <w:spacing w:line="360" w:lineRule="auto"/>
            <w:jc w:val="center"/>
          </w:pPr>
        </w:pPrChange>
      </w:pPr>
      <w:del w:id="60" w:author="Emeson Santos" w:date="2019-08-16T01:24:00Z">
        <w:r w:rsidRPr="00FE6672" w:rsidDel="0052552C">
          <w:rPr>
            <w:rFonts w:ascii="Times New Roman" w:eastAsia="Times New Roman" w:hAnsi="Times New Roman" w:cs="Times New Roman"/>
            <w:b/>
          </w:rPr>
          <w:delText xml:space="preserve"> </w:delText>
        </w:r>
      </w:del>
    </w:p>
    <w:p w14:paraId="3EA9B5EE" w14:textId="77777777" w:rsidR="004A0712" w:rsidRPr="00FE6672" w:rsidDel="0052552C" w:rsidRDefault="004240D8">
      <w:pPr>
        <w:spacing w:line="360" w:lineRule="auto"/>
        <w:rPr>
          <w:del w:id="61" w:author="Emeson Santos" w:date="2019-08-16T01:24:00Z"/>
          <w:rFonts w:ascii="Times New Roman" w:eastAsia="Times New Roman" w:hAnsi="Times New Roman" w:cs="Times New Roman"/>
          <w:b/>
          <w:sz w:val="28"/>
          <w:szCs w:val="28"/>
        </w:rPr>
        <w:pPrChange w:id="62" w:author="Emeson Santos" w:date="2019-08-16T01:24:00Z">
          <w:pPr>
            <w:spacing w:line="360" w:lineRule="auto"/>
            <w:jc w:val="center"/>
          </w:pPr>
        </w:pPrChange>
      </w:pPr>
      <w:del w:id="63" w:author="Emeson Santos" w:date="2019-08-16T01:24:00Z">
        <w:r w:rsidRPr="00FE6672" w:rsidDel="0052552C">
          <w:rPr>
            <w:rFonts w:ascii="Times New Roman" w:eastAsia="Times New Roman" w:hAnsi="Times New Roman" w:cs="Times New Roman"/>
            <w:b/>
            <w:sz w:val="28"/>
            <w:szCs w:val="28"/>
          </w:rPr>
          <w:delText xml:space="preserve"> </w:delText>
        </w:r>
      </w:del>
    </w:p>
    <w:p w14:paraId="0FB54B26" w14:textId="77777777" w:rsidR="004A0712" w:rsidRPr="00FE6672" w:rsidDel="0052552C" w:rsidRDefault="004240D8">
      <w:pPr>
        <w:spacing w:line="360" w:lineRule="auto"/>
        <w:rPr>
          <w:del w:id="64" w:author="Emeson Santos" w:date="2019-08-16T01:24:00Z"/>
          <w:rFonts w:ascii="Times New Roman" w:eastAsia="Times New Roman" w:hAnsi="Times New Roman" w:cs="Times New Roman"/>
          <w:b/>
          <w:sz w:val="28"/>
          <w:szCs w:val="28"/>
        </w:rPr>
        <w:pPrChange w:id="65" w:author="Emeson Santos" w:date="2019-08-16T01:24:00Z">
          <w:pPr>
            <w:spacing w:line="360" w:lineRule="auto"/>
            <w:jc w:val="center"/>
          </w:pPr>
        </w:pPrChange>
      </w:pPr>
      <w:del w:id="66" w:author="Emeson Santos" w:date="2019-08-16T01:24:00Z">
        <w:r w:rsidRPr="00FE6672" w:rsidDel="0052552C">
          <w:rPr>
            <w:rFonts w:ascii="Times New Roman" w:eastAsia="Times New Roman" w:hAnsi="Times New Roman" w:cs="Times New Roman"/>
            <w:b/>
            <w:sz w:val="28"/>
            <w:szCs w:val="28"/>
          </w:rPr>
          <w:delText xml:space="preserve"> </w:delText>
        </w:r>
      </w:del>
    </w:p>
    <w:p w14:paraId="3910A28F" w14:textId="77777777" w:rsidR="004A0712" w:rsidRPr="00FE6672" w:rsidDel="0052552C" w:rsidRDefault="004240D8">
      <w:pPr>
        <w:spacing w:line="360" w:lineRule="auto"/>
        <w:rPr>
          <w:del w:id="67" w:author="Emeson Santos" w:date="2019-08-16T01:24:00Z"/>
          <w:rFonts w:ascii="Times New Roman" w:eastAsia="Times New Roman" w:hAnsi="Times New Roman" w:cs="Times New Roman"/>
          <w:b/>
          <w:sz w:val="28"/>
          <w:szCs w:val="28"/>
        </w:rPr>
        <w:pPrChange w:id="68" w:author="Emeson Santos" w:date="2019-08-16T01:24:00Z">
          <w:pPr>
            <w:spacing w:line="360" w:lineRule="auto"/>
            <w:jc w:val="center"/>
          </w:pPr>
        </w:pPrChange>
      </w:pPr>
      <w:del w:id="69" w:author="Emeson Santos" w:date="2019-08-16T01:24:00Z">
        <w:r w:rsidRPr="00FE6672" w:rsidDel="0052552C">
          <w:rPr>
            <w:rFonts w:ascii="Times New Roman" w:eastAsia="Times New Roman" w:hAnsi="Times New Roman" w:cs="Times New Roman"/>
            <w:b/>
            <w:sz w:val="28"/>
            <w:szCs w:val="28"/>
          </w:rPr>
          <w:delText xml:space="preserve"> </w:delText>
        </w:r>
      </w:del>
    </w:p>
    <w:p w14:paraId="4E3912CD" w14:textId="77777777" w:rsidR="004A0712" w:rsidRPr="00FE6672" w:rsidDel="0052552C" w:rsidRDefault="004240D8">
      <w:pPr>
        <w:spacing w:line="360" w:lineRule="auto"/>
        <w:rPr>
          <w:del w:id="70" w:author="Emeson Santos" w:date="2019-08-16T01:24:00Z"/>
          <w:rFonts w:ascii="Times New Roman" w:eastAsia="Times New Roman" w:hAnsi="Times New Roman" w:cs="Times New Roman"/>
          <w:b/>
          <w:sz w:val="28"/>
          <w:szCs w:val="28"/>
        </w:rPr>
        <w:pPrChange w:id="71" w:author="Emeson Santos" w:date="2019-08-16T01:24:00Z">
          <w:pPr>
            <w:spacing w:line="360" w:lineRule="auto"/>
            <w:jc w:val="center"/>
          </w:pPr>
        </w:pPrChange>
      </w:pPr>
      <w:del w:id="72" w:author="Emeson Santos" w:date="2019-08-16T01:24:00Z">
        <w:r w:rsidRPr="00FE6672" w:rsidDel="0052552C">
          <w:rPr>
            <w:rFonts w:ascii="Times New Roman" w:eastAsia="Times New Roman" w:hAnsi="Times New Roman" w:cs="Times New Roman"/>
            <w:b/>
            <w:sz w:val="28"/>
            <w:szCs w:val="28"/>
          </w:rPr>
          <w:delText xml:space="preserve"> </w:delText>
        </w:r>
      </w:del>
    </w:p>
    <w:p w14:paraId="7E932DEB" w14:textId="77777777" w:rsidR="004A0712" w:rsidRPr="00FE6672" w:rsidDel="0052552C" w:rsidRDefault="004240D8">
      <w:pPr>
        <w:spacing w:line="360" w:lineRule="auto"/>
        <w:rPr>
          <w:del w:id="73" w:author="Emeson Santos" w:date="2019-08-16T01:24:00Z"/>
          <w:rFonts w:ascii="Times New Roman" w:eastAsia="Times New Roman" w:hAnsi="Times New Roman" w:cs="Times New Roman"/>
          <w:b/>
          <w:sz w:val="32"/>
          <w:szCs w:val="32"/>
        </w:rPr>
      </w:pPr>
      <w:del w:id="74" w:author="Emeson Santos" w:date="2019-08-16T01:24:00Z">
        <w:r w:rsidRPr="00FE6672" w:rsidDel="0052552C">
          <w:rPr>
            <w:rFonts w:ascii="Times New Roman" w:eastAsia="Times New Roman" w:hAnsi="Times New Roman" w:cs="Times New Roman"/>
            <w:b/>
            <w:sz w:val="32"/>
            <w:szCs w:val="32"/>
          </w:rPr>
          <w:delText xml:space="preserve"> </w:delText>
        </w:r>
      </w:del>
    </w:p>
    <w:p w14:paraId="6F557C57" w14:textId="77777777" w:rsidR="004A0712" w:rsidRPr="00FE6672" w:rsidDel="0052552C" w:rsidRDefault="004240D8">
      <w:pPr>
        <w:rPr>
          <w:del w:id="75" w:author="Emeson Santos" w:date="2019-08-16T01:24:00Z"/>
          <w:rFonts w:ascii="Times New Roman" w:eastAsia="Times New Roman" w:hAnsi="Times New Roman" w:cs="Times New Roman"/>
          <w:b/>
          <w:highlight w:val="yellow"/>
        </w:rPr>
        <w:pPrChange w:id="76" w:author="Emeson Santos" w:date="2019-08-16T01:24:00Z">
          <w:pPr>
            <w:jc w:val="center"/>
          </w:pPr>
        </w:pPrChange>
      </w:pPr>
      <w:del w:id="77" w:author="Emeson Santos" w:date="2019-08-16T01:24:00Z">
        <w:r w:rsidRPr="00FE6672" w:rsidDel="0052552C">
          <w:rPr>
            <w:rFonts w:ascii="Times New Roman" w:eastAsia="Times New Roman" w:hAnsi="Times New Roman" w:cs="Times New Roman"/>
            <w:b/>
          </w:rPr>
          <w:delText>MODELAGEM DOS PROCESSOS DAS CHEFIAS DOS DEPARTAMENTOS DA UNIVERSIDADE FEDERAL DE SERGIPE</w:delText>
        </w:r>
      </w:del>
    </w:p>
    <w:p w14:paraId="3D900C11" w14:textId="77777777" w:rsidR="004A0712" w:rsidRPr="00FE6672" w:rsidDel="0052552C" w:rsidRDefault="004A0712">
      <w:pPr>
        <w:spacing w:line="256" w:lineRule="auto"/>
        <w:rPr>
          <w:del w:id="78" w:author="Emeson Santos" w:date="2019-08-16T01:24:00Z"/>
          <w:rFonts w:ascii="Times New Roman" w:hAnsi="Times New Roman" w:cs="Times New Roman"/>
          <w:b/>
          <w:sz w:val="24"/>
          <w:szCs w:val="24"/>
        </w:rPr>
      </w:pPr>
    </w:p>
    <w:p w14:paraId="5CC1997C" w14:textId="3D0FF733" w:rsidR="004A0712" w:rsidRPr="00FE6672" w:rsidDel="003C2AF4" w:rsidRDefault="004240D8">
      <w:pPr>
        <w:pStyle w:val="Ttulo1"/>
        <w:spacing w:before="120" w:after="280" w:line="360" w:lineRule="auto"/>
        <w:jc w:val="both"/>
        <w:rPr>
          <w:del w:id="79" w:author="Emeson Santos" w:date="2019-08-16T01:25:00Z"/>
        </w:rPr>
        <w:pPrChange w:id="80" w:author="Emeson Santos" w:date="2019-08-16T01:24:00Z">
          <w:pPr>
            <w:spacing w:after="160" w:line="256" w:lineRule="auto"/>
          </w:pPr>
        </w:pPrChange>
      </w:pPr>
      <w:del w:id="81" w:author="Emeson Santos" w:date="2019-08-16T01:24:00Z">
        <w:r w:rsidRPr="00FE6672" w:rsidDel="0052552C">
          <w:delText xml:space="preserve"> </w:delText>
        </w:r>
      </w:del>
    </w:p>
    <w:p w14:paraId="0A2A102E" w14:textId="7519150E" w:rsidR="004A0712" w:rsidRPr="00FE6672" w:rsidDel="003C2AF4" w:rsidRDefault="004240D8">
      <w:pPr>
        <w:pStyle w:val="Ttulo1"/>
        <w:spacing w:before="120" w:after="280" w:line="360" w:lineRule="auto"/>
        <w:jc w:val="both"/>
        <w:rPr>
          <w:del w:id="82" w:author="Emeson Santos" w:date="2019-08-16T01:25:00Z"/>
          <w:rFonts w:ascii="Times New Roman" w:eastAsia="Times New Roman" w:hAnsi="Times New Roman" w:cs="Times New Roman"/>
          <w:b/>
        </w:rPr>
        <w:pPrChange w:id="83" w:author="Emeson Santos" w:date="2019-08-16T01:25:00Z">
          <w:pPr>
            <w:spacing w:after="160" w:line="256" w:lineRule="auto"/>
            <w:jc w:val="both"/>
          </w:pPr>
        </w:pPrChange>
      </w:pPr>
      <w:del w:id="84" w:author="Emeson Santos" w:date="2019-08-16T01:25:00Z">
        <w:r w:rsidRPr="00FE6672" w:rsidDel="003C2AF4">
          <w:rPr>
            <w:rFonts w:ascii="Times New Roman" w:eastAsia="Times New Roman" w:hAnsi="Times New Roman" w:cs="Times New Roman"/>
            <w:b/>
          </w:rPr>
          <w:delText xml:space="preserve"> </w:delText>
        </w:r>
      </w:del>
    </w:p>
    <w:p w14:paraId="5029072C" w14:textId="7CED06E5" w:rsidR="004A0712" w:rsidRPr="00FE6672" w:rsidRDefault="004240D8">
      <w:pPr>
        <w:pStyle w:val="Ttulo1"/>
        <w:spacing w:before="120" w:after="280" w:line="360" w:lineRule="auto"/>
        <w:jc w:val="both"/>
        <w:rPr>
          <w:rFonts w:ascii="Times New Roman" w:eastAsia="Times New Roman" w:hAnsi="Times New Roman" w:cs="Times New Roman"/>
          <w:b/>
          <w:sz w:val="32"/>
          <w:szCs w:val="32"/>
        </w:rPr>
        <w:pPrChange w:id="85" w:author="Emeson Santos" w:date="2019-08-16T01:25:00Z">
          <w:pPr>
            <w:spacing w:after="160" w:line="256" w:lineRule="auto"/>
            <w:ind w:left="360"/>
            <w:jc w:val="both"/>
          </w:pPr>
        </w:pPrChange>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5028E7CE" w:rsidR="004A0712" w:rsidRPr="00025265" w:rsidRDefault="004240D8" w:rsidP="006841ED">
      <w:pPr>
        <w:spacing w:after="160" w:line="256" w:lineRule="auto"/>
        <w:ind w:firstLine="360"/>
        <w:jc w:val="both"/>
        <w:rPr>
          <w:rFonts w:ascii="Times New Roman" w:eastAsia="Times New Roman" w:hAnsi="Times New Roman" w:cs="Times New Roman"/>
          <w:bCs/>
          <w:color w:val="000000" w:themeColor="text1"/>
          <w:sz w:val="18"/>
          <w:szCs w:val="18"/>
        </w:rPr>
      </w:pPr>
      <w:r w:rsidRPr="00025265">
        <w:rPr>
          <w:rFonts w:ascii="Times New Roman" w:eastAsia="Times New Roman" w:hAnsi="Times New Roman" w:cs="Times New Roman"/>
          <w:bCs/>
          <w:color w:val="000000" w:themeColor="text1"/>
          <w:sz w:val="24"/>
          <w:szCs w:val="24"/>
        </w:rPr>
        <w:t>Este capítulo apresenta, em caráter de extrema importância</w:t>
      </w:r>
      <w:r w:rsidR="006841ED" w:rsidRPr="00025265">
        <w:rPr>
          <w:rFonts w:ascii="Times New Roman" w:eastAsia="Times New Roman" w:hAnsi="Times New Roman" w:cs="Times New Roman"/>
          <w:bCs/>
          <w:color w:val="000000" w:themeColor="text1"/>
          <w:sz w:val="24"/>
          <w:szCs w:val="24"/>
        </w:rPr>
        <w:t xml:space="preserve"> para nosso trabalho</w:t>
      </w:r>
      <w:r w:rsidRPr="00025265">
        <w:rPr>
          <w:rFonts w:ascii="Times New Roman" w:eastAsia="Times New Roman" w:hAnsi="Times New Roman" w:cs="Times New Roman"/>
          <w:bCs/>
          <w:color w:val="000000" w:themeColor="text1"/>
          <w:sz w:val="24"/>
          <w:szCs w:val="24"/>
        </w:rPr>
        <w:t>, a contextualização,</w:t>
      </w:r>
      <w:r w:rsidR="000B0DBD" w:rsidRPr="00025265">
        <w:rPr>
          <w:rFonts w:ascii="Times New Roman" w:eastAsia="Times New Roman" w:hAnsi="Times New Roman" w:cs="Times New Roman"/>
          <w:bCs/>
          <w:color w:val="000000" w:themeColor="text1"/>
          <w:sz w:val="24"/>
          <w:szCs w:val="24"/>
        </w:rPr>
        <w:t xml:space="preserve"> a definição do problema,</w:t>
      </w:r>
      <w:r w:rsidRPr="00025265">
        <w:rPr>
          <w:rFonts w:ascii="Times New Roman" w:eastAsia="Times New Roman" w:hAnsi="Times New Roman" w:cs="Times New Roman"/>
          <w:bCs/>
          <w:color w:val="000000" w:themeColor="text1"/>
          <w:sz w:val="24"/>
          <w:szCs w:val="24"/>
        </w:rPr>
        <w:t xml:space="preserve"> justificativa,</w:t>
      </w:r>
      <w:r w:rsidR="000B0DB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os</w:t>
      </w:r>
      <w:r w:rsidR="006841E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 xml:space="preserve">objetivos, as contribuições, a metodologia utilizada no desenvolvimento deste </w:t>
      </w:r>
      <w:r w:rsidR="000B0DBD" w:rsidRPr="00025265">
        <w:rPr>
          <w:rFonts w:ascii="Times New Roman" w:eastAsia="Times New Roman" w:hAnsi="Times New Roman" w:cs="Times New Roman"/>
          <w:bCs/>
          <w:color w:val="000000" w:themeColor="text1"/>
          <w:sz w:val="24"/>
          <w:szCs w:val="24"/>
        </w:rPr>
        <w:t>Trabalho de Conclusão de Curso (TCC)</w:t>
      </w:r>
      <w:r w:rsidRPr="00025265">
        <w:rPr>
          <w:rFonts w:ascii="Times New Roman" w:eastAsia="Times New Roman" w:hAnsi="Times New Roman" w:cs="Times New Roman"/>
          <w:bCs/>
          <w:color w:val="000000" w:themeColor="text1"/>
          <w:sz w:val="24"/>
          <w:szCs w:val="24"/>
        </w:rPr>
        <w:t>, assim como a estrutura</w:t>
      </w:r>
      <w:r w:rsidR="006841ED" w:rsidRPr="00025265">
        <w:rPr>
          <w:rFonts w:ascii="Times New Roman" w:eastAsia="Times New Roman" w:hAnsi="Times New Roman" w:cs="Times New Roman"/>
          <w:bCs/>
          <w:color w:val="000000" w:themeColor="text1"/>
          <w:sz w:val="24"/>
          <w:szCs w:val="24"/>
        </w:rPr>
        <w:t xml:space="preserve"> deste trabalho.</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2EA2987B" w:rsidR="004A0712" w:rsidDel="00F10A0A" w:rsidRDefault="004240D8" w:rsidP="00D55EBF">
      <w:pPr>
        <w:spacing w:after="160" w:line="256" w:lineRule="auto"/>
        <w:jc w:val="both"/>
        <w:rPr>
          <w:del w:id="86" w:author="Emeson Santos" w:date="2019-08-16T01:16:00Z"/>
          <w:rFonts w:ascii="Times New Roman" w:eastAsia="Times New Roman" w:hAnsi="Times New Roman" w:cs="Times New Roman"/>
          <w:b/>
          <w:color w:val="0070C0"/>
        </w:rPr>
      </w:pPr>
      <w:del w:id="87" w:author="Emeson Santos" w:date="2019-08-16T01:16:00Z">
        <w:r w:rsidRPr="00FE6672" w:rsidDel="00F10A0A">
          <w:rPr>
            <w:rFonts w:ascii="Times New Roman" w:eastAsia="Times New Roman" w:hAnsi="Times New Roman" w:cs="Times New Roman"/>
            <w:b/>
            <w:color w:val="FF0000"/>
          </w:rPr>
          <w:delText xml:space="preserve">Fala de uma forma geral do problema ATRAVEZ DE CITAÇÕES e contextualizando. </w:delText>
        </w:r>
        <w:r w:rsidRPr="00FE6672" w:rsidDel="00F10A0A">
          <w:rPr>
            <w:rFonts w:ascii="Times New Roman" w:eastAsia="Times New Roman" w:hAnsi="Times New Roman" w:cs="Times New Roman"/>
            <w:b/>
            <w:color w:val="0070C0"/>
          </w:rPr>
          <w:delText>Basicamente é a definição do nosso problema</w:delText>
        </w:r>
      </w:del>
    </w:p>
    <w:p w14:paraId="3D46EEA3" w14:textId="1B776B32" w:rsidR="00BA512E" w:rsidRDefault="003F3C4F" w:rsidP="00D55EBF">
      <w:pPr>
        <w:spacing w:after="160" w:line="256" w:lineRule="auto"/>
        <w:jc w:val="both"/>
        <w:rPr>
          <w:ins w:id="88" w:author="Emeson Santos" w:date="2019-08-15T23:31:00Z"/>
          <w:rFonts w:ascii="Times New Roman" w:eastAsia="Times New Roman" w:hAnsi="Times New Roman" w:cs="Times New Roman"/>
          <w:bCs/>
          <w:sz w:val="24"/>
          <w:szCs w:val="24"/>
        </w:rPr>
      </w:pPr>
      <w:r>
        <w:rPr>
          <w:rFonts w:ascii="Times New Roman" w:eastAsia="Times New Roman" w:hAnsi="Times New Roman" w:cs="Times New Roman"/>
          <w:b/>
          <w:color w:val="FF0000"/>
        </w:rPr>
        <w:tab/>
      </w:r>
      <w:commentRangeStart w:id="89"/>
      <w:r w:rsidRPr="001B5036">
        <w:rPr>
          <w:rFonts w:ascii="Times New Roman" w:eastAsia="Times New Roman" w:hAnsi="Times New Roman" w:cs="Times New Roman"/>
          <w:bCs/>
          <w:sz w:val="24"/>
          <w:szCs w:val="24"/>
          <w:rPrChange w:id="90" w:author="Emeson Santos" w:date="2019-08-15T18:18:00Z">
            <w:rPr>
              <w:rFonts w:ascii="Times New Roman" w:eastAsia="Times New Roman" w:hAnsi="Times New Roman" w:cs="Times New Roman"/>
              <w:b/>
              <w:color w:val="00B050"/>
            </w:rPr>
          </w:rPrChange>
        </w:rPr>
        <w:t xml:space="preserve">No contexto de modelagem de processos aplicados na segurança da </w:t>
      </w:r>
      <w:del w:id="91" w:author="Emeson Santos" w:date="2019-08-15T21:07:00Z">
        <w:r w:rsidRPr="001B5036" w:rsidDel="002174D3">
          <w:rPr>
            <w:rFonts w:ascii="Times New Roman" w:eastAsia="Times New Roman" w:hAnsi="Times New Roman" w:cs="Times New Roman"/>
            <w:bCs/>
            <w:sz w:val="24"/>
            <w:szCs w:val="24"/>
            <w:rPrChange w:id="92" w:author="Emeson Santos" w:date="2019-08-15T18:18:00Z">
              <w:rPr>
                <w:rFonts w:ascii="Times New Roman" w:eastAsia="Times New Roman" w:hAnsi="Times New Roman" w:cs="Times New Roman"/>
                <w:b/>
                <w:color w:val="00B050"/>
              </w:rPr>
            </w:rPrChange>
          </w:rPr>
          <w:delText>informação</w:delText>
        </w:r>
        <w:r w:rsidR="00025265" w:rsidRPr="001B5036" w:rsidDel="002174D3">
          <w:rPr>
            <w:rFonts w:ascii="Times New Roman" w:eastAsia="Times New Roman" w:hAnsi="Times New Roman" w:cs="Times New Roman"/>
            <w:bCs/>
            <w:sz w:val="24"/>
            <w:szCs w:val="24"/>
            <w:rPrChange w:id="93" w:author="Emeson Santos" w:date="2019-08-15T18:18:00Z">
              <w:rPr>
                <w:rFonts w:ascii="Times New Roman" w:eastAsia="Times New Roman" w:hAnsi="Times New Roman" w:cs="Times New Roman"/>
                <w:b/>
                <w:color w:val="00B050"/>
              </w:rPr>
            </w:rPrChange>
          </w:rPr>
          <w:delText>,</w:delText>
        </w:r>
        <w:r w:rsidRPr="001B5036" w:rsidDel="002174D3">
          <w:rPr>
            <w:rFonts w:ascii="Times New Roman" w:eastAsia="Times New Roman" w:hAnsi="Times New Roman" w:cs="Times New Roman"/>
            <w:bCs/>
            <w:sz w:val="24"/>
            <w:szCs w:val="24"/>
            <w:rPrChange w:id="94" w:author="Emeson Santos" w:date="2019-08-15T18:18:00Z">
              <w:rPr>
                <w:rFonts w:ascii="Times New Roman" w:eastAsia="Times New Roman" w:hAnsi="Times New Roman" w:cs="Times New Roman"/>
                <w:b/>
                <w:color w:val="00B050"/>
              </w:rPr>
            </w:rPrChange>
          </w:rPr>
          <w:delText xml:space="preserve"> </w:delText>
        </w:r>
        <w:r w:rsidR="00D55EBF" w:rsidRPr="001B5036" w:rsidDel="002174D3">
          <w:rPr>
            <w:bCs/>
            <w:shd w:val="clear" w:color="auto" w:fill="FFFFFF"/>
            <w:rPrChange w:id="95" w:author="Emeson Santos" w:date="2019-08-15T18:18:00Z">
              <w:rPr>
                <w:color w:val="00B050"/>
                <w:sz w:val="20"/>
                <w:szCs w:val="20"/>
                <w:shd w:val="clear" w:color="auto" w:fill="FFFFFF"/>
              </w:rPr>
            </w:rPrChange>
          </w:rPr>
          <w:delText>PEREIRA</w:delText>
        </w:r>
      </w:del>
      <w:ins w:id="96" w:author="Emeson Santos" w:date="2019-08-15T21:07:00Z">
        <w:r w:rsidR="002174D3" w:rsidRPr="002174D3">
          <w:rPr>
            <w:rFonts w:ascii="Times New Roman" w:eastAsia="Times New Roman" w:hAnsi="Times New Roman" w:cs="Times New Roman"/>
            <w:bCs/>
            <w:sz w:val="24"/>
            <w:szCs w:val="24"/>
          </w:rPr>
          <w:t>informação, P</w:t>
        </w:r>
        <w:r w:rsidR="002174D3">
          <w:rPr>
            <w:rFonts w:ascii="Times New Roman" w:eastAsia="Times New Roman" w:hAnsi="Times New Roman" w:cs="Times New Roman"/>
            <w:bCs/>
            <w:sz w:val="24"/>
            <w:szCs w:val="24"/>
          </w:rPr>
          <w:t>ereira</w:t>
        </w:r>
      </w:ins>
      <w:r w:rsidR="00D55EBF" w:rsidRPr="001B5036">
        <w:rPr>
          <w:bCs/>
          <w:shd w:val="clear" w:color="auto" w:fill="FFFFFF"/>
          <w:rPrChange w:id="97" w:author="Emeson Santos" w:date="2019-08-15T18:18:00Z">
            <w:rPr>
              <w:color w:val="00B050"/>
              <w:sz w:val="20"/>
              <w:szCs w:val="20"/>
              <w:shd w:val="clear" w:color="auto" w:fill="FFFFFF"/>
            </w:rPr>
          </w:rPrChange>
        </w:rPr>
        <w:t xml:space="preserve"> (2013, p. 21) </w:t>
      </w:r>
      <w:r w:rsidRPr="001B5036">
        <w:rPr>
          <w:rFonts w:ascii="Times New Roman" w:eastAsia="Times New Roman" w:hAnsi="Times New Roman" w:cs="Times New Roman"/>
          <w:bCs/>
          <w:sz w:val="24"/>
          <w:szCs w:val="24"/>
          <w:rPrChange w:id="98" w:author="Emeson Santos" w:date="2019-08-15T18:18:00Z">
            <w:rPr>
              <w:rFonts w:ascii="Times New Roman" w:eastAsia="Times New Roman" w:hAnsi="Times New Roman" w:cs="Times New Roman"/>
              <w:b/>
              <w:color w:val="00B050"/>
            </w:rPr>
          </w:rPrChange>
        </w:rPr>
        <w:t>diz que se faz necessário a modelagem dos processos do núcleo de tecnologia</w:t>
      </w:r>
      <w:ins w:id="99" w:author="Emeson Santos" w:date="2019-08-15T18:17:00Z">
        <w:r w:rsidR="001B5036" w:rsidRPr="001B5036">
          <w:rPr>
            <w:rFonts w:ascii="Times New Roman" w:eastAsia="Times New Roman" w:hAnsi="Times New Roman" w:cs="Times New Roman"/>
            <w:bCs/>
            <w:sz w:val="24"/>
            <w:szCs w:val="24"/>
            <w:rPrChange w:id="100" w:author="Emeson Santos" w:date="2019-08-15T18:18:00Z">
              <w:rPr>
                <w:rFonts w:ascii="Times New Roman" w:eastAsia="Times New Roman" w:hAnsi="Times New Roman" w:cs="Times New Roman"/>
                <w:b/>
                <w:color w:val="00B050"/>
              </w:rPr>
            </w:rPrChange>
          </w:rPr>
          <w:t xml:space="preserve"> (NTIC)</w:t>
        </w:r>
      </w:ins>
      <w:r w:rsidRPr="001B5036">
        <w:rPr>
          <w:rFonts w:ascii="Times New Roman" w:eastAsia="Times New Roman" w:hAnsi="Times New Roman" w:cs="Times New Roman"/>
          <w:bCs/>
          <w:sz w:val="24"/>
          <w:szCs w:val="24"/>
          <w:rPrChange w:id="101" w:author="Emeson Santos" w:date="2019-08-15T18:18:00Z">
            <w:rPr>
              <w:rFonts w:ascii="Times New Roman" w:eastAsia="Times New Roman" w:hAnsi="Times New Roman" w:cs="Times New Roman"/>
              <w:b/>
              <w:color w:val="00B050"/>
            </w:rPr>
          </w:rPrChange>
        </w:rPr>
        <w:t xml:space="preserve"> da universidade do Pampa </w:t>
      </w:r>
      <w:ins w:id="102" w:author="Emeson Santos" w:date="2019-08-15T18:17:00Z">
        <w:r w:rsidR="001B5036" w:rsidRPr="001B5036">
          <w:rPr>
            <w:rFonts w:ascii="Times New Roman" w:eastAsia="Times New Roman" w:hAnsi="Times New Roman" w:cs="Times New Roman"/>
            <w:bCs/>
            <w:sz w:val="24"/>
            <w:szCs w:val="24"/>
            <w:rPrChange w:id="103" w:author="Emeson Santos" w:date="2019-08-15T18:18:00Z">
              <w:rPr>
                <w:rFonts w:ascii="Times New Roman" w:eastAsia="Times New Roman" w:hAnsi="Times New Roman" w:cs="Times New Roman"/>
                <w:b/>
                <w:color w:val="00B050"/>
              </w:rPr>
            </w:rPrChange>
          </w:rPr>
          <w:t xml:space="preserve">(UNIPAMPA) </w:t>
        </w:r>
      </w:ins>
      <w:r w:rsidRPr="001B5036">
        <w:rPr>
          <w:rFonts w:ascii="Times New Roman" w:eastAsia="Times New Roman" w:hAnsi="Times New Roman" w:cs="Times New Roman"/>
          <w:bCs/>
          <w:sz w:val="24"/>
          <w:szCs w:val="24"/>
          <w:rPrChange w:id="104" w:author="Emeson Santos" w:date="2019-08-15T18:18:00Z">
            <w:rPr>
              <w:rFonts w:ascii="Times New Roman" w:eastAsia="Times New Roman" w:hAnsi="Times New Roman" w:cs="Times New Roman"/>
              <w:b/>
              <w:color w:val="00B050"/>
            </w:rPr>
          </w:rPrChange>
        </w:rPr>
        <w:t>para tratar os incidentes apresentados neste departamento.</w:t>
      </w:r>
      <w:commentRangeEnd w:id="89"/>
      <w:r w:rsidRPr="001B5036">
        <w:rPr>
          <w:rStyle w:val="Refdecomentrio"/>
          <w:bCs/>
          <w:sz w:val="18"/>
          <w:szCs w:val="18"/>
          <w:rPrChange w:id="105" w:author="Emeson Santos" w:date="2019-08-15T18:18:00Z">
            <w:rPr>
              <w:rStyle w:val="Refdecomentrio"/>
              <w:color w:val="00B050"/>
            </w:rPr>
          </w:rPrChange>
        </w:rPr>
        <w:commentReference w:id="89"/>
      </w:r>
      <w:ins w:id="106" w:author="Emeson Santos" w:date="2019-08-15T23:31:00Z">
        <w:r w:rsidR="00E030BD">
          <w:rPr>
            <w:rFonts w:ascii="Times New Roman" w:eastAsia="Times New Roman" w:hAnsi="Times New Roman" w:cs="Times New Roman"/>
            <w:bCs/>
            <w:sz w:val="24"/>
            <w:szCs w:val="24"/>
          </w:rPr>
          <w:t xml:space="preserve"> </w:t>
        </w:r>
      </w:ins>
    </w:p>
    <w:p w14:paraId="5E7CDD9D" w14:textId="7E3CB60B" w:rsidR="00934765" w:rsidRPr="00934765" w:rsidRDefault="00E030BD" w:rsidP="00934765">
      <w:pPr>
        <w:spacing w:after="160" w:line="256" w:lineRule="auto"/>
        <w:jc w:val="both"/>
        <w:rPr>
          <w:ins w:id="107" w:author="Emeson Santos" w:date="2019-08-16T01:08:00Z"/>
          <w:rFonts w:ascii="Times New Roman" w:eastAsia="Times New Roman" w:hAnsi="Times New Roman" w:cs="Times New Roman"/>
          <w:bCs/>
          <w:sz w:val="24"/>
          <w:szCs w:val="24"/>
        </w:rPr>
      </w:pPr>
      <w:ins w:id="108" w:author="Emeson Santos" w:date="2019-08-15T23:31:00Z">
        <w:r>
          <w:rPr>
            <w:rFonts w:ascii="Times New Roman" w:eastAsia="Times New Roman" w:hAnsi="Times New Roman" w:cs="Times New Roman"/>
            <w:bCs/>
            <w:sz w:val="24"/>
            <w:szCs w:val="24"/>
          </w:rPr>
          <w:tab/>
        </w:r>
      </w:ins>
      <w:ins w:id="109" w:author="Emeson Santos" w:date="2019-08-16T01:08:00Z">
        <w:r w:rsidR="00934765" w:rsidRPr="00934765">
          <w:rPr>
            <w:rFonts w:ascii="Times New Roman" w:hAnsi="Times New Roman" w:cs="Times New Roman"/>
            <w:color w:val="222222"/>
            <w:sz w:val="24"/>
            <w:szCs w:val="24"/>
            <w:shd w:val="clear" w:color="auto" w:fill="FFFFFF"/>
            <w:rPrChange w:id="110" w:author="Emeson Santos" w:date="2019-08-16T01:09:00Z">
              <w:rPr>
                <w:color w:val="222222"/>
                <w:sz w:val="24"/>
                <w:szCs w:val="24"/>
                <w:shd w:val="clear" w:color="auto" w:fill="FFFFFF"/>
              </w:rPr>
            </w:rPrChange>
          </w:rPr>
          <w:t xml:space="preserve">Sobreira (2006, p.9) fala que </w:t>
        </w:r>
        <w:r w:rsidR="00934765" w:rsidRPr="00934765">
          <w:rPr>
            <w:rFonts w:ascii="Times New Roman" w:eastAsia="Times New Roman" w:hAnsi="Times New Roman" w:cs="Times New Roman"/>
            <w:bCs/>
            <w:sz w:val="24"/>
            <w:szCs w:val="24"/>
          </w:rPr>
          <w:t xml:space="preserve">os processos se revelaram suficientemente capaz de lidar com as dificuldades encontradas nas organizações e também </w:t>
        </w:r>
      </w:ins>
      <w:ins w:id="111" w:author="Emeson Santos" w:date="2019-08-16T01:17:00Z">
        <w:r w:rsidR="00F10A0A" w:rsidRPr="00934765">
          <w:rPr>
            <w:rFonts w:ascii="Times New Roman" w:eastAsia="Times New Roman" w:hAnsi="Times New Roman" w:cs="Times New Roman"/>
            <w:bCs/>
            <w:sz w:val="24"/>
            <w:szCs w:val="24"/>
          </w:rPr>
          <w:t>as modificar</w:t>
        </w:r>
      </w:ins>
      <w:ins w:id="112" w:author="Emeson Santos" w:date="2019-08-16T01:08:00Z">
        <w:r w:rsidR="00934765" w:rsidRPr="00934765">
          <w:rPr>
            <w:rFonts w:ascii="Times New Roman" w:eastAsia="Times New Roman" w:hAnsi="Times New Roman" w:cs="Times New Roman"/>
            <w:bCs/>
            <w:sz w:val="24"/>
            <w:szCs w:val="24"/>
          </w:rPr>
          <w:t xml:space="preserve"> de forma </w:t>
        </w:r>
      </w:ins>
      <w:ins w:id="113" w:author="Emeson Santos" w:date="2019-08-16T01:17:00Z">
        <w:r w:rsidR="00F10A0A" w:rsidRPr="00934765">
          <w:rPr>
            <w:rFonts w:ascii="Times New Roman" w:eastAsia="Times New Roman" w:hAnsi="Times New Roman" w:cs="Times New Roman"/>
            <w:bCs/>
            <w:sz w:val="24"/>
            <w:szCs w:val="24"/>
          </w:rPr>
          <w:t>que o</w:t>
        </w:r>
      </w:ins>
      <w:ins w:id="114" w:author="Emeson Santos" w:date="2019-08-16T01:08:00Z">
        <w:r w:rsidR="00934765" w:rsidRPr="00934765">
          <w:rPr>
            <w:rFonts w:ascii="Times New Roman" w:eastAsia="Times New Roman" w:hAnsi="Times New Roman" w:cs="Times New Roman"/>
            <w:bCs/>
            <w:sz w:val="24"/>
            <w:szCs w:val="24"/>
          </w:rPr>
          <w:t xml:space="preserve"> gerenciamento de suas atividades nas entidades diminua as necessidades envolvida</w:t>
        </w:r>
      </w:ins>
      <w:ins w:id="115" w:author="Emeson Santos" w:date="2019-08-16T01:17:00Z">
        <w:r w:rsidR="00F10A0A">
          <w:rPr>
            <w:rFonts w:ascii="Times New Roman" w:eastAsia="Times New Roman" w:hAnsi="Times New Roman" w:cs="Times New Roman"/>
            <w:bCs/>
            <w:sz w:val="24"/>
            <w:szCs w:val="24"/>
          </w:rPr>
          <w:t>s</w:t>
        </w:r>
      </w:ins>
      <w:ins w:id="116" w:author="Emeson Santos" w:date="2019-08-16T01:08:00Z">
        <w:r w:rsidR="00934765" w:rsidRPr="00934765">
          <w:rPr>
            <w:rFonts w:ascii="Times New Roman" w:eastAsia="Times New Roman" w:hAnsi="Times New Roman" w:cs="Times New Roman"/>
            <w:bCs/>
            <w:sz w:val="24"/>
            <w:szCs w:val="24"/>
          </w:rPr>
          <w:t xml:space="preserve"> nas áreas de Tecnologia e Comunicação – TIC. </w:t>
        </w:r>
      </w:ins>
    </w:p>
    <w:p w14:paraId="30AB1D06" w14:textId="7E1EDE17" w:rsidR="00934765" w:rsidRDefault="002F72CA">
      <w:pPr>
        <w:spacing w:after="160" w:line="256" w:lineRule="auto"/>
        <w:ind w:firstLine="720"/>
        <w:jc w:val="both"/>
        <w:rPr>
          <w:ins w:id="117" w:author="Emeson Santos" w:date="2019-08-16T01:07:00Z"/>
          <w:rFonts w:ascii="Times New Roman" w:eastAsia="Times New Roman" w:hAnsi="Times New Roman" w:cs="Times New Roman"/>
          <w:bCs/>
          <w:sz w:val="24"/>
          <w:szCs w:val="24"/>
        </w:rPr>
        <w:pPrChange w:id="118" w:author="Emeson Santos" w:date="2019-08-16T01:08:00Z">
          <w:pPr>
            <w:spacing w:after="160" w:line="256" w:lineRule="auto"/>
            <w:jc w:val="both"/>
          </w:pPr>
        </w:pPrChange>
      </w:pPr>
      <w:commentRangeStart w:id="119"/>
      <w:ins w:id="120" w:author="Emeson Santos" w:date="2019-08-15T23:50:00Z">
        <w:r>
          <w:rPr>
            <w:rFonts w:ascii="Times New Roman" w:eastAsia="Times New Roman" w:hAnsi="Times New Roman" w:cs="Times New Roman"/>
            <w:bCs/>
            <w:sz w:val="24"/>
            <w:szCs w:val="24"/>
          </w:rPr>
          <w:t xml:space="preserve">No tocante </w:t>
        </w:r>
      </w:ins>
      <w:ins w:id="121" w:author="Emeson Santos" w:date="2019-08-15T23:51:00Z">
        <w:r>
          <w:rPr>
            <w:rFonts w:ascii="Times New Roman" w:eastAsia="Times New Roman" w:hAnsi="Times New Roman" w:cs="Times New Roman"/>
            <w:bCs/>
            <w:sz w:val="24"/>
            <w:szCs w:val="24"/>
          </w:rPr>
          <w:t>ao controle dos processo</w:t>
        </w:r>
      </w:ins>
      <w:ins w:id="122" w:author="Emeson Santos" w:date="2019-08-15T23:52:00Z">
        <w:r>
          <w:rPr>
            <w:rFonts w:ascii="Times New Roman" w:eastAsia="Times New Roman" w:hAnsi="Times New Roman" w:cs="Times New Roman"/>
            <w:bCs/>
            <w:sz w:val="24"/>
            <w:szCs w:val="24"/>
          </w:rPr>
          <w:t>s</w:t>
        </w:r>
      </w:ins>
      <w:ins w:id="123" w:author="Emeson Santos" w:date="2019-08-15T23:53:00Z">
        <w:r w:rsidR="00171A10" w:rsidRPr="00171A10">
          <w:rPr>
            <w:rFonts w:ascii="Times New Roman" w:eastAsia="Times New Roman" w:hAnsi="Times New Roman" w:cs="Times New Roman"/>
            <w:bCs/>
            <w:sz w:val="24"/>
            <w:szCs w:val="24"/>
          </w:rPr>
          <w:t xml:space="preserve"> </w:t>
        </w:r>
        <w:r w:rsidR="00171A10">
          <w:rPr>
            <w:rFonts w:ascii="Times New Roman" w:eastAsia="Times New Roman" w:hAnsi="Times New Roman" w:cs="Times New Roman"/>
            <w:bCs/>
            <w:sz w:val="24"/>
            <w:szCs w:val="24"/>
          </w:rPr>
          <w:t>de negócio,</w:t>
        </w:r>
      </w:ins>
      <w:ins w:id="124" w:author="Emeson Santos" w:date="2019-08-15T23:52:00Z">
        <w:r>
          <w:rPr>
            <w:rFonts w:ascii="Times New Roman" w:eastAsia="Times New Roman" w:hAnsi="Times New Roman" w:cs="Times New Roman"/>
            <w:bCs/>
            <w:sz w:val="24"/>
            <w:szCs w:val="24"/>
          </w:rPr>
          <w:t xml:space="preserve"> </w:t>
        </w:r>
      </w:ins>
      <w:ins w:id="125" w:author="Emeson Santos" w:date="2019-08-16T00:52:00Z">
        <w:r w:rsidR="00401640">
          <w:rPr>
            <w:rFonts w:ascii="Times New Roman" w:eastAsia="Times New Roman" w:hAnsi="Times New Roman" w:cs="Times New Roman"/>
            <w:bCs/>
            <w:sz w:val="24"/>
            <w:szCs w:val="24"/>
          </w:rPr>
          <w:t>Brasil</w:t>
        </w:r>
      </w:ins>
      <w:ins w:id="126" w:author="Emeson Santos" w:date="2019-08-15T23:52:00Z">
        <w:r w:rsidR="00171A10">
          <w:rPr>
            <w:rFonts w:ascii="Times New Roman" w:eastAsia="Times New Roman" w:hAnsi="Times New Roman" w:cs="Times New Roman"/>
            <w:bCs/>
            <w:sz w:val="24"/>
            <w:szCs w:val="24"/>
          </w:rPr>
          <w:t xml:space="preserve"> (</w:t>
        </w:r>
      </w:ins>
      <w:ins w:id="127" w:author="Emeson Santos" w:date="2019-08-16T00:58:00Z">
        <w:r w:rsidR="00937A88">
          <w:rPr>
            <w:rFonts w:ascii="Times New Roman" w:eastAsia="Times New Roman" w:hAnsi="Times New Roman" w:cs="Times New Roman"/>
            <w:bCs/>
            <w:sz w:val="24"/>
            <w:szCs w:val="24"/>
          </w:rPr>
          <w:t xml:space="preserve">2005, </w:t>
        </w:r>
      </w:ins>
      <w:ins w:id="128" w:author="Emeson Santos" w:date="2019-08-15T23:52:00Z">
        <w:r w:rsidR="00171A10">
          <w:rPr>
            <w:rFonts w:ascii="Times New Roman" w:eastAsia="Times New Roman" w:hAnsi="Times New Roman" w:cs="Times New Roman"/>
            <w:bCs/>
            <w:sz w:val="24"/>
            <w:szCs w:val="24"/>
          </w:rPr>
          <w:t xml:space="preserve">p. </w:t>
        </w:r>
      </w:ins>
      <w:ins w:id="129" w:author="Emeson Santos" w:date="2019-08-16T00:58:00Z">
        <w:r w:rsidR="00937A88">
          <w:rPr>
            <w:rFonts w:ascii="Times New Roman" w:eastAsia="Times New Roman" w:hAnsi="Times New Roman" w:cs="Times New Roman"/>
            <w:bCs/>
            <w:sz w:val="24"/>
            <w:szCs w:val="24"/>
          </w:rPr>
          <w:t>1</w:t>
        </w:r>
      </w:ins>
      <w:ins w:id="130" w:author="Emeson Santos" w:date="2019-08-15T23:52:00Z">
        <w:r w:rsidR="00171A10">
          <w:rPr>
            <w:rFonts w:ascii="Times New Roman" w:eastAsia="Times New Roman" w:hAnsi="Times New Roman" w:cs="Times New Roman"/>
            <w:bCs/>
            <w:sz w:val="24"/>
            <w:szCs w:val="24"/>
          </w:rPr>
          <w:t>)</w:t>
        </w:r>
      </w:ins>
      <w:ins w:id="131" w:author="Emeson Santos" w:date="2019-08-15T23:53:00Z">
        <w:r w:rsidR="00171A10">
          <w:rPr>
            <w:rFonts w:ascii="Times New Roman" w:eastAsia="Times New Roman" w:hAnsi="Times New Roman" w:cs="Times New Roman"/>
            <w:bCs/>
            <w:sz w:val="24"/>
            <w:szCs w:val="24"/>
          </w:rPr>
          <w:t xml:space="preserve"> afirma que</w:t>
        </w:r>
      </w:ins>
      <w:ins w:id="132" w:author="Emeson Santos" w:date="2019-08-15T23:51:00Z">
        <w:r>
          <w:rPr>
            <w:rFonts w:ascii="Times New Roman" w:eastAsia="Times New Roman" w:hAnsi="Times New Roman" w:cs="Times New Roman"/>
            <w:bCs/>
            <w:sz w:val="24"/>
            <w:szCs w:val="24"/>
          </w:rPr>
          <w:t xml:space="preserve"> </w:t>
        </w:r>
      </w:ins>
      <w:ins w:id="133" w:author="Emeson Santos" w:date="2019-08-15T23:52:00Z">
        <w:r>
          <w:rPr>
            <w:rFonts w:ascii="Times New Roman" w:eastAsia="Times New Roman" w:hAnsi="Times New Roman" w:cs="Times New Roman"/>
            <w:bCs/>
            <w:sz w:val="24"/>
            <w:szCs w:val="24"/>
          </w:rPr>
          <w:t>existe</w:t>
        </w:r>
      </w:ins>
      <w:ins w:id="134" w:author="Emeson Santos" w:date="2019-08-15T23:53:00Z">
        <w:r w:rsidR="00171A10">
          <w:rPr>
            <w:rFonts w:ascii="Times New Roman" w:eastAsia="Times New Roman" w:hAnsi="Times New Roman" w:cs="Times New Roman"/>
            <w:bCs/>
            <w:sz w:val="24"/>
            <w:szCs w:val="24"/>
          </w:rPr>
          <w:t xml:space="preserve"> um atraso </w:t>
        </w:r>
      </w:ins>
      <w:ins w:id="135" w:author="Emeson Santos" w:date="2019-08-15T23:55:00Z">
        <w:r w:rsidR="00171A10">
          <w:rPr>
            <w:rFonts w:ascii="Times New Roman" w:eastAsia="Times New Roman" w:hAnsi="Times New Roman" w:cs="Times New Roman"/>
            <w:bCs/>
            <w:sz w:val="24"/>
            <w:szCs w:val="24"/>
          </w:rPr>
          <w:t>tecnológico</w:t>
        </w:r>
      </w:ins>
      <w:ins w:id="136" w:author="Emeson Santos" w:date="2019-08-15T23:54:00Z">
        <w:r w:rsidR="00171A10">
          <w:rPr>
            <w:rFonts w:ascii="Times New Roman" w:eastAsia="Times New Roman" w:hAnsi="Times New Roman" w:cs="Times New Roman"/>
            <w:bCs/>
            <w:sz w:val="24"/>
            <w:szCs w:val="24"/>
          </w:rPr>
          <w:t xml:space="preserve"> n</w:t>
        </w:r>
      </w:ins>
      <w:ins w:id="137" w:author="Emeson Santos" w:date="2019-08-16T00:08:00Z">
        <w:r w:rsidR="00563813">
          <w:rPr>
            <w:rFonts w:ascii="Times New Roman" w:eastAsia="Times New Roman" w:hAnsi="Times New Roman" w:cs="Times New Roman"/>
            <w:bCs/>
            <w:sz w:val="24"/>
            <w:szCs w:val="24"/>
          </w:rPr>
          <w:t>o contexto da</w:t>
        </w:r>
      </w:ins>
      <w:ins w:id="138" w:author="Emeson Santos" w:date="2019-08-15T23:54:00Z">
        <w:r w:rsidR="00171A10">
          <w:rPr>
            <w:rFonts w:ascii="Times New Roman" w:eastAsia="Times New Roman" w:hAnsi="Times New Roman" w:cs="Times New Roman"/>
            <w:bCs/>
            <w:sz w:val="24"/>
            <w:szCs w:val="24"/>
          </w:rPr>
          <w:t xml:space="preserve"> administração </w:t>
        </w:r>
      </w:ins>
      <w:ins w:id="139" w:author="Emeson Santos" w:date="2019-08-15T23:55:00Z">
        <w:r w:rsidR="00171A10">
          <w:rPr>
            <w:rFonts w:ascii="Times New Roman" w:eastAsia="Times New Roman" w:hAnsi="Times New Roman" w:cs="Times New Roman"/>
            <w:bCs/>
            <w:sz w:val="24"/>
            <w:szCs w:val="24"/>
          </w:rPr>
          <w:t>pública</w:t>
        </w:r>
      </w:ins>
      <w:ins w:id="140" w:author="Emeson Santos" w:date="2019-08-15T23:54:00Z">
        <w:r w:rsidR="00171A10">
          <w:rPr>
            <w:rFonts w:ascii="Times New Roman" w:eastAsia="Times New Roman" w:hAnsi="Times New Roman" w:cs="Times New Roman"/>
            <w:bCs/>
            <w:sz w:val="24"/>
            <w:szCs w:val="24"/>
          </w:rPr>
          <w:t xml:space="preserve"> </w:t>
        </w:r>
      </w:ins>
      <w:ins w:id="141" w:author="Emeson Santos" w:date="2019-08-15T23:55:00Z">
        <w:r w:rsidR="00171A10">
          <w:rPr>
            <w:rFonts w:ascii="Times New Roman" w:eastAsia="Times New Roman" w:hAnsi="Times New Roman" w:cs="Times New Roman"/>
            <w:bCs/>
            <w:sz w:val="24"/>
            <w:szCs w:val="24"/>
          </w:rPr>
          <w:t>fazendária</w:t>
        </w:r>
      </w:ins>
      <w:ins w:id="142" w:author="Emeson Santos" w:date="2019-08-15T23:52:00Z">
        <w:r>
          <w:rPr>
            <w:rFonts w:ascii="Times New Roman" w:eastAsia="Times New Roman" w:hAnsi="Times New Roman" w:cs="Times New Roman"/>
            <w:bCs/>
            <w:sz w:val="24"/>
            <w:szCs w:val="24"/>
          </w:rPr>
          <w:t xml:space="preserve"> </w:t>
        </w:r>
      </w:ins>
      <w:ins w:id="143" w:author="Emeson Santos" w:date="2019-08-15T23:55:00Z">
        <w:r w:rsidR="00171A10">
          <w:rPr>
            <w:rFonts w:ascii="Times New Roman" w:eastAsia="Times New Roman" w:hAnsi="Times New Roman" w:cs="Times New Roman"/>
            <w:bCs/>
            <w:sz w:val="24"/>
            <w:szCs w:val="24"/>
          </w:rPr>
          <w:t>do Brasil</w:t>
        </w:r>
      </w:ins>
      <w:ins w:id="144" w:author="Emeson Santos" w:date="2019-08-15T23:58:00Z">
        <w:r w:rsidR="00171A10">
          <w:rPr>
            <w:rFonts w:ascii="Times New Roman" w:eastAsia="Times New Roman" w:hAnsi="Times New Roman" w:cs="Times New Roman"/>
            <w:bCs/>
            <w:sz w:val="24"/>
            <w:szCs w:val="24"/>
          </w:rPr>
          <w:t>,</w:t>
        </w:r>
      </w:ins>
      <w:ins w:id="145" w:author="Emeson Santos" w:date="2019-08-15T23:56:00Z">
        <w:r w:rsidR="00171A10">
          <w:rPr>
            <w:rFonts w:ascii="Times New Roman" w:eastAsia="Times New Roman" w:hAnsi="Times New Roman" w:cs="Times New Roman"/>
            <w:bCs/>
            <w:sz w:val="24"/>
            <w:szCs w:val="24"/>
          </w:rPr>
          <w:t xml:space="preserve"> Provocando a criação </w:t>
        </w:r>
      </w:ins>
      <w:ins w:id="146" w:author="Emeson Santos" w:date="2019-08-15T23:57:00Z">
        <w:r w:rsidR="00171A10">
          <w:rPr>
            <w:rFonts w:ascii="Times New Roman" w:eastAsia="Times New Roman" w:hAnsi="Times New Roman" w:cs="Times New Roman"/>
            <w:bCs/>
            <w:sz w:val="24"/>
            <w:szCs w:val="24"/>
          </w:rPr>
          <w:t xml:space="preserve">do </w:t>
        </w:r>
      </w:ins>
      <w:ins w:id="147" w:author="Emeson Santos" w:date="2019-08-15T23:58:00Z">
        <w:r w:rsidR="00171A10">
          <w:rPr>
            <w:rFonts w:ascii="Times New Roman" w:eastAsia="Times New Roman" w:hAnsi="Times New Roman" w:cs="Times New Roman"/>
            <w:bCs/>
            <w:sz w:val="24"/>
            <w:szCs w:val="24"/>
          </w:rPr>
          <w:t>P</w:t>
        </w:r>
      </w:ins>
      <w:ins w:id="148" w:author="Emeson Santos" w:date="2019-08-15T23:57:00Z">
        <w:r w:rsidR="00171A10">
          <w:rPr>
            <w:rFonts w:ascii="Times New Roman" w:eastAsia="Times New Roman" w:hAnsi="Times New Roman" w:cs="Times New Roman"/>
            <w:bCs/>
            <w:sz w:val="24"/>
            <w:szCs w:val="24"/>
          </w:rPr>
          <w:t xml:space="preserve">rograma </w:t>
        </w:r>
      </w:ins>
      <w:ins w:id="149" w:author="Emeson Santos" w:date="2019-08-15T23:58:00Z">
        <w:r w:rsidR="00171A10">
          <w:rPr>
            <w:rFonts w:ascii="Times New Roman" w:eastAsia="Times New Roman" w:hAnsi="Times New Roman" w:cs="Times New Roman"/>
            <w:bCs/>
            <w:sz w:val="24"/>
            <w:szCs w:val="24"/>
          </w:rPr>
          <w:t>N</w:t>
        </w:r>
      </w:ins>
      <w:ins w:id="150" w:author="Emeson Santos" w:date="2019-08-15T23:57:00Z">
        <w:r w:rsidR="00171A10">
          <w:rPr>
            <w:rFonts w:ascii="Times New Roman" w:eastAsia="Times New Roman" w:hAnsi="Times New Roman" w:cs="Times New Roman"/>
            <w:bCs/>
            <w:sz w:val="24"/>
            <w:szCs w:val="24"/>
          </w:rPr>
          <w:t xml:space="preserve">acional de </w:t>
        </w:r>
      </w:ins>
      <w:ins w:id="151" w:author="Emeson Santos" w:date="2019-08-15T23:58:00Z">
        <w:r w:rsidR="00171A10">
          <w:rPr>
            <w:rFonts w:ascii="Times New Roman" w:eastAsia="Times New Roman" w:hAnsi="Times New Roman" w:cs="Times New Roman"/>
            <w:bCs/>
            <w:sz w:val="24"/>
            <w:szCs w:val="24"/>
          </w:rPr>
          <w:t>A</w:t>
        </w:r>
      </w:ins>
      <w:ins w:id="152" w:author="Emeson Santos" w:date="2019-08-15T23:57:00Z">
        <w:r w:rsidR="00171A10">
          <w:rPr>
            <w:rFonts w:ascii="Times New Roman" w:eastAsia="Times New Roman" w:hAnsi="Times New Roman" w:cs="Times New Roman"/>
            <w:bCs/>
            <w:sz w:val="24"/>
            <w:szCs w:val="24"/>
          </w:rPr>
          <w:t xml:space="preserve">poio aos </w:t>
        </w:r>
      </w:ins>
      <w:ins w:id="153" w:author="Emeson Santos" w:date="2019-08-15T23:58:00Z">
        <w:r w:rsidR="00171A10">
          <w:rPr>
            <w:rFonts w:ascii="Times New Roman" w:eastAsia="Times New Roman" w:hAnsi="Times New Roman" w:cs="Times New Roman"/>
            <w:bCs/>
            <w:sz w:val="24"/>
            <w:szCs w:val="24"/>
          </w:rPr>
          <w:t>F</w:t>
        </w:r>
      </w:ins>
      <w:ins w:id="154" w:author="Emeson Santos" w:date="2019-08-15T23:57:00Z">
        <w:r w:rsidR="00171A10">
          <w:rPr>
            <w:rFonts w:ascii="Times New Roman" w:eastAsia="Times New Roman" w:hAnsi="Times New Roman" w:cs="Times New Roman"/>
            <w:bCs/>
            <w:sz w:val="24"/>
            <w:szCs w:val="24"/>
          </w:rPr>
          <w:t>iscos Estaduais – PNAFE</w:t>
        </w:r>
      </w:ins>
      <w:ins w:id="155" w:author="Emeson Santos" w:date="2019-08-16T08:43:00Z">
        <w:r w:rsidR="000B7ED1">
          <w:rPr>
            <w:rFonts w:ascii="Times New Roman" w:eastAsia="Times New Roman" w:hAnsi="Times New Roman" w:cs="Times New Roman"/>
            <w:bCs/>
            <w:sz w:val="24"/>
            <w:szCs w:val="24"/>
          </w:rPr>
          <w:t>, em projeto de lei</w:t>
        </w:r>
      </w:ins>
      <w:ins w:id="156" w:author="Emeson Santos" w:date="2019-08-15T23:57:00Z">
        <w:r w:rsidR="00171A10">
          <w:rPr>
            <w:rFonts w:ascii="Times New Roman" w:eastAsia="Times New Roman" w:hAnsi="Times New Roman" w:cs="Times New Roman"/>
            <w:bCs/>
            <w:sz w:val="24"/>
            <w:szCs w:val="24"/>
          </w:rPr>
          <w:t>.</w:t>
        </w:r>
      </w:ins>
      <w:ins w:id="157" w:author="Emeson Santos" w:date="2019-08-15T23:59:00Z">
        <w:r w:rsidR="007B3A20">
          <w:rPr>
            <w:rFonts w:ascii="Times New Roman" w:eastAsia="Times New Roman" w:hAnsi="Times New Roman" w:cs="Times New Roman"/>
            <w:bCs/>
            <w:sz w:val="24"/>
            <w:szCs w:val="24"/>
          </w:rPr>
          <w:t xml:space="preserve"> Trazendo </w:t>
        </w:r>
      </w:ins>
      <w:ins w:id="158" w:author="Emeson Santos" w:date="2019-08-16T00:09:00Z">
        <w:r w:rsidR="00563813">
          <w:rPr>
            <w:rFonts w:ascii="Times New Roman" w:eastAsia="Times New Roman" w:hAnsi="Times New Roman" w:cs="Times New Roman"/>
            <w:bCs/>
            <w:sz w:val="24"/>
            <w:szCs w:val="24"/>
          </w:rPr>
          <w:t xml:space="preserve">bases de </w:t>
        </w:r>
      </w:ins>
      <w:ins w:id="159" w:author="Emeson Santos" w:date="2019-08-15T23:59:00Z">
        <w:r w:rsidR="007B3A20">
          <w:rPr>
            <w:rFonts w:ascii="Times New Roman" w:eastAsia="Times New Roman" w:hAnsi="Times New Roman" w:cs="Times New Roman"/>
            <w:bCs/>
            <w:sz w:val="24"/>
            <w:szCs w:val="24"/>
          </w:rPr>
          <w:t>conhecimento gerencial</w:t>
        </w:r>
      </w:ins>
      <w:ins w:id="160" w:author="Emeson Santos" w:date="2019-08-16T00:00:00Z">
        <w:r w:rsidR="007B3A20">
          <w:rPr>
            <w:rFonts w:ascii="Times New Roman" w:eastAsia="Times New Roman" w:hAnsi="Times New Roman" w:cs="Times New Roman"/>
            <w:bCs/>
            <w:sz w:val="24"/>
            <w:szCs w:val="24"/>
          </w:rPr>
          <w:t>, tecnológico, financeiro, de recursos humanos, entre outros</w:t>
        </w:r>
      </w:ins>
      <w:ins w:id="161" w:author="Emeson Santos" w:date="2019-08-16T00:01:00Z">
        <w:r w:rsidR="007B3A20">
          <w:rPr>
            <w:rFonts w:ascii="Times New Roman" w:eastAsia="Times New Roman" w:hAnsi="Times New Roman" w:cs="Times New Roman"/>
            <w:bCs/>
            <w:sz w:val="24"/>
            <w:szCs w:val="24"/>
          </w:rPr>
          <w:t xml:space="preserve">. Provendo um avanço no combate </w:t>
        </w:r>
      </w:ins>
      <w:ins w:id="162" w:author="Emeson Santos" w:date="2019-08-16T00:09:00Z">
        <w:r w:rsidR="00563813">
          <w:rPr>
            <w:rFonts w:ascii="Times New Roman" w:eastAsia="Times New Roman" w:hAnsi="Times New Roman" w:cs="Times New Roman"/>
            <w:bCs/>
            <w:sz w:val="24"/>
            <w:szCs w:val="24"/>
          </w:rPr>
          <w:t>à</w:t>
        </w:r>
      </w:ins>
      <w:ins w:id="163" w:author="Emeson Santos" w:date="2019-08-16T00:02:00Z">
        <w:r w:rsidR="007B3A20">
          <w:rPr>
            <w:rFonts w:ascii="Times New Roman" w:eastAsia="Times New Roman" w:hAnsi="Times New Roman" w:cs="Times New Roman"/>
            <w:bCs/>
            <w:sz w:val="24"/>
            <w:szCs w:val="24"/>
          </w:rPr>
          <w:t xml:space="preserve"> sonegação fiscal, tendo um melhor controle na arrecadação dos tribu</w:t>
        </w:r>
      </w:ins>
      <w:ins w:id="164" w:author="Emeson Santos" w:date="2019-08-16T00:03:00Z">
        <w:r w:rsidR="007B3A20">
          <w:rPr>
            <w:rFonts w:ascii="Times New Roman" w:eastAsia="Times New Roman" w:hAnsi="Times New Roman" w:cs="Times New Roman"/>
            <w:bCs/>
            <w:sz w:val="24"/>
            <w:szCs w:val="24"/>
          </w:rPr>
          <w:t xml:space="preserve">tos </w:t>
        </w:r>
        <w:r w:rsidR="00563813">
          <w:rPr>
            <w:rFonts w:ascii="Times New Roman" w:eastAsia="Times New Roman" w:hAnsi="Times New Roman" w:cs="Times New Roman"/>
            <w:bCs/>
            <w:sz w:val="24"/>
            <w:szCs w:val="24"/>
          </w:rPr>
          <w:t>e na otimização dos serviços públicos voltados ao ci</w:t>
        </w:r>
      </w:ins>
      <w:ins w:id="165" w:author="Emeson Santos" w:date="2019-08-16T00:04:00Z">
        <w:r w:rsidR="00563813">
          <w:rPr>
            <w:rFonts w:ascii="Times New Roman" w:eastAsia="Times New Roman" w:hAnsi="Times New Roman" w:cs="Times New Roman"/>
            <w:bCs/>
            <w:sz w:val="24"/>
            <w:szCs w:val="24"/>
          </w:rPr>
          <w:t xml:space="preserve">dadão. Portanto, </w:t>
        </w:r>
      </w:ins>
      <w:ins w:id="166" w:author="Emeson Santos" w:date="2019-08-16T00:05:00Z">
        <w:r w:rsidR="00563813">
          <w:rPr>
            <w:rFonts w:ascii="Times New Roman" w:eastAsia="Times New Roman" w:hAnsi="Times New Roman" w:cs="Times New Roman"/>
            <w:bCs/>
            <w:sz w:val="24"/>
            <w:szCs w:val="24"/>
          </w:rPr>
          <w:t>as dificuldades podem ser superadas se construído um bom planejamento</w:t>
        </w:r>
      </w:ins>
      <w:ins w:id="167" w:author="Emeson Santos" w:date="2019-08-16T00:06:00Z">
        <w:r w:rsidR="00563813">
          <w:rPr>
            <w:rFonts w:ascii="Times New Roman" w:eastAsia="Times New Roman" w:hAnsi="Times New Roman" w:cs="Times New Roman"/>
            <w:bCs/>
            <w:sz w:val="24"/>
            <w:szCs w:val="24"/>
          </w:rPr>
          <w:t xml:space="preserve">, executar de forma correta os processos, </w:t>
        </w:r>
      </w:ins>
      <w:ins w:id="168" w:author="Emeson Santos" w:date="2019-08-16T00:08:00Z">
        <w:r w:rsidR="00563813">
          <w:rPr>
            <w:rFonts w:ascii="Times New Roman" w:eastAsia="Times New Roman" w:hAnsi="Times New Roman" w:cs="Times New Roman"/>
            <w:bCs/>
            <w:sz w:val="24"/>
            <w:szCs w:val="24"/>
          </w:rPr>
          <w:t>analisa</w:t>
        </w:r>
      </w:ins>
      <w:ins w:id="169" w:author="Emeson Santos" w:date="2019-08-16T00:10:00Z">
        <w:r w:rsidR="00563813">
          <w:rPr>
            <w:rFonts w:ascii="Times New Roman" w:eastAsia="Times New Roman" w:hAnsi="Times New Roman" w:cs="Times New Roman"/>
            <w:bCs/>
            <w:sz w:val="24"/>
            <w:szCs w:val="24"/>
          </w:rPr>
          <w:t>r</w:t>
        </w:r>
      </w:ins>
      <w:ins w:id="170" w:author="Emeson Santos" w:date="2019-08-16T00:06:00Z">
        <w:r w:rsidR="00563813">
          <w:rPr>
            <w:rFonts w:ascii="Times New Roman" w:eastAsia="Times New Roman" w:hAnsi="Times New Roman" w:cs="Times New Roman"/>
            <w:bCs/>
            <w:sz w:val="24"/>
            <w:szCs w:val="24"/>
          </w:rPr>
          <w:t xml:space="preserve"> se tudo est</w:t>
        </w:r>
      </w:ins>
      <w:ins w:id="171" w:author="Emeson Santos" w:date="2019-08-16T00:07:00Z">
        <w:r w:rsidR="00563813">
          <w:rPr>
            <w:rFonts w:ascii="Times New Roman" w:eastAsia="Times New Roman" w:hAnsi="Times New Roman" w:cs="Times New Roman"/>
            <w:bCs/>
            <w:sz w:val="24"/>
            <w:szCs w:val="24"/>
          </w:rPr>
          <w:t>á tudo conforme o objetivo esperado para assim atingir o objetivo desejado</w:t>
        </w:r>
      </w:ins>
      <w:ins w:id="172" w:author="Emeson Santos" w:date="2019-08-16T00:08:00Z">
        <w:r w:rsidR="00563813">
          <w:rPr>
            <w:rFonts w:ascii="Times New Roman" w:eastAsia="Times New Roman" w:hAnsi="Times New Roman" w:cs="Times New Roman"/>
            <w:bCs/>
            <w:sz w:val="24"/>
            <w:szCs w:val="24"/>
          </w:rPr>
          <w:t>.</w:t>
        </w:r>
      </w:ins>
      <w:ins w:id="173" w:author="Emeson Santos" w:date="2019-08-16T00:11:00Z">
        <w:r w:rsidR="00563813">
          <w:rPr>
            <w:rFonts w:ascii="Times New Roman" w:eastAsia="Times New Roman" w:hAnsi="Times New Roman" w:cs="Times New Roman"/>
            <w:bCs/>
            <w:sz w:val="24"/>
            <w:szCs w:val="24"/>
          </w:rPr>
          <w:t xml:space="preserve"> Nada mais do que boas </w:t>
        </w:r>
      </w:ins>
      <w:ins w:id="174" w:author="Emeson Santos" w:date="2019-08-16T00:58:00Z">
        <w:r w:rsidR="00937A88">
          <w:rPr>
            <w:rFonts w:ascii="Times New Roman" w:eastAsia="Times New Roman" w:hAnsi="Times New Roman" w:cs="Times New Roman"/>
            <w:bCs/>
            <w:sz w:val="24"/>
            <w:szCs w:val="24"/>
          </w:rPr>
          <w:t>práticas</w:t>
        </w:r>
      </w:ins>
      <w:ins w:id="175" w:author="Emeson Santos" w:date="2019-08-16T00:11:00Z">
        <w:r w:rsidR="00563813">
          <w:rPr>
            <w:rFonts w:ascii="Times New Roman" w:eastAsia="Times New Roman" w:hAnsi="Times New Roman" w:cs="Times New Roman"/>
            <w:bCs/>
            <w:sz w:val="24"/>
            <w:szCs w:val="24"/>
          </w:rPr>
          <w:t xml:space="preserve"> seguidas pel</w:t>
        </w:r>
      </w:ins>
      <w:ins w:id="176" w:author="Emeson Santos" w:date="2019-08-16T00:12:00Z">
        <w:r w:rsidR="00563813">
          <w:rPr>
            <w:rFonts w:ascii="Times New Roman" w:eastAsia="Times New Roman" w:hAnsi="Times New Roman" w:cs="Times New Roman"/>
            <w:bCs/>
            <w:sz w:val="24"/>
            <w:szCs w:val="24"/>
          </w:rPr>
          <w:t>a modelagem de processos de negócios – BPM.</w:t>
        </w:r>
      </w:ins>
      <w:commentRangeEnd w:id="119"/>
      <w:ins w:id="177" w:author="Emeson Santos" w:date="2019-08-16T01:00:00Z">
        <w:r w:rsidR="00937A88">
          <w:rPr>
            <w:rStyle w:val="Refdecomentrio"/>
          </w:rPr>
          <w:commentReference w:id="119"/>
        </w:r>
      </w:ins>
      <w:ins w:id="178" w:author="Emeson Santos" w:date="2019-08-16T01:04:00Z">
        <w:r w:rsidR="00934765">
          <w:rPr>
            <w:rFonts w:ascii="Times New Roman" w:eastAsia="Times New Roman" w:hAnsi="Times New Roman" w:cs="Times New Roman"/>
            <w:bCs/>
            <w:sz w:val="24"/>
            <w:szCs w:val="24"/>
          </w:rPr>
          <w:t xml:space="preserve"> </w:t>
        </w:r>
      </w:ins>
    </w:p>
    <w:p w14:paraId="1EE0362B" w14:textId="758F8DC0" w:rsidR="003F3C4F" w:rsidRPr="002C367F" w:rsidDel="00AD0957" w:rsidRDefault="002C367F">
      <w:pPr>
        <w:spacing w:after="160" w:line="256" w:lineRule="auto"/>
        <w:jc w:val="both"/>
        <w:rPr>
          <w:del w:id="179" w:author="Emeson Santos" w:date="2019-08-16T01:09:00Z"/>
          <w:rFonts w:ascii="Times New Roman" w:eastAsia="Times New Roman" w:hAnsi="Times New Roman" w:cs="Times New Roman"/>
          <w:bCs/>
          <w:rPrChange w:id="180" w:author="Emeson Santos" w:date="2019-08-16T01:15:00Z">
            <w:rPr>
              <w:del w:id="181" w:author="Emeson Santos" w:date="2019-08-16T01:09:00Z"/>
              <w:rFonts w:ascii="Times New Roman" w:eastAsia="Times New Roman" w:hAnsi="Times New Roman" w:cs="Times New Roman"/>
              <w:b/>
              <w:color w:val="00B050"/>
            </w:rPr>
          </w:rPrChange>
        </w:rPr>
      </w:pPr>
      <w:ins w:id="182" w:author="Emeson Santos" w:date="2019-08-16T01:15:00Z">
        <w:r>
          <w:rPr>
            <w:rFonts w:ascii="Times New Roman" w:eastAsia="Times New Roman" w:hAnsi="Times New Roman" w:cs="Times New Roman"/>
            <w:bCs/>
          </w:rPr>
          <w:tab/>
        </w:r>
      </w:ins>
    </w:p>
    <w:p w14:paraId="3A43B0C7" w14:textId="6AD7B55B" w:rsidR="00DF2007" w:rsidRPr="002C367F" w:rsidDel="00AD0957" w:rsidRDefault="00DF2007">
      <w:pPr>
        <w:spacing w:after="160" w:line="256" w:lineRule="auto"/>
        <w:jc w:val="both"/>
        <w:rPr>
          <w:del w:id="183" w:author="Emeson Santos" w:date="2019-08-16T01:09:00Z"/>
          <w:rFonts w:ascii="Times New Roman" w:eastAsia="Times New Roman" w:hAnsi="Times New Roman" w:cs="Times New Roman"/>
          <w:b/>
          <w:rPrChange w:id="184" w:author="Emeson Santos" w:date="2019-08-16T01:15:00Z">
            <w:rPr>
              <w:del w:id="185" w:author="Emeson Santos" w:date="2019-08-16T01:09:00Z"/>
              <w:rFonts w:ascii="Times New Roman" w:eastAsia="Times New Roman" w:hAnsi="Times New Roman" w:cs="Times New Roman"/>
              <w:b/>
              <w:color w:val="FF0000"/>
            </w:rPr>
          </w:rPrChange>
        </w:rPr>
      </w:pPr>
      <w:del w:id="186" w:author="Emeson Santos" w:date="2019-08-16T01:09:00Z">
        <w:r w:rsidRPr="002C367F" w:rsidDel="00AD0957">
          <w:rPr>
            <w:rFonts w:ascii="Times New Roman" w:eastAsia="Times New Roman" w:hAnsi="Times New Roman" w:cs="Times New Roman"/>
            <w:b/>
            <w:rPrChange w:id="187" w:author="Emeson Santos" w:date="2019-08-16T01:15:00Z">
              <w:rPr>
                <w:rFonts w:ascii="Times New Roman" w:eastAsia="Times New Roman" w:hAnsi="Times New Roman" w:cs="Times New Roman"/>
                <w:b/>
                <w:color w:val="FF0000"/>
              </w:rPr>
            </w:rPrChange>
          </w:rPr>
          <w:delText>(...)</w:delText>
        </w:r>
      </w:del>
    </w:p>
    <w:p w14:paraId="2FCEF7A1" w14:textId="6BBB0126" w:rsidR="00DF2007" w:rsidRPr="002C367F" w:rsidRDefault="00DF2007">
      <w:pPr>
        <w:spacing w:after="160" w:line="256" w:lineRule="auto"/>
        <w:jc w:val="both"/>
        <w:rPr>
          <w:rFonts w:ascii="Times New Roman" w:eastAsia="Times New Roman" w:hAnsi="Times New Roman" w:cs="Times New Roman"/>
          <w:bCs/>
          <w:rPrChange w:id="188" w:author="Emeson Santos" w:date="2019-08-16T01:15:00Z">
            <w:rPr>
              <w:rFonts w:ascii="Times New Roman" w:eastAsia="Times New Roman" w:hAnsi="Times New Roman" w:cs="Times New Roman"/>
              <w:bCs/>
              <w:color w:val="FF0000"/>
            </w:rPr>
          </w:rPrChange>
        </w:rPr>
        <w:pPrChange w:id="189" w:author="Emeson Santos" w:date="2019-08-16T01:09:00Z">
          <w:pPr>
            <w:spacing w:after="160" w:line="256" w:lineRule="auto"/>
            <w:ind w:firstLine="80"/>
            <w:jc w:val="both"/>
          </w:pPr>
        </w:pPrChange>
      </w:pPr>
      <w:r w:rsidRPr="002C367F">
        <w:rPr>
          <w:rFonts w:ascii="Times New Roman" w:eastAsia="Times New Roman" w:hAnsi="Times New Roman" w:cs="Times New Roman"/>
          <w:bCs/>
          <w:rPrChange w:id="190" w:author="Emeson Santos" w:date="2019-08-16T01:15:00Z">
            <w:rPr>
              <w:rFonts w:ascii="Times New Roman" w:eastAsia="Times New Roman" w:hAnsi="Times New Roman" w:cs="Times New Roman"/>
              <w:bCs/>
              <w:color w:val="FF0000"/>
            </w:rPr>
          </w:rPrChange>
        </w:rPr>
        <w:t xml:space="preserve">Neste contexto, este </w:t>
      </w:r>
      <w:ins w:id="191" w:author="Emeson Santos" w:date="2019-08-16T01:10:00Z">
        <w:r w:rsidR="00AD0957" w:rsidRPr="002C367F">
          <w:rPr>
            <w:rFonts w:ascii="Times New Roman" w:eastAsia="Times New Roman" w:hAnsi="Times New Roman" w:cs="Times New Roman"/>
            <w:bCs/>
            <w:rPrChange w:id="192" w:author="Emeson Santos" w:date="2019-08-16T01:15:00Z">
              <w:rPr>
                <w:rFonts w:ascii="Times New Roman" w:eastAsia="Times New Roman" w:hAnsi="Times New Roman" w:cs="Times New Roman"/>
                <w:bCs/>
                <w:color w:val="FF0000"/>
              </w:rPr>
            </w:rPrChange>
          </w:rPr>
          <w:t>Trabalho de Conclusão de Curso</w:t>
        </w:r>
      </w:ins>
      <w:ins w:id="193" w:author="Emeson Santos" w:date="2019-08-16T01:19:00Z">
        <w:r w:rsidR="00F10A0A">
          <w:rPr>
            <w:rFonts w:ascii="Times New Roman" w:eastAsia="Times New Roman" w:hAnsi="Times New Roman" w:cs="Times New Roman"/>
            <w:bCs/>
          </w:rPr>
          <w:t xml:space="preserve"> – TCC,</w:t>
        </w:r>
      </w:ins>
      <w:del w:id="194" w:author="Emeson Santos" w:date="2019-08-16T01:10:00Z">
        <w:r w:rsidRPr="002C367F" w:rsidDel="00AD0957">
          <w:rPr>
            <w:rFonts w:ascii="Times New Roman" w:eastAsia="Times New Roman" w:hAnsi="Times New Roman" w:cs="Times New Roman"/>
            <w:bCs/>
            <w:rPrChange w:id="195" w:author="Emeson Santos" w:date="2019-08-16T01:15:00Z">
              <w:rPr>
                <w:rFonts w:ascii="Times New Roman" w:eastAsia="Times New Roman" w:hAnsi="Times New Roman" w:cs="Times New Roman"/>
                <w:bCs/>
                <w:color w:val="FF0000"/>
              </w:rPr>
            </w:rPrChange>
          </w:rPr>
          <w:delText>projeto</w:delText>
        </w:r>
      </w:del>
      <w:r w:rsidRPr="002C367F">
        <w:rPr>
          <w:rFonts w:ascii="Times New Roman" w:eastAsia="Times New Roman" w:hAnsi="Times New Roman" w:cs="Times New Roman"/>
          <w:bCs/>
          <w:rPrChange w:id="196" w:author="Emeson Santos" w:date="2019-08-16T01:15:00Z">
            <w:rPr>
              <w:rFonts w:ascii="Times New Roman" w:eastAsia="Times New Roman" w:hAnsi="Times New Roman" w:cs="Times New Roman"/>
              <w:bCs/>
              <w:color w:val="FF0000"/>
            </w:rPr>
          </w:rPrChange>
        </w:rPr>
        <w:t xml:space="preserve"> buscará</w:t>
      </w:r>
      <w:del w:id="197" w:author="Emeson Santos" w:date="2019-08-16T01:19:00Z">
        <w:r w:rsidRPr="002C367F" w:rsidDel="006200B7">
          <w:rPr>
            <w:rFonts w:ascii="Times New Roman" w:eastAsia="Times New Roman" w:hAnsi="Times New Roman" w:cs="Times New Roman"/>
            <w:bCs/>
            <w:rPrChange w:id="198" w:author="Emeson Santos" w:date="2019-08-16T01:15:00Z">
              <w:rPr>
                <w:rFonts w:ascii="Times New Roman" w:eastAsia="Times New Roman" w:hAnsi="Times New Roman" w:cs="Times New Roman"/>
                <w:bCs/>
                <w:color w:val="FF0000"/>
              </w:rPr>
            </w:rPrChange>
          </w:rPr>
          <w:delText>,</w:delText>
        </w:r>
      </w:del>
      <w:r w:rsidRPr="002C367F">
        <w:rPr>
          <w:rFonts w:ascii="Times New Roman" w:eastAsia="Times New Roman" w:hAnsi="Times New Roman" w:cs="Times New Roman"/>
          <w:bCs/>
          <w:rPrChange w:id="199" w:author="Emeson Santos" w:date="2019-08-16T01:15:00Z">
            <w:rPr>
              <w:rFonts w:ascii="Times New Roman" w:eastAsia="Times New Roman" w:hAnsi="Times New Roman" w:cs="Times New Roman"/>
              <w:bCs/>
              <w:color w:val="FF0000"/>
            </w:rPr>
          </w:rPrChange>
        </w:rPr>
        <w:t xml:space="preserve"> dentro da área de </w:t>
      </w:r>
      <w:ins w:id="200" w:author="Emeson Santos" w:date="2019-08-16T01:10:00Z">
        <w:r w:rsidR="00AD0957" w:rsidRPr="002C367F">
          <w:rPr>
            <w:rFonts w:ascii="Times New Roman" w:eastAsia="Times New Roman" w:hAnsi="Times New Roman" w:cs="Times New Roman"/>
            <w:bCs/>
            <w:rPrChange w:id="201" w:author="Emeson Santos" w:date="2019-08-16T01:15:00Z">
              <w:rPr>
                <w:rFonts w:ascii="Times New Roman" w:eastAsia="Times New Roman" w:hAnsi="Times New Roman" w:cs="Times New Roman"/>
                <w:bCs/>
                <w:color w:val="FF0000"/>
              </w:rPr>
            </w:rPrChange>
          </w:rPr>
          <w:t xml:space="preserve">modelagem de </w:t>
        </w:r>
      </w:ins>
      <w:ins w:id="202" w:author="Emeson Santos" w:date="2019-08-16T01:11:00Z">
        <w:r w:rsidR="00AD0957" w:rsidRPr="002C367F">
          <w:rPr>
            <w:rFonts w:ascii="Times New Roman" w:eastAsia="Times New Roman" w:hAnsi="Times New Roman" w:cs="Times New Roman"/>
            <w:bCs/>
            <w:rPrChange w:id="203" w:author="Emeson Santos" w:date="2019-08-16T01:15:00Z">
              <w:rPr>
                <w:rFonts w:ascii="Times New Roman" w:eastAsia="Times New Roman" w:hAnsi="Times New Roman" w:cs="Times New Roman"/>
                <w:bCs/>
                <w:color w:val="FF0000"/>
              </w:rPr>
            </w:rPrChange>
          </w:rPr>
          <w:t>processos</w:t>
        </w:r>
      </w:ins>
      <w:del w:id="204" w:author="Emeson Santos" w:date="2019-08-16T01:10:00Z">
        <w:r w:rsidRPr="002C367F" w:rsidDel="00AD0957">
          <w:rPr>
            <w:rFonts w:ascii="Times New Roman" w:eastAsia="Times New Roman" w:hAnsi="Times New Roman" w:cs="Times New Roman"/>
            <w:bCs/>
            <w:rPrChange w:id="205" w:author="Emeson Santos" w:date="2019-08-16T01:15:00Z">
              <w:rPr>
                <w:rFonts w:ascii="Times New Roman" w:eastAsia="Times New Roman" w:hAnsi="Times New Roman" w:cs="Times New Roman"/>
                <w:bCs/>
                <w:color w:val="FF0000"/>
              </w:rPr>
            </w:rPrChange>
          </w:rPr>
          <w:delText>gestão da produção</w:delText>
        </w:r>
      </w:del>
      <w:r w:rsidRPr="002C367F">
        <w:rPr>
          <w:rFonts w:ascii="Times New Roman" w:eastAsia="Times New Roman" w:hAnsi="Times New Roman" w:cs="Times New Roman"/>
          <w:bCs/>
          <w:rPrChange w:id="206" w:author="Emeson Santos" w:date="2019-08-16T01:15:00Z">
            <w:rPr>
              <w:rFonts w:ascii="Times New Roman" w:eastAsia="Times New Roman" w:hAnsi="Times New Roman" w:cs="Times New Roman"/>
              <w:bCs/>
              <w:color w:val="FF0000"/>
            </w:rPr>
          </w:rPrChange>
        </w:rPr>
        <w:t xml:space="preserve">, </w:t>
      </w:r>
      <w:ins w:id="207" w:author="Emeson Santos" w:date="2019-08-16T01:21:00Z">
        <w:r w:rsidR="00E84DB3">
          <w:rPr>
            <w:rFonts w:ascii="Times New Roman" w:eastAsia="Times New Roman" w:hAnsi="Times New Roman" w:cs="Times New Roman"/>
            <w:bCs/>
          </w:rPr>
          <w:t>emp</w:t>
        </w:r>
      </w:ins>
      <w:ins w:id="208" w:author="Emeson Santos" w:date="2019-08-16T01:22:00Z">
        <w:r w:rsidR="00E84DB3">
          <w:rPr>
            <w:rFonts w:ascii="Times New Roman" w:eastAsia="Times New Roman" w:hAnsi="Times New Roman" w:cs="Times New Roman"/>
            <w:bCs/>
          </w:rPr>
          <w:t>rega</w:t>
        </w:r>
      </w:ins>
      <w:ins w:id="209" w:author="Emeson Santos" w:date="2019-08-16T08:44:00Z">
        <w:r w:rsidR="000B7ED1">
          <w:rPr>
            <w:rFonts w:ascii="Times New Roman" w:eastAsia="Times New Roman" w:hAnsi="Times New Roman" w:cs="Times New Roman"/>
            <w:bCs/>
          </w:rPr>
          <w:t>r</w:t>
        </w:r>
      </w:ins>
      <w:del w:id="210" w:author="Emeson Santos" w:date="2019-08-16T01:21:00Z">
        <w:r w:rsidRPr="002C367F" w:rsidDel="00E84DB3">
          <w:rPr>
            <w:rFonts w:ascii="Times New Roman" w:eastAsia="Times New Roman" w:hAnsi="Times New Roman" w:cs="Times New Roman"/>
            <w:bCs/>
            <w:rPrChange w:id="211" w:author="Emeson Santos" w:date="2019-08-16T01:15:00Z">
              <w:rPr>
                <w:rFonts w:ascii="Times New Roman" w:eastAsia="Times New Roman" w:hAnsi="Times New Roman" w:cs="Times New Roman"/>
                <w:bCs/>
                <w:color w:val="FF0000"/>
              </w:rPr>
            </w:rPrChange>
          </w:rPr>
          <w:delText>aplicar</w:delText>
        </w:r>
      </w:del>
      <w:r w:rsidRPr="002C367F">
        <w:rPr>
          <w:rFonts w:ascii="Times New Roman" w:eastAsia="Times New Roman" w:hAnsi="Times New Roman" w:cs="Times New Roman"/>
          <w:bCs/>
          <w:rPrChange w:id="212" w:author="Emeson Santos" w:date="2019-08-16T01:15:00Z">
            <w:rPr>
              <w:rFonts w:ascii="Times New Roman" w:eastAsia="Times New Roman" w:hAnsi="Times New Roman" w:cs="Times New Roman"/>
              <w:bCs/>
              <w:color w:val="FF0000"/>
            </w:rPr>
          </w:rPrChange>
        </w:rPr>
        <w:t xml:space="preserve"> os</w:t>
      </w:r>
      <w:ins w:id="213" w:author="Emeson Santos" w:date="2019-08-15T21:07:00Z">
        <w:r w:rsidR="00A865EC" w:rsidRPr="002C367F">
          <w:rPr>
            <w:rFonts w:ascii="Times New Roman" w:eastAsia="Times New Roman" w:hAnsi="Times New Roman" w:cs="Times New Roman"/>
            <w:bCs/>
            <w:rPrChange w:id="214" w:author="Emeson Santos" w:date="2019-08-16T01:15:00Z">
              <w:rPr>
                <w:rFonts w:ascii="Times New Roman" w:eastAsia="Times New Roman" w:hAnsi="Times New Roman" w:cs="Times New Roman"/>
                <w:bCs/>
                <w:color w:val="FF0000"/>
              </w:rPr>
            </w:rPrChange>
          </w:rPr>
          <w:t xml:space="preserve"> </w:t>
        </w:r>
      </w:ins>
      <w:r w:rsidRPr="002C367F">
        <w:rPr>
          <w:rFonts w:ascii="Times New Roman" w:eastAsia="Times New Roman" w:hAnsi="Times New Roman" w:cs="Times New Roman"/>
          <w:bCs/>
          <w:rPrChange w:id="215" w:author="Emeson Santos" w:date="2019-08-16T01:15:00Z">
            <w:rPr>
              <w:rFonts w:ascii="Times New Roman" w:eastAsia="Times New Roman" w:hAnsi="Times New Roman" w:cs="Times New Roman"/>
              <w:bCs/>
              <w:color w:val="FF0000"/>
            </w:rPr>
          </w:rPrChange>
        </w:rPr>
        <w:t xml:space="preserve">conhecimentos adquiridos ao longo do curso de </w:t>
      </w:r>
      <w:ins w:id="216" w:author="Emeson Santos" w:date="2019-08-16T01:11:00Z">
        <w:r w:rsidR="00AD0957" w:rsidRPr="002C367F">
          <w:rPr>
            <w:rFonts w:ascii="Times New Roman" w:eastAsia="Times New Roman" w:hAnsi="Times New Roman" w:cs="Times New Roman"/>
            <w:bCs/>
            <w:rPrChange w:id="217" w:author="Emeson Santos" w:date="2019-08-16T01:15:00Z">
              <w:rPr>
                <w:rFonts w:ascii="Times New Roman" w:eastAsia="Times New Roman" w:hAnsi="Times New Roman" w:cs="Times New Roman"/>
                <w:bCs/>
                <w:color w:val="FF0000"/>
              </w:rPr>
            </w:rPrChange>
          </w:rPr>
          <w:t>sistemas de informação</w:t>
        </w:r>
      </w:ins>
      <w:del w:id="218" w:author="Emeson Santos" w:date="2019-08-16T01:11:00Z">
        <w:r w:rsidRPr="002C367F" w:rsidDel="00AD0957">
          <w:rPr>
            <w:rFonts w:ascii="Times New Roman" w:eastAsia="Times New Roman" w:hAnsi="Times New Roman" w:cs="Times New Roman"/>
            <w:bCs/>
            <w:rPrChange w:id="219" w:author="Emeson Santos" w:date="2019-08-16T01:15:00Z">
              <w:rPr>
                <w:rFonts w:ascii="Times New Roman" w:eastAsia="Times New Roman" w:hAnsi="Times New Roman" w:cs="Times New Roman"/>
                <w:bCs/>
                <w:color w:val="FF0000"/>
              </w:rPr>
            </w:rPrChange>
          </w:rPr>
          <w:delText>engenharia de produção</w:delText>
        </w:r>
      </w:del>
      <w:r w:rsidRPr="002C367F">
        <w:rPr>
          <w:rFonts w:ascii="Times New Roman" w:eastAsia="Times New Roman" w:hAnsi="Times New Roman" w:cs="Times New Roman"/>
          <w:bCs/>
          <w:rPrChange w:id="220" w:author="Emeson Santos" w:date="2019-08-16T01:15:00Z">
            <w:rPr>
              <w:rFonts w:ascii="Times New Roman" w:eastAsia="Times New Roman" w:hAnsi="Times New Roman" w:cs="Times New Roman"/>
              <w:bCs/>
              <w:color w:val="FF0000"/>
            </w:rPr>
          </w:rPrChange>
        </w:rPr>
        <w:t xml:space="preserve"> </w:t>
      </w:r>
      <w:del w:id="221" w:author="Emeson Santos" w:date="2019-08-16T01:22:00Z">
        <w:r w:rsidRPr="002C367F" w:rsidDel="00E84DB3">
          <w:rPr>
            <w:rFonts w:ascii="Times New Roman" w:eastAsia="Times New Roman" w:hAnsi="Times New Roman" w:cs="Times New Roman"/>
            <w:bCs/>
            <w:rPrChange w:id="222" w:author="Emeson Santos" w:date="2019-08-16T01:15:00Z">
              <w:rPr>
                <w:rFonts w:ascii="Times New Roman" w:eastAsia="Times New Roman" w:hAnsi="Times New Roman" w:cs="Times New Roman"/>
                <w:bCs/>
                <w:color w:val="FF0000"/>
              </w:rPr>
            </w:rPrChange>
          </w:rPr>
          <w:delText xml:space="preserve">para </w:delText>
        </w:r>
      </w:del>
      <w:ins w:id="223" w:author="Emeson Santos" w:date="2019-08-16T01:12:00Z">
        <w:r w:rsidR="00AD0957" w:rsidRPr="002C367F">
          <w:rPr>
            <w:rFonts w:ascii="Times New Roman" w:eastAsia="Times New Roman" w:hAnsi="Times New Roman" w:cs="Times New Roman"/>
            <w:bCs/>
            <w:rPrChange w:id="224" w:author="Emeson Santos" w:date="2019-08-16T01:15:00Z">
              <w:rPr>
                <w:rFonts w:ascii="Times New Roman" w:eastAsia="Times New Roman" w:hAnsi="Times New Roman" w:cs="Times New Roman"/>
                <w:bCs/>
                <w:color w:val="FF0000"/>
              </w:rPr>
            </w:rPrChange>
          </w:rPr>
          <w:t>aplica</w:t>
        </w:r>
      </w:ins>
      <w:ins w:id="225" w:author="Emeson Santos" w:date="2019-08-16T01:22:00Z">
        <w:r w:rsidR="00E84DB3">
          <w:rPr>
            <w:rFonts w:ascii="Times New Roman" w:eastAsia="Times New Roman" w:hAnsi="Times New Roman" w:cs="Times New Roman"/>
            <w:bCs/>
          </w:rPr>
          <w:t>ndo</w:t>
        </w:r>
      </w:ins>
      <w:ins w:id="226" w:author="Emeson Santos" w:date="2019-08-16T01:12:00Z">
        <w:r w:rsidR="00AD0957" w:rsidRPr="002C367F">
          <w:rPr>
            <w:rFonts w:ascii="Times New Roman" w:eastAsia="Times New Roman" w:hAnsi="Times New Roman" w:cs="Times New Roman"/>
            <w:bCs/>
            <w:rPrChange w:id="227" w:author="Emeson Santos" w:date="2019-08-16T01:15:00Z">
              <w:rPr>
                <w:rFonts w:ascii="Times New Roman" w:eastAsia="Times New Roman" w:hAnsi="Times New Roman" w:cs="Times New Roman"/>
                <w:bCs/>
                <w:color w:val="FF0000"/>
              </w:rPr>
            </w:rPrChange>
          </w:rPr>
          <w:t xml:space="preserve"> </w:t>
        </w:r>
      </w:ins>
      <w:ins w:id="228" w:author="Emeson Santos" w:date="2019-08-16T01:22:00Z">
        <w:r w:rsidR="00E84DB3">
          <w:rPr>
            <w:rFonts w:ascii="Times New Roman" w:eastAsia="Times New Roman" w:hAnsi="Times New Roman" w:cs="Times New Roman"/>
            <w:bCs/>
          </w:rPr>
          <w:t>n</w:t>
        </w:r>
      </w:ins>
      <w:ins w:id="229" w:author="Emeson Santos" w:date="2019-08-16T01:12:00Z">
        <w:r w:rsidR="00AD0957" w:rsidRPr="002C367F">
          <w:rPr>
            <w:rFonts w:ascii="Times New Roman" w:eastAsia="Times New Roman" w:hAnsi="Times New Roman" w:cs="Times New Roman"/>
            <w:bCs/>
            <w:rPrChange w:id="230" w:author="Emeson Santos" w:date="2019-08-16T01:15:00Z">
              <w:rPr>
                <w:rFonts w:ascii="Times New Roman" w:eastAsia="Times New Roman" w:hAnsi="Times New Roman" w:cs="Times New Roman"/>
                <w:bCs/>
                <w:color w:val="FF0000"/>
              </w:rPr>
            </w:rPrChange>
          </w:rPr>
          <w:t>a modelagem</w:t>
        </w:r>
      </w:ins>
      <w:ins w:id="231" w:author="Emeson Santos" w:date="2019-08-16T01:22:00Z">
        <w:r w:rsidR="00E84DB3">
          <w:rPr>
            <w:rFonts w:ascii="Times New Roman" w:eastAsia="Times New Roman" w:hAnsi="Times New Roman" w:cs="Times New Roman"/>
            <w:bCs/>
          </w:rPr>
          <w:t xml:space="preserve"> </w:t>
        </w:r>
      </w:ins>
      <w:ins w:id="232" w:author="Emeson Santos" w:date="2019-08-16T01:12:00Z">
        <w:r w:rsidR="00AD0957" w:rsidRPr="002C367F">
          <w:rPr>
            <w:rFonts w:ascii="Times New Roman" w:eastAsia="Times New Roman" w:hAnsi="Times New Roman" w:cs="Times New Roman"/>
            <w:bCs/>
            <w:rPrChange w:id="233" w:author="Emeson Santos" w:date="2019-08-16T01:15:00Z">
              <w:rPr>
                <w:rFonts w:ascii="Times New Roman" w:eastAsia="Times New Roman" w:hAnsi="Times New Roman" w:cs="Times New Roman"/>
                <w:bCs/>
                <w:color w:val="FF0000"/>
              </w:rPr>
            </w:rPrChange>
          </w:rPr>
          <w:t>de processos de negócios das chefias departamentais da Universidade Fede</w:t>
        </w:r>
      </w:ins>
      <w:ins w:id="234" w:author="Emeson Santos" w:date="2019-08-16T01:13:00Z">
        <w:r w:rsidR="00AD0957" w:rsidRPr="002C367F">
          <w:rPr>
            <w:rFonts w:ascii="Times New Roman" w:eastAsia="Times New Roman" w:hAnsi="Times New Roman" w:cs="Times New Roman"/>
            <w:bCs/>
            <w:rPrChange w:id="235" w:author="Emeson Santos" w:date="2019-08-16T01:15:00Z">
              <w:rPr>
                <w:rFonts w:ascii="Times New Roman" w:eastAsia="Times New Roman" w:hAnsi="Times New Roman" w:cs="Times New Roman"/>
                <w:bCs/>
                <w:color w:val="FF0000"/>
              </w:rPr>
            </w:rPrChange>
          </w:rPr>
          <w:t>ral de Sergipe - UFS,</w:t>
        </w:r>
      </w:ins>
      <w:del w:id="236" w:author="Emeson Santos" w:date="2019-08-16T01:12:00Z">
        <w:r w:rsidRPr="002C367F" w:rsidDel="00AD0957">
          <w:rPr>
            <w:rFonts w:ascii="Times New Roman" w:eastAsia="Times New Roman" w:hAnsi="Times New Roman" w:cs="Times New Roman"/>
            <w:bCs/>
            <w:rPrChange w:id="237" w:author="Emeson Santos" w:date="2019-08-16T01:15:00Z">
              <w:rPr>
                <w:rFonts w:ascii="Times New Roman" w:eastAsia="Times New Roman" w:hAnsi="Times New Roman" w:cs="Times New Roman"/>
                <w:bCs/>
                <w:color w:val="FF0000"/>
              </w:rPr>
            </w:rPrChange>
          </w:rPr>
          <w:delText>avaliar</w:delText>
        </w:r>
      </w:del>
      <w:ins w:id="238" w:author="Emeson Santos" w:date="2019-08-16T01:13:00Z">
        <w:r w:rsidR="00AD0957" w:rsidRPr="002C367F">
          <w:rPr>
            <w:rFonts w:ascii="Times New Roman" w:eastAsia="Times New Roman" w:hAnsi="Times New Roman" w:cs="Times New Roman"/>
            <w:bCs/>
            <w:rPrChange w:id="239" w:author="Emeson Santos" w:date="2019-08-16T01:15:00Z">
              <w:rPr>
                <w:rFonts w:ascii="Times New Roman" w:eastAsia="Times New Roman" w:hAnsi="Times New Roman" w:cs="Times New Roman"/>
                <w:bCs/>
                <w:color w:val="FF0000"/>
              </w:rPr>
            </w:rPrChange>
          </w:rPr>
          <w:t xml:space="preserve"> </w:t>
        </w:r>
      </w:ins>
      <w:del w:id="240" w:author="Emeson Santos" w:date="2019-08-16T01:13:00Z">
        <w:r w:rsidRPr="002C367F" w:rsidDel="00AD0957">
          <w:rPr>
            <w:rFonts w:ascii="Times New Roman" w:eastAsia="Times New Roman" w:hAnsi="Times New Roman" w:cs="Times New Roman"/>
            <w:bCs/>
            <w:rPrChange w:id="241" w:author="Emeson Santos" w:date="2019-08-16T01:15:00Z">
              <w:rPr>
                <w:rFonts w:ascii="Times New Roman" w:eastAsia="Times New Roman" w:hAnsi="Times New Roman" w:cs="Times New Roman"/>
                <w:bCs/>
                <w:color w:val="FF0000"/>
              </w:rPr>
            </w:rPrChange>
          </w:rPr>
          <w:delText xml:space="preserve"> o processo de exportação de uma empresa do setor petrolífero situada em Macaé </w:delText>
        </w:r>
      </w:del>
      <w:r w:rsidRPr="002C367F">
        <w:rPr>
          <w:rFonts w:ascii="Times New Roman" w:eastAsia="Times New Roman" w:hAnsi="Times New Roman" w:cs="Times New Roman"/>
          <w:bCs/>
          <w:rPrChange w:id="242" w:author="Emeson Santos" w:date="2019-08-16T01:15:00Z">
            <w:rPr>
              <w:rFonts w:ascii="Times New Roman" w:eastAsia="Times New Roman" w:hAnsi="Times New Roman" w:cs="Times New Roman"/>
              <w:bCs/>
              <w:color w:val="FF0000"/>
            </w:rPr>
          </w:rPrChange>
        </w:rPr>
        <w:t>sob a ótica do BPM (</w:t>
      </w:r>
      <w:del w:id="243" w:author="Emeson Santos" w:date="2019-08-16T08:45:00Z">
        <w:r w:rsidRPr="002C367F" w:rsidDel="000B7ED1">
          <w:rPr>
            <w:rFonts w:ascii="Times New Roman" w:eastAsia="Times New Roman" w:hAnsi="Times New Roman" w:cs="Times New Roman"/>
            <w:bCs/>
            <w:rPrChange w:id="244" w:author="Emeson Santos" w:date="2019-08-16T01:15:00Z">
              <w:rPr>
                <w:rFonts w:ascii="Times New Roman" w:eastAsia="Times New Roman" w:hAnsi="Times New Roman" w:cs="Times New Roman"/>
                <w:bCs/>
                <w:color w:val="FF0000"/>
              </w:rPr>
            </w:rPrChange>
          </w:rPr>
          <w:delText>Business Process Management</w:delText>
        </w:r>
      </w:del>
      <w:ins w:id="245" w:author="Emeson Santos" w:date="2019-08-16T08:45:00Z">
        <w:r w:rsidR="000B7ED1">
          <w:rPr>
            <w:rFonts w:ascii="Times New Roman" w:eastAsia="Times New Roman" w:hAnsi="Times New Roman" w:cs="Times New Roman"/>
            <w:bCs/>
          </w:rPr>
          <w:t>Modelagem de Processos de Negócios</w:t>
        </w:r>
      </w:ins>
      <w:bookmarkStart w:id="246" w:name="_GoBack"/>
      <w:bookmarkEnd w:id="246"/>
      <w:r w:rsidRPr="002C367F">
        <w:rPr>
          <w:rFonts w:ascii="Times New Roman" w:eastAsia="Times New Roman" w:hAnsi="Times New Roman" w:cs="Times New Roman"/>
          <w:bCs/>
          <w:rPrChange w:id="247" w:author="Emeson Santos" w:date="2019-08-16T01:15:00Z">
            <w:rPr>
              <w:rFonts w:ascii="Times New Roman" w:eastAsia="Times New Roman" w:hAnsi="Times New Roman" w:cs="Times New Roman"/>
              <w:bCs/>
              <w:color w:val="FF0000"/>
            </w:rPr>
          </w:rPrChange>
        </w:rPr>
        <w:t>) e compreender de que forma</w:t>
      </w:r>
      <w:del w:id="248" w:author="Emeson Santos" w:date="2019-08-16T01:23:00Z">
        <w:r w:rsidRPr="002C367F" w:rsidDel="00E84DB3">
          <w:rPr>
            <w:rFonts w:ascii="Times New Roman" w:eastAsia="Times New Roman" w:hAnsi="Times New Roman" w:cs="Times New Roman"/>
            <w:bCs/>
            <w:rPrChange w:id="249" w:author="Emeson Santos" w:date="2019-08-16T01:15:00Z">
              <w:rPr>
                <w:rFonts w:ascii="Times New Roman" w:eastAsia="Times New Roman" w:hAnsi="Times New Roman" w:cs="Times New Roman"/>
                <w:bCs/>
                <w:color w:val="FF0000"/>
              </w:rPr>
            </w:rPrChange>
          </w:rPr>
          <w:delText xml:space="preserve"> a</w:delText>
        </w:r>
      </w:del>
      <w:r w:rsidRPr="002C367F">
        <w:rPr>
          <w:rFonts w:ascii="Times New Roman" w:eastAsia="Times New Roman" w:hAnsi="Times New Roman" w:cs="Times New Roman"/>
          <w:bCs/>
          <w:rPrChange w:id="250" w:author="Emeson Santos" w:date="2019-08-16T01:15:00Z">
            <w:rPr>
              <w:rFonts w:ascii="Times New Roman" w:eastAsia="Times New Roman" w:hAnsi="Times New Roman" w:cs="Times New Roman"/>
              <w:bCs/>
              <w:color w:val="FF0000"/>
            </w:rPr>
          </w:rPrChange>
        </w:rPr>
        <w:t xml:space="preserve"> </w:t>
      </w:r>
      <w:del w:id="251" w:author="Emeson Santos" w:date="2019-08-16T01:23:00Z">
        <w:r w:rsidRPr="002C367F" w:rsidDel="00E84DB3">
          <w:rPr>
            <w:rFonts w:ascii="Times New Roman" w:eastAsia="Times New Roman" w:hAnsi="Times New Roman" w:cs="Times New Roman"/>
            <w:bCs/>
            <w:rPrChange w:id="252" w:author="Emeson Santos" w:date="2019-08-16T01:15:00Z">
              <w:rPr>
                <w:rFonts w:ascii="Times New Roman" w:eastAsia="Times New Roman" w:hAnsi="Times New Roman" w:cs="Times New Roman"/>
                <w:bCs/>
                <w:color w:val="FF0000"/>
              </w:rPr>
            </w:rPrChange>
          </w:rPr>
          <w:delText>gestão por</w:delText>
        </w:r>
      </w:del>
      <w:ins w:id="253" w:author="Emeson Santos" w:date="2019-08-16T01:23:00Z">
        <w:r w:rsidR="00E84DB3">
          <w:rPr>
            <w:rFonts w:ascii="Times New Roman" w:eastAsia="Times New Roman" w:hAnsi="Times New Roman" w:cs="Times New Roman"/>
            <w:bCs/>
          </w:rPr>
          <w:t>os</w:t>
        </w:r>
      </w:ins>
      <w:r w:rsidRPr="002C367F">
        <w:rPr>
          <w:rFonts w:ascii="Times New Roman" w:eastAsia="Times New Roman" w:hAnsi="Times New Roman" w:cs="Times New Roman"/>
          <w:bCs/>
          <w:rPrChange w:id="254" w:author="Emeson Santos" w:date="2019-08-16T01:15:00Z">
            <w:rPr>
              <w:rFonts w:ascii="Times New Roman" w:eastAsia="Times New Roman" w:hAnsi="Times New Roman" w:cs="Times New Roman"/>
              <w:bCs/>
              <w:color w:val="FF0000"/>
            </w:rPr>
          </w:rPrChange>
        </w:rPr>
        <w:t xml:space="preserve"> processos pode</w:t>
      </w:r>
      <w:ins w:id="255" w:author="Emeson Santos" w:date="2019-08-16T01:23:00Z">
        <w:r w:rsidR="00E84DB3">
          <w:rPr>
            <w:rFonts w:ascii="Times New Roman" w:eastAsia="Times New Roman" w:hAnsi="Times New Roman" w:cs="Times New Roman"/>
            <w:bCs/>
          </w:rPr>
          <w:t>m</w:t>
        </w:r>
      </w:ins>
      <w:r w:rsidRPr="002C367F">
        <w:rPr>
          <w:rFonts w:ascii="Times New Roman" w:eastAsia="Times New Roman" w:hAnsi="Times New Roman" w:cs="Times New Roman"/>
          <w:bCs/>
          <w:rPrChange w:id="256" w:author="Emeson Santos" w:date="2019-08-16T01:15:00Z">
            <w:rPr>
              <w:rFonts w:ascii="Times New Roman" w:eastAsia="Times New Roman" w:hAnsi="Times New Roman" w:cs="Times New Roman"/>
              <w:bCs/>
              <w:color w:val="FF0000"/>
            </w:rPr>
          </w:rPrChange>
        </w:rPr>
        <w:t xml:space="preserve"> contribuir para </w:t>
      </w:r>
      <w:del w:id="257" w:author="Emeson Santos" w:date="2019-08-16T01:14:00Z">
        <w:r w:rsidRPr="002C367F" w:rsidDel="00AD0957">
          <w:rPr>
            <w:rFonts w:ascii="Times New Roman" w:eastAsia="Times New Roman" w:hAnsi="Times New Roman" w:cs="Times New Roman"/>
            <w:bCs/>
            <w:rPrChange w:id="258" w:author="Emeson Santos" w:date="2019-08-16T01:15:00Z">
              <w:rPr>
                <w:rFonts w:ascii="Times New Roman" w:eastAsia="Times New Roman" w:hAnsi="Times New Roman" w:cs="Times New Roman"/>
                <w:bCs/>
                <w:color w:val="FF0000"/>
              </w:rPr>
            </w:rPrChange>
          </w:rPr>
          <w:delText>reduzir o ciclo de vida do processo</w:delText>
        </w:r>
      </w:del>
      <w:ins w:id="259" w:author="Emeson Santos" w:date="2019-08-16T01:14:00Z">
        <w:r w:rsidR="00AD0957" w:rsidRPr="002C367F">
          <w:rPr>
            <w:rFonts w:ascii="Times New Roman" w:eastAsia="Times New Roman" w:hAnsi="Times New Roman" w:cs="Times New Roman"/>
            <w:bCs/>
            <w:rPrChange w:id="260" w:author="Emeson Santos" w:date="2019-08-16T01:15:00Z">
              <w:rPr>
                <w:rFonts w:ascii="Times New Roman" w:eastAsia="Times New Roman" w:hAnsi="Times New Roman" w:cs="Times New Roman"/>
                <w:bCs/>
                <w:color w:val="FF0000"/>
              </w:rPr>
            </w:rPrChange>
          </w:rPr>
          <w:t>a sociedade acadêmica</w:t>
        </w:r>
      </w:ins>
      <w:r w:rsidRPr="002C367F">
        <w:rPr>
          <w:rFonts w:ascii="Times New Roman" w:eastAsia="Times New Roman" w:hAnsi="Times New Roman" w:cs="Times New Roman"/>
          <w:bCs/>
          <w:rPrChange w:id="261" w:author="Emeson Santos" w:date="2019-08-16T01:15:00Z">
            <w:rPr>
              <w:rFonts w:ascii="Times New Roman" w:eastAsia="Times New Roman" w:hAnsi="Times New Roman" w:cs="Times New Roman"/>
              <w:bCs/>
              <w:color w:val="FF0000"/>
            </w:rPr>
          </w:rPrChange>
        </w:rPr>
        <w:t>.</w:t>
      </w:r>
    </w:p>
    <w:p w14:paraId="26F20A4B" w14:textId="1766B800" w:rsidR="00E93D53" w:rsidRPr="00FE6672" w:rsidRDefault="00E93D53" w:rsidP="00E93D53">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5E380A5A" w14:textId="50A07AE0" w:rsidR="00E93D53" w:rsidRPr="00470E77" w:rsidRDefault="00E93D53" w:rsidP="00D164FD">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A universidade federal de Sergipe </w:t>
      </w:r>
      <w:r w:rsidR="0071402D">
        <w:rPr>
          <w:rFonts w:ascii="Times New Roman" w:eastAsia="Times New Roman" w:hAnsi="Times New Roman" w:cs="Times New Roman"/>
          <w:bCs/>
          <w:sz w:val="24"/>
          <w:szCs w:val="24"/>
        </w:rPr>
        <w:t xml:space="preserve">(UFS) </w:t>
      </w:r>
      <w:r w:rsidRPr="00470E77">
        <w:rPr>
          <w:rFonts w:ascii="Times New Roman" w:eastAsia="Times New Roman" w:hAnsi="Times New Roman" w:cs="Times New Roman"/>
          <w:bCs/>
          <w:sz w:val="24"/>
          <w:szCs w:val="24"/>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2B59ACB6" w:rsidR="00102E5C" w:rsidRPr="00470E77" w:rsidRDefault="004240D8" w:rsidP="00470E77">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sidR="00E93D53">
        <w:rPr>
          <w:rFonts w:ascii="Times New Roman" w:eastAsia="Times New Roman" w:hAnsi="Times New Roman" w:cs="Times New Roman"/>
          <w:b/>
          <w:sz w:val="28"/>
          <w:szCs w:val="28"/>
        </w:rPr>
        <w:t>3</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E49916B" w14:textId="55A5D72A" w:rsidR="006E1C57" w:rsidRPr="00470E77" w:rsidRDefault="00102E5C" w:rsidP="006E1C57">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Neste trabalho, nós estamos propondo a modelagem dos processos das chefias departamentais da UFS. </w:t>
      </w:r>
      <w:r w:rsidR="006E1C57" w:rsidRPr="00470E77">
        <w:rPr>
          <w:rFonts w:ascii="Times New Roman" w:eastAsia="Times New Roman" w:hAnsi="Times New Roman" w:cs="Times New Roman"/>
          <w:bCs/>
          <w:sz w:val="24"/>
          <w:szCs w:val="24"/>
        </w:rPr>
        <w:t xml:space="preserve">Na UFS existem em seus departamentos, funções, processos a serem </w:t>
      </w:r>
      <w:r w:rsidR="006E1C57" w:rsidRPr="00470E77">
        <w:rPr>
          <w:rFonts w:ascii="Times New Roman" w:eastAsia="Times New Roman" w:hAnsi="Times New Roman" w:cs="Times New Roman"/>
          <w:bCs/>
          <w:sz w:val="24"/>
          <w:szCs w:val="24"/>
        </w:rPr>
        <w:lastRenderedPageBreak/>
        <w:t>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t>
      </w:r>
    </w:p>
    <w:p w14:paraId="76FE5B75" w14:textId="36C523D4" w:rsidR="00343DFD" w:rsidRPr="00343DFD" w:rsidRDefault="00D164FD">
      <w:pPr>
        <w:ind w:firstLine="720"/>
        <w:jc w:val="both"/>
        <w:rPr>
          <w:rFonts w:ascii="Times New Roman" w:eastAsia="Times New Roman" w:hAnsi="Times New Roman" w:cs="Times New Roman"/>
          <w:b/>
          <w:color w:val="00B050"/>
        </w:rPr>
        <w:pPrChange w:id="262" w:author="Emeson Santos" w:date="2019-08-15T19:44:00Z">
          <w:pPr>
            <w:spacing w:after="160" w:line="256" w:lineRule="auto"/>
            <w:ind w:firstLine="360"/>
            <w:jc w:val="both"/>
          </w:pPr>
        </w:pPrChange>
      </w:pPr>
      <w:r w:rsidRPr="00470E77">
        <w:rPr>
          <w:rFonts w:ascii="Times New Roman" w:eastAsia="Times New Roman" w:hAnsi="Times New Roman" w:cs="Times New Roman"/>
          <w:bCs/>
          <w:sz w:val="24"/>
          <w:szCs w:val="24"/>
        </w:rPr>
        <w:t xml:space="preserve">Durante a modelagem de processos, a gente sabe, como discutido na seção 1.2. que pode haver problemas em relação a eficiência dos processos. </w:t>
      </w:r>
      <w:ins w:id="263" w:author="Emeson Santos" w:date="2019-08-15T19:46:00Z">
        <w:r w:rsidR="008E5081">
          <w:rPr>
            <w:rFonts w:ascii="Times New Roman" w:hAnsi="Times New Roman" w:cs="Times New Roman"/>
            <w:sz w:val="24"/>
            <w:szCs w:val="24"/>
          </w:rPr>
          <w:t xml:space="preserve">As modelagens de processos de negócio, segundo </w:t>
        </w:r>
        <w:r w:rsidR="008E5081" w:rsidRPr="00FE6672">
          <w:rPr>
            <w:rFonts w:ascii="Times New Roman" w:hAnsi="Times New Roman" w:cs="Times New Roman"/>
            <w:sz w:val="24"/>
            <w:szCs w:val="24"/>
          </w:rPr>
          <w:t>Pereira (2013, p.43)</w:t>
        </w:r>
        <w:commentRangeStart w:id="264"/>
        <w:commentRangeEnd w:id="264"/>
        <w:r w:rsidR="008E5081" w:rsidRPr="00FE6672">
          <w:rPr>
            <w:rStyle w:val="Refdecomentrio"/>
            <w:rFonts w:ascii="Times New Roman" w:hAnsi="Times New Roman" w:cs="Times New Roman"/>
            <w:sz w:val="24"/>
            <w:szCs w:val="24"/>
          </w:rPr>
          <w:commentReference w:id="264"/>
        </w:r>
        <w:commentRangeStart w:id="265"/>
        <w:commentRangeEnd w:id="265"/>
        <w:r w:rsidR="008E5081">
          <w:rPr>
            <w:rStyle w:val="Refdecomentrio"/>
          </w:rPr>
          <w:commentReference w:id="265"/>
        </w:r>
        <w:r w:rsidR="008E5081">
          <w:rPr>
            <w:rFonts w:ascii="Times New Roman" w:hAnsi="Times New Roman" w:cs="Times New Roman"/>
            <w:sz w:val="24"/>
            <w:szCs w:val="24"/>
          </w:rPr>
          <w:t xml:space="preserve"> agrega valores a organização e aplica melhorias de processos de forma contínua principalmente no seu remodelamento e em sua análise para assim concluir o seu objetivo. </w:t>
        </w:r>
      </w:ins>
      <w:r w:rsidRPr="00470E77">
        <w:rPr>
          <w:rFonts w:ascii="Times New Roman" w:eastAsia="Times New Roman" w:hAnsi="Times New Roman" w:cs="Times New Roman"/>
          <w:bCs/>
          <w:sz w:val="24"/>
          <w:szCs w:val="24"/>
        </w:rPr>
        <w:t>A remodelagem desses processos (TO-BE) não está dentro do escopo do nosso trabalho.</w:t>
      </w: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18594472"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dos nossos objetivos GERAIS E ESPECÍFICOS. Sem topito e sim dentro do conteúdo.</w:t>
      </w:r>
    </w:p>
    <w:p w14:paraId="33A37852" w14:textId="526392DF" w:rsidR="004A0712" w:rsidRPr="00FE6672" w:rsidDel="005C7404" w:rsidRDefault="004240D8">
      <w:pPr>
        <w:spacing w:after="160" w:line="256" w:lineRule="auto"/>
        <w:ind w:left="360"/>
        <w:jc w:val="both"/>
        <w:rPr>
          <w:del w:id="266" w:author="Emeson Santos" w:date="2019-08-15T18:11:00Z"/>
          <w:rFonts w:ascii="Times New Roman" w:eastAsia="Times New Roman" w:hAnsi="Times New Roman" w:cs="Times New Roman"/>
          <w:b/>
          <w:color w:val="0070C0"/>
          <w:sz w:val="28"/>
          <w:szCs w:val="28"/>
        </w:rPr>
      </w:pPr>
      <w:del w:id="267" w:author="Emeson Santos" w:date="2019-08-15T18:11:00Z">
        <w:r w:rsidRPr="00FE6672" w:rsidDel="005C7404">
          <w:rPr>
            <w:rFonts w:ascii="Times New Roman" w:eastAsia="Times New Roman" w:hAnsi="Times New Roman" w:cs="Times New Roman"/>
            <w:b/>
            <w:color w:val="0070C0"/>
            <w:sz w:val="28"/>
            <w:szCs w:val="28"/>
          </w:rPr>
          <w:delText>(obs: talvez os dividir em OBJETIVOS GERAIS E OBJETIVOS ESPECÍFICOS)</w:delText>
        </w:r>
      </w:del>
    </w:p>
    <w:p w14:paraId="214BB064"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473FCF34"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w:t>
      </w:r>
      <w:r w:rsidR="0097718D">
        <w:rPr>
          <w:rFonts w:ascii="Times New Roman" w:eastAsia="Times New Roman" w:hAnsi="Times New Roman" w:cs="Times New Roman"/>
          <w:b/>
          <w:color w:val="FF0000"/>
        </w:rPr>
        <w:t>e</w:t>
      </w:r>
      <w:r w:rsidRPr="00FE6672">
        <w:rPr>
          <w:rFonts w:ascii="Times New Roman" w:eastAsia="Times New Roman" w:hAnsi="Times New Roman" w:cs="Times New Roman"/>
          <w:b/>
          <w:color w:val="FF0000"/>
        </w:rPr>
        <w:t xml:space="preserve">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rsidP="009C2748">
      <w:pPr>
        <w:spacing w:after="160" w:line="256" w:lineRule="auto"/>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7CDEC9C9" w:rsidR="004A0712" w:rsidDel="00ED42D7" w:rsidRDefault="004240D8" w:rsidP="009C2748">
      <w:pPr>
        <w:spacing w:after="160" w:line="256" w:lineRule="auto"/>
        <w:jc w:val="both"/>
        <w:rPr>
          <w:del w:id="268" w:author="Emeson Santos" w:date="2019-08-15T18:26:00Z"/>
          <w:rFonts w:ascii="Times New Roman" w:eastAsia="Times New Roman" w:hAnsi="Times New Roman" w:cs="Times New Roman"/>
          <w:b/>
          <w:color w:val="FF0000"/>
          <w:highlight w:val="yellow"/>
        </w:rPr>
      </w:pPr>
      <w:r w:rsidRPr="00FE6672">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14:paraId="0CA7E028" w14:textId="3D17F013" w:rsidR="00B974BF" w:rsidRPr="00B2635D" w:rsidRDefault="00B974BF" w:rsidP="009C2748">
      <w:pPr>
        <w:spacing w:after="160" w:line="256" w:lineRule="auto"/>
        <w:jc w:val="both"/>
        <w:rPr>
          <w:rFonts w:ascii="Times New Roman" w:eastAsia="Times New Roman" w:hAnsi="Times New Roman" w:cs="Times New Roman"/>
          <w:b/>
          <w:highlight w:val="yellow"/>
        </w:rPr>
      </w:pPr>
    </w:p>
    <w:p w14:paraId="2C8A3981" w14:textId="0B4698FE" w:rsidR="00B974BF" w:rsidRPr="00092410" w:rsidRDefault="005D13AB" w:rsidP="002D4373">
      <w:pPr>
        <w:spacing w:after="160" w:line="256" w:lineRule="auto"/>
        <w:ind w:firstLine="720"/>
        <w:jc w:val="both"/>
        <w:rPr>
          <w:rFonts w:ascii="Times New Roman" w:eastAsia="Times New Roman" w:hAnsi="Times New Roman" w:cs="Times New Roman"/>
          <w:bCs/>
          <w:sz w:val="24"/>
          <w:szCs w:val="24"/>
          <w:rPrChange w:id="269" w:author="Emeson Santos" w:date="2019-08-15T21:08:00Z">
            <w:rPr>
              <w:rFonts w:ascii="Times New Roman" w:eastAsia="Times New Roman" w:hAnsi="Times New Roman" w:cs="Times New Roman"/>
              <w:bCs/>
            </w:rPr>
          </w:rPrChange>
        </w:rPr>
      </w:pPr>
      <w:ins w:id="270" w:author="Emeson Santos" w:date="2019-08-15T23:15:00Z">
        <w:r>
          <w:rPr>
            <w:rFonts w:ascii="Times New Roman" w:eastAsia="Times New Roman" w:hAnsi="Times New Roman" w:cs="Times New Roman"/>
            <w:bCs/>
            <w:sz w:val="24"/>
            <w:szCs w:val="24"/>
          </w:rPr>
          <w:t xml:space="preserve">Este trabalho de conclusão de curso </w:t>
        </w:r>
        <w:r w:rsidR="00075A6D">
          <w:rPr>
            <w:rFonts w:ascii="Times New Roman" w:eastAsia="Times New Roman" w:hAnsi="Times New Roman" w:cs="Times New Roman"/>
            <w:bCs/>
            <w:sz w:val="24"/>
            <w:szCs w:val="24"/>
          </w:rPr>
          <w:t xml:space="preserve">tem como natureza </w:t>
        </w:r>
      </w:ins>
      <w:del w:id="271" w:author="Emeson Santos" w:date="2019-08-15T23:15:00Z">
        <w:r w:rsidR="00B2635D" w:rsidRPr="00092410" w:rsidDel="00075A6D">
          <w:rPr>
            <w:rFonts w:ascii="Times New Roman" w:eastAsia="Times New Roman" w:hAnsi="Times New Roman" w:cs="Times New Roman"/>
            <w:bCs/>
            <w:sz w:val="24"/>
            <w:szCs w:val="24"/>
            <w:rPrChange w:id="272" w:author="Emeson Santos" w:date="2019-08-15T21:08:00Z">
              <w:rPr>
                <w:rFonts w:ascii="Times New Roman" w:eastAsia="Times New Roman" w:hAnsi="Times New Roman" w:cs="Times New Roman"/>
                <w:bCs/>
              </w:rPr>
            </w:rPrChange>
          </w:rPr>
          <w:delText xml:space="preserve">Será utilizado uma </w:delText>
        </w:r>
      </w:del>
      <w:r w:rsidR="00B2635D" w:rsidRPr="00092410">
        <w:rPr>
          <w:rFonts w:ascii="Times New Roman" w:eastAsia="Times New Roman" w:hAnsi="Times New Roman" w:cs="Times New Roman"/>
          <w:bCs/>
          <w:sz w:val="24"/>
          <w:szCs w:val="24"/>
          <w:rPrChange w:id="273" w:author="Emeson Santos" w:date="2019-08-15T21:08:00Z">
            <w:rPr>
              <w:rFonts w:ascii="Times New Roman" w:eastAsia="Times New Roman" w:hAnsi="Times New Roman" w:cs="Times New Roman"/>
              <w:bCs/>
            </w:rPr>
          </w:rPrChange>
        </w:rPr>
        <w:t>aborda</w:t>
      </w:r>
      <w:ins w:id="274" w:author="Emeson Santos" w:date="2019-08-15T23:16:00Z">
        <w:r w:rsidR="00075A6D">
          <w:rPr>
            <w:rFonts w:ascii="Times New Roman" w:eastAsia="Times New Roman" w:hAnsi="Times New Roman" w:cs="Times New Roman"/>
            <w:bCs/>
            <w:sz w:val="24"/>
            <w:szCs w:val="24"/>
          </w:rPr>
          <w:t>r</w:t>
        </w:r>
      </w:ins>
      <w:del w:id="275" w:author="Emeson Santos" w:date="2019-08-15T23:15:00Z">
        <w:r w:rsidR="00B2635D" w:rsidRPr="00092410" w:rsidDel="00075A6D">
          <w:rPr>
            <w:rFonts w:ascii="Times New Roman" w:eastAsia="Times New Roman" w:hAnsi="Times New Roman" w:cs="Times New Roman"/>
            <w:bCs/>
            <w:sz w:val="24"/>
            <w:szCs w:val="24"/>
            <w:rPrChange w:id="276" w:author="Emeson Santos" w:date="2019-08-15T21:08:00Z">
              <w:rPr>
                <w:rFonts w:ascii="Times New Roman" w:eastAsia="Times New Roman" w:hAnsi="Times New Roman" w:cs="Times New Roman"/>
                <w:bCs/>
              </w:rPr>
            </w:rPrChange>
          </w:rPr>
          <w:delText>gem</w:delText>
        </w:r>
      </w:del>
      <w:r w:rsidR="00B2635D" w:rsidRPr="00092410">
        <w:rPr>
          <w:rFonts w:ascii="Times New Roman" w:eastAsia="Times New Roman" w:hAnsi="Times New Roman" w:cs="Times New Roman"/>
          <w:bCs/>
          <w:sz w:val="24"/>
          <w:szCs w:val="24"/>
          <w:rPrChange w:id="277" w:author="Emeson Santos" w:date="2019-08-15T21:08:00Z">
            <w:rPr>
              <w:rFonts w:ascii="Times New Roman" w:eastAsia="Times New Roman" w:hAnsi="Times New Roman" w:cs="Times New Roman"/>
              <w:bCs/>
            </w:rPr>
          </w:rPrChange>
        </w:rPr>
        <w:t xml:space="preserve"> </w:t>
      </w:r>
      <w:del w:id="278" w:author="Emeson Santos" w:date="2019-08-15T23:17:00Z">
        <w:r w:rsidR="00B2635D" w:rsidRPr="00092410" w:rsidDel="00075A6D">
          <w:rPr>
            <w:rFonts w:ascii="Times New Roman" w:eastAsia="Times New Roman" w:hAnsi="Times New Roman" w:cs="Times New Roman"/>
            <w:bCs/>
            <w:sz w:val="24"/>
            <w:szCs w:val="24"/>
            <w:rPrChange w:id="279" w:author="Emeson Santos" w:date="2019-08-15T21:08:00Z">
              <w:rPr>
                <w:rFonts w:ascii="Times New Roman" w:eastAsia="Times New Roman" w:hAnsi="Times New Roman" w:cs="Times New Roman"/>
                <w:bCs/>
              </w:rPr>
            </w:rPrChange>
          </w:rPr>
          <w:delText>de</w:delText>
        </w:r>
      </w:del>
      <w:ins w:id="280" w:author="Emeson Santos" w:date="2019-08-15T23:17:00Z">
        <w:r w:rsidR="00075A6D">
          <w:rPr>
            <w:rFonts w:ascii="Times New Roman" w:eastAsia="Times New Roman" w:hAnsi="Times New Roman" w:cs="Times New Roman"/>
            <w:bCs/>
            <w:sz w:val="24"/>
            <w:szCs w:val="24"/>
          </w:rPr>
          <w:t>a</w:t>
        </w:r>
      </w:ins>
      <w:r w:rsidR="00B2635D" w:rsidRPr="00092410">
        <w:rPr>
          <w:rFonts w:ascii="Times New Roman" w:eastAsia="Times New Roman" w:hAnsi="Times New Roman" w:cs="Times New Roman"/>
          <w:bCs/>
          <w:sz w:val="24"/>
          <w:szCs w:val="24"/>
          <w:rPrChange w:id="281" w:author="Emeson Santos" w:date="2019-08-15T21:08:00Z">
            <w:rPr>
              <w:rFonts w:ascii="Times New Roman" w:eastAsia="Times New Roman" w:hAnsi="Times New Roman" w:cs="Times New Roman"/>
              <w:bCs/>
            </w:rPr>
          </w:rPrChange>
        </w:rPr>
        <w:t xml:space="preserve"> modelagem de processos de negócio (BPM) para os processos das chefias departamentais da universidade federal de Sergipe, utilizando a notação BPMN que será discutido na seção </w:t>
      </w:r>
      <w:r w:rsidR="00BE5D2A" w:rsidRPr="00092410">
        <w:rPr>
          <w:rFonts w:ascii="Times New Roman" w:eastAsia="Times New Roman" w:hAnsi="Times New Roman" w:cs="Times New Roman"/>
          <w:b/>
          <w:color w:val="000000" w:themeColor="text1"/>
          <w:sz w:val="24"/>
          <w:szCs w:val="24"/>
          <w:rPrChange w:id="282" w:author="Emeson Santos" w:date="2019-08-15T21:08:00Z">
            <w:rPr>
              <w:rFonts w:ascii="Times New Roman" w:eastAsia="Times New Roman" w:hAnsi="Times New Roman" w:cs="Times New Roman"/>
              <w:b/>
              <w:color w:val="000000" w:themeColor="text1"/>
            </w:rPr>
          </w:rPrChange>
        </w:rPr>
        <w:t xml:space="preserve">2.2. do capitulo </w:t>
      </w:r>
      <w:r w:rsidR="00CC784B" w:rsidRPr="00092410">
        <w:rPr>
          <w:rFonts w:ascii="Times New Roman" w:eastAsia="Times New Roman" w:hAnsi="Times New Roman" w:cs="Times New Roman"/>
          <w:b/>
          <w:color w:val="000000" w:themeColor="text1"/>
          <w:sz w:val="24"/>
          <w:szCs w:val="24"/>
          <w:rPrChange w:id="283" w:author="Emeson Santos" w:date="2019-08-15T21:08:00Z">
            <w:rPr>
              <w:rFonts w:ascii="Times New Roman" w:eastAsia="Times New Roman" w:hAnsi="Times New Roman" w:cs="Times New Roman"/>
              <w:b/>
              <w:color w:val="000000" w:themeColor="text1"/>
            </w:rPr>
          </w:rPrChange>
        </w:rPr>
        <w:t>2,</w:t>
      </w:r>
      <w:r w:rsidR="00CC784B" w:rsidRPr="00092410">
        <w:rPr>
          <w:rFonts w:ascii="Times New Roman" w:eastAsia="Times New Roman" w:hAnsi="Times New Roman" w:cs="Times New Roman"/>
          <w:bCs/>
          <w:color w:val="000000" w:themeColor="text1"/>
          <w:sz w:val="24"/>
          <w:szCs w:val="24"/>
          <w:rPrChange w:id="284" w:author="Emeson Santos" w:date="2019-08-15T21:08:00Z">
            <w:rPr>
              <w:rFonts w:ascii="Times New Roman" w:eastAsia="Times New Roman" w:hAnsi="Times New Roman" w:cs="Times New Roman"/>
              <w:bCs/>
              <w:color w:val="000000" w:themeColor="text1"/>
            </w:rPr>
          </w:rPrChange>
        </w:rPr>
        <w:t xml:space="preserve"> para</w:t>
      </w:r>
      <w:r w:rsidR="002F05DD" w:rsidRPr="00092410">
        <w:rPr>
          <w:rFonts w:ascii="Times New Roman" w:eastAsia="Times New Roman" w:hAnsi="Times New Roman" w:cs="Times New Roman"/>
          <w:bCs/>
          <w:sz w:val="24"/>
          <w:szCs w:val="24"/>
          <w:rPrChange w:id="285" w:author="Emeson Santos" w:date="2019-08-15T21:08:00Z">
            <w:rPr>
              <w:rFonts w:ascii="Times New Roman" w:eastAsia="Times New Roman" w:hAnsi="Times New Roman" w:cs="Times New Roman"/>
              <w:bCs/>
            </w:rPr>
          </w:rPrChange>
        </w:rPr>
        <w:t xml:space="preserve"> atender os objetivos apresentados </w:t>
      </w:r>
      <w:r w:rsidR="00BE5D2A" w:rsidRPr="00092410">
        <w:rPr>
          <w:rFonts w:ascii="Times New Roman" w:eastAsia="Times New Roman" w:hAnsi="Times New Roman" w:cs="Times New Roman"/>
          <w:bCs/>
          <w:sz w:val="24"/>
          <w:szCs w:val="24"/>
          <w:rPrChange w:id="286" w:author="Emeson Santos" w:date="2019-08-15T21:08:00Z">
            <w:rPr>
              <w:rFonts w:ascii="Times New Roman" w:eastAsia="Times New Roman" w:hAnsi="Times New Roman" w:cs="Times New Roman"/>
              <w:bCs/>
            </w:rPr>
          </w:rPrChange>
        </w:rPr>
        <w:t>da</w:t>
      </w:r>
      <w:r w:rsidR="002F05DD" w:rsidRPr="00092410">
        <w:rPr>
          <w:rFonts w:ascii="Times New Roman" w:eastAsia="Times New Roman" w:hAnsi="Times New Roman" w:cs="Times New Roman"/>
          <w:bCs/>
          <w:sz w:val="24"/>
          <w:szCs w:val="24"/>
          <w:rPrChange w:id="287" w:author="Emeson Santos" w:date="2019-08-15T21:08:00Z">
            <w:rPr>
              <w:rFonts w:ascii="Times New Roman" w:eastAsia="Times New Roman" w:hAnsi="Times New Roman" w:cs="Times New Roman"/>
              <w:bCs/>
            </w:rPr>
          </w:rPrChange>
        </w:rPr>
        <w:t xml:space="preserve"> seção </w:t>
      </w:r>
      <w:r w:rsidR="00BE5D2A" w:rsidRPr="00092410">
        <w:rPr>
          <w:rFonts w:ascii="Times New Roman" w:eastAsia="Times New Roman" w:hAnsi="Times New Roman" w:cs="Times New Roman"/>
          <w:bCs/>
          <w:sz w:val="24"/>
          <w:szCs w:val="24"/>
          <w:rPrChange w:id="288" w:author="Emeson Santos" w:date="2019-08-15T21:08:00Z">
            <w:rPr>
              <w:rFonts w:ascii="Times New Roman" w:eastAsia="Times New Roman" w:hAnsi="Times New Roman" w:cs="Times New Roman"/>
              <w:bCs/>
            </w:rPr>
          </w:rPrChange>
        </w:rPr>
        <w:t>1.4 do capitulo um</w:t>
      </w:r>
      <w:r w:rsidR="001B5205" w:rsidRPr="00092410">
        <w:rPr>
          <w:rFonts w:ascii="Times New Roman" w:eastAsia="Times New Roman" w:hAnsi="Times New Roman" w:cs="Times New Roman"/>
          <w:bCs/>
          <w:sz w:val="24"/>
          <w:szCs w:val="24"/>
          <w:rPrChange w:id="289" w:author="Emeson Santos" w:date="2019-08-15T21:08:00Z">
            <w:rPr>
              <w:rFonts w:ascii="Times New Roman" w:eastAsia="Times New Roman" w:hAnsi="Times New Roman" w:cs="Times New Roman"/>
              <w:bCs/>
            </w:rPr>
          </w:rPrChange>
        </w:rPr>
        <w:t>.</w:t>
      </w:r>
      <w:r w:rsidR="00B974BF" w:rsidRPr="00092410">
        <w:rPr>
          <w:rFonts w:ascii="Times New Roman" w:eastAsia="Times New Roman" w:hAnsi="Times New Roman" w:cs="Times New Roman"/>
          <w:color w:val="000000"/>
          <w:sz w:val="24"/>
          <w:szCs w:val="24"/>
          <w:rPrChange w:id="290" w:author="Emeson Santos" w:date="2019-08-15T21:08:00Z">
            <w:rPr>
              <w:rFonts w:ascii="Times New Roman" w:eastAsia="Times New Roman" w:hAnsi="Times New Roman" w:cs="Times New Roman"/>
              <w:color w:val="000000"/>
            </w:rPr>
          </w:rPrChange>
        </w:rPr>
        <w:t>  </w:t>
      </w:r>
    </w:p>
    <w:p w14:paraId="4DCCCF06" w14:textId="77777777" w:rsidR="00B974BF" w:rsidRPr="00092410" w:rsidRDefault="00B974BF" w:rsidP="00B974BF">
      <w:pPr>
        <w:spacing w:line="240" w:lineRule="auto"/>
        <w:ind w:firstLine="360"/>
        <w:jc w:val="both"/>
        <w:rPr>
          <w:rFonts w:ascii="Times New Roman" w:eastAsia="Times New Roman" w:hAnsi="Times New Roman" w:cs="Times New Roman"/>
          <w:sz w:val="28"/>
          <w:szCs w:val="28"/>
          <w:rPrChange w:id="29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292" w:author="Emeson Santos" w:date="2019-08-15T21:08:00Z">
            <w:rPr>
              <w:rFonts w:ascii="Times New Roman" w:eastAsia="Times New Roman" w:hAnsi="Times New Roman" w:cs="Times New Roman"/>
              <w:color w:val="000000"/>
            </w:rPr>
          </w:rPrChange>
        </w:rPr>
        <w:t>Por exemplo:</w:t>
      </w:r>
    </w:p>
    <w:p w14:paraId="452EE5C2"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29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294" w:author="Emeson Santos" w:date="2019-08-15T21:08:00Z">
            <w:rPr>
              <w:rFonts w:ascii="Times New Roman" w:eastAsia="Times New Roman" w:hAnsi="Times New Roman" w:cs="Times New Roman"/>
              <w:color w:val="000000"/>
            </w:rPr>
          </w:rPrChange>
        </w:rPr>
        <w:t>Neste trabalho será falado sobre o problema de modelagem dos processos das chefias dos departamentos da universidade federal de sergipe. e dentre as possíveis soluções achadas para resolver o problema citado estão:  1° solução (...), 2° solução (...) e 3° solução (...), nós adotamos para este trabalho a solução (1° solução (...), ou a 2° solução (...) ou a 3° solução (...)) por causa (disso..., aquilo... e tal coisa...).</w:t>
      </w:r>
    </w:p>
    <w:p w14:paraId="33310F61"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29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296" w:author="Emeson Santos" w:date="2019-08-15T21:08:00Z">
            <w:rPr>
              <w:rFonts w:ascii="Times New Roman" w:eastAsia="Times New Roman" w:hAnsi="Times New Roman" w:cs="Times New Roman"/>
              <w:color w:val="000000"/>
            </w:rPr>
          </w:rPrChange>
        </w:rPr>
        <w:t>O trabalho foi dividido em (x) passos:</w:t>
      </w:r>
    </w:p>
    <w:p w14:paraId="7C27D626"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29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298" w:author="Emeson Santos" w:date="2019-08-15T21:08:00Z">
            <w:rPr>
              <w:rFonts w:ascii="Times New Roman" w:eastAsia="Times New Roman" w:hAnsi="Times New Roman" w:cs="Times New Roman"/>
              <w:color w:val="000000"/>
            </w:rPr>
          </w:rPrChange>
        </w:rPr>
        <w:t>Para executar o primeiro passo foi feito isso... (... ex: foi feito pesquisas sobre trabalhos relacionados com modelagem de processo).</w:t>
      </w:r>
    </w:p>
    <w:p w14:paraId="1F4F6ECF"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29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00" w:author="Emeson Santos" w:date="2019-08-15T21:08:00Z">
            <w:rPr>
              <w:rFonts w:ascii="Times New Roman" w:eastAsia="Times New Roman" w:hAnsi="Times New Roman" w:cs="Times New Roman"/>
              <w:color w:val="000000"/>
            </w:rPr>
          </w:rPrChange>
        </w:rPr>
        <w:t>Para executar o segundo passo foi feito isso... (... ex: foi feito definição dos tópicos a serem falados ).</w:t>
      </w:r>
    </w:p>
    <w:p w14:paraId="455AD08B"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0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02" w:author="Emeson Santos" w:date="2019-08-15T21:08:00Z">
            <w:rPr>
              <w:rFonts w:ascii="Times New Roman" w:eastAsia="Times New Roman" w:hAnsi="Times New Roman" w:cs="Times New Roman"/>
              <w:color w:val="000000"/>
            </w:rPr>
          </w:rPrChange>
        </w:rPr>
        <w:t>Para executar o terceiro passo foi feito isso... (... ex: foi feito entrevistas para coleta de informações sobre os processos atuais dos departamentos da UFS – Campus Itabaiana, pra servir como base para a modelagem dos processos).</w:t>
      </w:r>
    </w:p>
    <w:p w14:paraId="47FF3A1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0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04" w:author="Emeson Santos" w:date="2019-08-15T21:08:00Z">
            <w:rPr>
              <w:rFonts w:ascii="Times New Roman" w:eastAsia="Times New Roman" w:hAnsi="Times New Roman" w:cs="Times New Roman"/>
              <w:color w:val="000000"/>
            </w:rPr>
          </w:rPrChange>
        </w:rPr>
        <w:t>Para executar o quarto passo foi feito isso... (... ex: foi feito um template de um questionário definido para fazer as entrevistas nos departamentos da UFS – Campus Itabaiana).</w:t>
      </w:r>
    </w:p>
    <w:p w14:paraId="2563624A"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0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06" w:author="Emeson Santos" w:date="2019-08-15T21:08:00Z">
            <w:rPr>
              <w:rFonts w:ascii="Times New Roman" w:eastAsia="Times New Roman" w:hAnsi="Times New Roman" w:cs="Times New Roman"/>
              <w:color w:val="000000"/>
            </w:rPr>
          </w:rPrChange>
        </w:rPr>
        <w:t>Para executar o quinto passo foi feito isso... (... ex: foi feito detalhamento dos processos das chefias dos departamentos da UFS – Campus Itabaiana).</w:t>
      </w:r>
    </w:p>
    <w:p w14:paraId="70BE68A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0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08" w:author="Emeson Santos" w:date="2019-08-15T21:08:00Z">
            <w:rPr>
              <w:rFonts w:ascii="Times New Roman" w:eastAsia="Times New Roman" w:hAnsi="Times New Roman" w:cs="Times New Roman"/>
              <w:color w:val="000000"/>
            </w:rPr>
          </w:rPrChange>
        </w:rPr>
        <w:lastRenderedPageBreak/>
        <w:t>Para executar o sexto passo foi feito isso... (... ex: foi falado sobre o modelo BPM).</w:t>
      </w:r>
    </w:p>
    <w:p w14:paraId="53C0C7B9"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0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10" w:author="Emeson Santos" w:date="2019-08-15T21:08:00Z">
            <w:rPr>
              <w:rFonts w:ascii="Times New Roman" w:eastAsia="Times New Roman" w:hAnsi="Times New Roman" w:cs="Times New Roman"/>
              <w:color w:val="000000"/>
            </w:rPr>
          </w:rPrChange>
        </w:rPr>
        <w:t>Para executar o sétimo passo foi feito isso... (... ex: foi falado sobre a ferramenta BPMN ).</w:t>
      </w:r>
    </w:p>
    <w:p w14:paraId="25BAD8F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1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12" w:author="Emeson Santos" w:date="2019-08-15T21:08:00Z">
            <w:rPr>
              <w:rFonts w:ascii="Times New Roman" w:eastAsia="Times New Roman" w:hAnsi="Times New Roman" w:cs="Times New Roman"/>
              <w:color w:val="000000"/>
            </w:rPr>
          </w:rPrChange>
        </w:rPr>
        <w:t>Para executar o segundo passo foi feito isso... (... ex: foi falado sobre os problemas processuais das empresas).</w:t>
      </w:r>
    </w:p>
    <w:p w14:paraId="0C21CCD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1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14" w:author="Emeson Santos" w:date="2019-08-15T21:08:00Z">
            <w:rPr>
              <w:rFonts w:ascii="Times New Roman" w:eastAsia="Times New Roman" w:hAnsi="Times New Roman" w:cs="Times New Roman"/>
              <w:color w:val="000000"/>
            </w:rPr>
          </w:rPrChange>
        </w:rPr>
        <w:t>Para executar o segundo passo foi feito isso... (... ex: foi definidos (agendamentos), horário das entrevistas ).</w:t>
      </w:r>
    </w:p>
    <w:p w14:paraId="07BB9FB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1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16" w:author="Emeson Santos" w:date="2019-08-15T21:08:00Z">
            <w:rPr>
              <w:rFonts w:ascii="Times New Roman" w:eastAsia="Times New Roman" w:hAnsi="Times New Roman" w:cs="Times New Roman"/>
              <w:color w:val="000000"/>
            </w:rPr>
          </w:rPrChange>
        </w:rPr>
        <w:t>Para executar o segundo passo foi feito isso... (... ex: foi feito definição dos tópicos a serem falados ).</w:t>
      </w:r>
    </w:p>
    <w:p w14:paraId="43EBA40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31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18" w:author="Emeson Santos" w:date="2019-08-15T21:08:00Z">
            <w:rPr>
              <w:rFonts w:ascii="Times New Roman" w:eastAsia="Times New Roman" w:hAnsi="Times New Roman" w:cs="Times New Roman"/>
              <w:color w:val="000000"/>
            </w:rPr>
          </w:rPrChange>
        </w:rPr>
        <w:t>Para executar o segundo passo foi feito isso... (... ex: foi feito A entrevista propriamente dita).</w:t>
      </w:r>
    </w:p>
    <w:p w14:paraId="200AF911" w14:textId="77777777" w:rsidR="001B5205" w:rsidRPr="00092410" w:rsidRDefault="00B974BF" w:rsidP="00B974BF">
      <w:pPr>
        <w:spacing w:after="160" w:line="256" w:lineRule="auto"/>
        <w:ind w:left="360"/>
        <w:jc w:val="both"/>
        <w:rPr>
          <w:rFonts w:ascii="Times New Roman" w:eastAsia="Times New Roman" w:hAnsi="Times New Roman" w:cs="Times New Roman"/>
          <w:b/>
          <w:bCs/>
          <w:color w:val="000000"/>
          <w:sz w:val="24"/>
          <w:szCs w:val="24"/>
          <w:rPrChange w:id="319" w:author="Emeson Santos" w:date="2019-08-15T21:08:00Z">
            <w:rPr>
              <w:rFonts w:ascii="Times New Roman" w:eastAsia="Times New Roman" w:hAnsi="Times New Roman" w:cs="Times New Roman"/>
              <w:b/>
              <w:bCs/>
              <w:color w:val="000000"/>
            </w:rPr>
          </w:rPrChange>
        </w:rPr>
      </w:pPr>
      <w:r w:rsidRPr="00092410">
        <w:rPr>
          <w:rFonts w:ascii="Times New Roman" w:eastAsia="Times New Roman" w:hAnsi="Times New Roman" w:cs="Times New Roman"/>
          <w:color w:val="FF0000"/>
          <w:sz w:val="24"/>
          <w:szCs w:val="24"/>
          <w:rPrChange w:id="320" w:author="Emeson Santos" w:date="2019-08-15T21:08:00Z">
            <w:rPr>
              <w:rFonts w:ascii="Times New Roman" w:eastAsia="Times New Roman" w:hAnsi="Times New Roman" w:cs="Times New Roman"/>
              <w:color w:val="FF0000"/>
            </w:rPr>
          </w:rPrChange>
        </w:rPr>
        <w:t>Etc...o que vier...</w:t>
      </w:r>
      <w:r w:rsidRPr="00092410">
        <w:rPr>
          <w:rFonts w:ascii="Times New Roman" w:eastAsia="Times New Roman" w:hAnsi="Times New Roman" w:cs="Times New Roman"/>
          <w:b/>
          <w:bCs/>
          <w:color w:val="000000"/>
          <w:sz w:val="24"/>
          <w:szCs w:val="24"/>
          <w:rPrChange w:id="321" w:author="Emeson Santos" w:date="2019-08-15T21:08:00Z">
            <w:rPr>
              <w:rFonts w:ascii="Times New Roman" w:eastAsia="Times New Roman" w:hAnsi="Times New Roman" w:cs="Times New Roman"/>
              <w:b/>
              <w:bCs/>
              <w:color w:val="000000"/>
            </w:rPr>
          </w:rPrChange>
        </w:rPr>
        <w:t xml:space="preserve">     </w:t>
      </w:r>
    </w:p>
    <w:p w14:paraId="3F1FBDF3" w14:textId="77777777" w:rsidR="001B5205" w:rsidRDefault="001B5205" w:rsidP="00B974BF">
      <w:pPr>
        <w:spacing w:after="160" w:line="256" w:lineRule="auto"/>
        <w:ind w:left="360"/>
        <w:jc w:val="both"/>
        <w:rPr>
          <w:rFonts w:ascii="Times New Roman" w:eastAsia="Times New Roman" w:hAnsi="Times New Roman" w:cs="Times New Roman"/>
          <w:b/>
          <w:bCs/>
          <w:color w:val="000000"/>
        </w:rPr>
      </w:pPr>
    </w:p>
    <w:p w14:paraId="3AA023CD" w14:textId="6001C642" w:rsidR="00B974BF" w:rsidRPr="00FE6672" w:rsidRDefault="00B974BF" w:rsidP="00B974BF">
      <w:pPr>
        <w:spacing w:after="160" w:line="256" w:lineRule="auto"/>
        <w:ind w:left="360"/>
        <w:jc w:val="both"/>
        <w:rPr>
          <w:rFonts w:ascii="Times New Roman" w:eastAsia="Times New Roman" w:hAnsi="Times New Roman" w:cs="Times New Roman"/>
          <w:b/>
          <w:sz w:val="16"/>
          <w:szCs w:val="16"/>
          <w:highlight w:val="yellow"/>
        </w:rPr>
      </w:pPr>
      <w:r w:rsidRPr="00B5206F">
        <w:rPr>
          <w:rFonts w:ascii="Times New Roman" w:eastAsia="Times New Roman" w:hAnsi="Times New Roman" w:cs="Times New Roman"/>
          <w:b/>
          <w:bCs/>
          <w:color w:val="000000"/>
        </w:rPr>
        <w:t> </w:t>
      </w:r>
    </w:p>
    <w:p w14:paraId="390C1AFB" w14:textId="77777777" w:rsidR="004A0712" w:rsidRPr="00FE6672" w:rsidRDefault="004240D8" w:rsidP="005B3441">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4E93C936" w:rsidR="004A0712" w:rsidRPr="00FE6672" w:rsidDel="005C7404" w:rsidRDefault="004240D8">
      <w:pPr>
        <w:spacing w:after="160" w:line="256" w:lineRule="auto"/>
        <w:ind w:left="360"/>
        <w:jc w:val="both"/>
        <w:rPr>
          <w:del w:id="322" w:author="Emeson Santos" w:date="2019-08-15T18:10:00Z"/>
          <w:rFonts w:ascii="Times New Roman" w:eastAsia="Times New Roman" w:hAnsi="Times New Roman" w:cs="Times New Roman"/>
          <w:b/>
          <w:color w:val="FF0000"/>
        </w:rPr>
      </w:pPr>
      <w:del w:id="323" w:author="Emeson Santos" w:date="2019-08-15T18:10:00Z">
        <w:r w:rsidRPr="00FE6672" w:rsidDel="005C7404">
          <w:rPr>
            <w:rFonts w:ascii="Times New Roman" w:eastAsia="Times New Roman" w:hAnsi="Times New Roman" w:cs="Times New Roman"/>
            <w:b/>
            <w:color w:val="FF0000"/>
          </w:rPr>
          <w:delText>Aqui mostra de forma mais detalhada cada capitulo de como está estruturado este trabalho</w:delText>
        </w:r>
      </w:del>
    </w:p>
    <w:p w14:paraId="18FEC585" w14:textId="72E007B3" w:rsidR="004A0712" w:rsidRDefault="004240D8" w:rsidP="005B3441">
      <w:pPr>
        <w:spacing w:after="160" w:line="256" w:lineRule="auto"/>
        <w:ind w:left="360"/>
        <w:jc w:val="both"/>
        <w:rPr>
          <w:rFonts w:ascii="Times New Roman" w:eastAsia="Times New Roman" w:hAnsi="Times New Roman" w:cs="Times New Roman"/>
          <w:b/>
          <w:color w:val="0070C0"/>
        </w:rPr>
      </w:pPr>
      <w:r w:rsidRPr="00E221FC">
        <w:rPr>
          <w:rFonts w:ascii="Times New Roman" w:eastAsia="Times New Roman" w:hAnsi="Times New Roman" w:cs="Times New Roman"/>
          <w:b/>
          <w:color w:val="FF0000"/>
        </w:rPr>
        <w:t>OBS: USAR UMA MODELAGEM PARA MOSTRA A ESTRUTURA DE NOSSO TRABALHO (VISÃO GERAL DO PROJETO DE PESQUISA)</w:t>
      </w:r>
    </w:p>
    <w:p w14:paraId="17944B93" w14:textId="7FA50033" w:rsidR="007716FF" w:rsidRPr="00092410" w:rsidRDefault="007716FF">
      <w:pPr>
        <w:spacing w:after="160" w:line="256" w:lineRule="auto"/>
        <w:ind w:firstLine="720"/>
        <w:jc w:val="both"/>
        <w:rPr>
          <w:rFonts w:ascii="Times New Roman" w:eastAsia="Times New Roman" w:hAnsi="Times New Roman" w:cs="Times New Roman"/>
          <w:bCs/>
          <w:color w:val="000000" w:themeColor="text1"/>
          <w:sz w:val="24"/>
          <w:szCs w:val="24"/>
          <w:rPrChange w:id="324" w:author="Emeson Santos" w:date="2019-08-15T21:08:00Z">
            <w:rPr>
              <w:rFonts w:ascii="Times New Roman" w:eastAsia="Times New Roman" w:hAnsi="Times New Roman" w:cs="Times New Roman"/>
              <w:b/>
              <w:color w:val="0070C0"/>
            </w:rPr>
          </w:rPrChange>
        </w:rPr>
        <w:pPrChange w:id="325" w:author="Emeson Santos" w:date="2019-08-15T21:55:00Z">
          <w:pPr>
            <w:spacing w:after="160" w:line="256" w:lineRule="auto"/>
            <w:ind w:firstLine="360"/>
            <w:jc w:val="both"/>
          </w:pPr>
        </w:pPrChange>
      </w:pPr>
      <w:r w:rsidRPr="00092410">
        <w:rPr>
          <w:rFonts w:ascii="Times New Roman" w:eastAsia="Times New Roman" w:hAnsi="Times New Roman" w:cs="Times New Roman"/>
          <w:bCs/>
          <w:color w:val="000000" w:themeColor="text1"/>
          <w:sz w:val="24"/>
          <w:szCs w:val="24"/>
          <w:rPrChange w:id="326" w:author="Emeson Santos" w:date="2019-08-15T21:08:00Z">
            <w:rPr>
              <w:rFonts w:ascii="Times New Roman" w:eastAsia="Times New Roman" w:hAnsi="Times New Roman" w:cs="Times New Roman"/>
              <w:b/>
              <w:color w:val="0070C0"/>
            </w:rPr>
          </w:rPrChange>
        </w:rPr>
        <w:t xml:space="preserve">A apresentação deste trabalho de conclusão de curso (TCC) </w:t>
      </w:r>
      <w:r w:rsidR="00EE30D6" w:rsidRPr="00092410">
        <w:rPr>
          <w:rFonts w:ascii="Times New Roman" w:eastAsia="Times New Roman" w:hAnsi="Times New Roman" w:cs="Times New Roman"/>
          <w:bCs/>
          <w:color w:val="000000" w:themeColor="text1"/>
          <w:sz w:val="24"/>
          <w:szCs w:val="24"/>
          <w:rPrChange w:id="327" w:author="Emeson Santos" w:date="2019-08-15T21:08:00Z">
            <w:rPr>
              <w:rFonts w:ascii="Times New Roman" w:eastAsia="Times New Roman" w:hAnsi="Times New Roman" w:cs="Times New Roman"/>
              <w:b/>
              <w:color w:val="0070C0"/>
            </w:rPr>
          </w:rPrChange>
        </w:rPr>
        <w:t>está</w:t>
      </w:r>
      <w:r w:rsidRPr="00092410">
        <w:rPr>
          <w:rFonts w:ascii="Times New Roman" w:eastAsia="Times New Roman" w:hAnsi="Times New Roman" w:cs="Times New Roman"/>
          <w:bCs/>
          <w:color w:val="000000" w:themeColor="text1"/>
          <w:sz w:val="24"/>
          <w:szCs w:val="24"/>
          <w:rPrChange w:id="328" w:author="Emeson Santos" w:date="2019-08-15T21:08:00Z">
            <w:rPr>
              <w:rFonts w:ascii="Times New Roman" w:eastAsia="Times New Roman" w:hAnsi="Times New Roman" w:cs="Times New Roman"/>
              <w:b/>
              <w:color w:val="0070C0"/>
            </w:rPr>
          </w:rPrChange>
        </w:rPr>
        <w:t xml:space="preserve"> divido em capítulos, onde serão apresentadas modelagem de processos das chefias departamentais da UFS, introduções, conceitos, notações e problemas </w:t>
      </w:r>
      <w:r w:rsidR="0071402D" w:rsidRPr="00092410">
        <w:rPr>
          <w:rFonts w:ascii="Times New Roman" w:eastAsia="Times New Roman" w:hAnsi="Times New Roman" w:cs="Times New Roman"/>
          <w:bCs/>
          <w:color w:val="000000" w:themeColor="text1"/>
          <w:sz w:val="24"/>
          <w:szCs w:val="24"/>
          <w:rPrChange w:id="329" w:author="Emeson Santos" w:date="2019-08-15T21:08:00Z">
            <w:rPr>
              <w:rFonts w:ascii="Times New Roman" w:eastAsia="Times New Roman" w:hAnsi="Times New Roman" w:cs="Times New Roman"/>
              <w:b/>
              <w:color w:val="0070C0"/>
            </w:rPr>
          </w:rPrChange>
        </w:rPr>
        <w:t>organizacionais</w:t>
      </w:r>
      <w:r w:rsidRPr="00092410">
        <w:rPr>
          <w:rFonts w:ascii="Times New Roman" w:eastAsia="Times New Roman" w:hAnsi="Times New Roman" w:cs="Times New Roman"/>
          <w:bCs/>
          <w:color w:val="000000" w:themeColor="text1"/>
          <w:sz w:val="24"/>
          <w:szCs w:val="24"/>
          <w:rPrChange w:id="330" w:author="Emeson Santos" w:date="2019-08-15T21:08:00Z">
            <w:rPr>
              <w:rFonts w:ascii="Times New Roman" w:eastAsia="Times New Roman" w:hAnsi="Times New Roman" w:cs="Times New Roman"/>
              <w:b/>
              <w:color w:val="0070C0"/>
            </w:rPr>
          </w:rPrChange>
        </w:rPr>
        <w:t xml:space="preserve">, esses princípios está para desenvolver este TCC, assim como também a tecnologia, ferramenta utilizada para </w:t>
      </w:r>
      <w:r w:rsidR="00600215" w:rsidRPr="00092410">
        <w:rPr>
          <w:rFonts w:ascii="Times New Roman" w:eastAsia="Times New Roman" w:hAnsi="Times New Roman" w:cs="Times New Roman"/>
          <w:bCs/>
          <w:color w:val="000000" w:themeColor="text1"/>
          <w:sz w:val="24"/>
          <w:szCs w:val="24"/>
          <w:rPrChange w:id="331" w:author="Emeson Santos" w:date="2019-08-15T21:08:00Z">
            <w:rPr>
              <w:rFonts w:ascii="Times New Roman" w:eastAsia="Times New Roman" w:hAnsi="Times New Roman" w:cs="Times New Roman"/>
              <w:b/>
              <w:color w:val="0070C0"/>
            </w:rPr>
          </w:rPrChange>
        </w:rPr>
        <w:t xml:space="preserve">modelar os processos apresentados na seção </w:t>
      </w:r>
      <w:r w:rsidR="00E221FC" w:rsidRPr="00092410">
        <w:rPr>
          <w:rFonts w:ascii="Times New Roman" w:eastAsia="Times New Roman" w:hAnsi="Times New Roman" w:cs="Times New Roman"/>
          <w:bCs/>
          <w:color w:val="000000" w:themeColor="text1"/>
          <w:sz w:val="24"/>
          <w:szCs w:val="24"/>
          <w:rPrChange w:id="332" w:author="Emeson Santos" w:date="2019-08-15T21:08:00Z">
            <w:rPr>
              <w:rFonts w:ascii="Times New Roman" w:eastAsia="Times New Roman" w:hAnsi="Times New Roman" w:cs="Times New Roman"/>
              <w:b/>
              <w:color w:val="FF0000"/>
            </w:rPr>
          </w:rPrChange>
        </w:rPr>
        <w:t>2.2. do capitulo 2</w:t>
      </w:r>
      <w:r w:rsidR="00600215" w:rsidRPr="00092410">
        <w:rPr>
          <w:rFonts w:ascii="Times New Roman" w:eastAsia="Times New Roman" w:hAnsi="Times New Roman" w:cs="Times New Roman"/>
          <w:bCs/>
          <w:color w:val="000000" w:themeColor="text1"/>
          <w:sz w:val="24"/>
          <w:szCs w:val="24"/>
          <w:rPrChange w:id="333" w:author="Emeson Santos" w:date="2019-08-15T21:08:00Z">
            <w:rPr>
              <w:rFonts w:ascii="Times New Roman" w:eastAsia="Times New Roman" w:hAnsi="Times New Roman" w:cs="Times New Roman"/>
              <w:b/>
              <w:color w:val="FF0000"/>
            </w:rPr>
          </w:rPrChange>
        </w:rPr>
        <w:t>.</w:t>
      </w:r>
      <w:r w:rsidRPr="00092410">
        <w:rPr>
          <w:rFonts w:ascii="Times New Roman" w:eastAsia="Times New Roman" w:hAnsi="Times New Roman" w:cs="Times New Roman"/>
          <w:bCs/>
          <w:color w:val="000000" w:themeColor="text1"/>
          <w:sz w:val="24"/>
          <w:szCs w:val="24"/>
          <w:rPrChange w:id="334" w:author="Emeson Santos" w:date="2019-08-15T21:08:00Z">
            <w:rPr>
              <w:rFonts w:ascii="Times New Roman" w:eastAsia="Times New Roman" w:hAnsi="Times New Roman" w:cs="Times New Roman"/>
              <w:b/>
              <w:color w:val="0070C0"/>
            </w:rPr>
          </w:rPrChange>
        </w:rPr>
        <w:t xml:space="preserve"> </w:t>
      </w:r>
    </w:p>
    <w:p w14:paraId="7602CDAE" w14:textId="6EE6901F"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35"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336" w:author="Emeson Santos" w:date="2019-08-15T21:08:00Z">
            <w:rPr>
              <w:rFonts w:ascii="Times New Roman" w:eastAsia="Times New Roman" w:hAnsi="Times New Roman" w:cs="Times New Roman"/>
              <w:color w:val="000000"/>
            </w:rPr>
          </w:rPrChange>
        </w:rPr>
        <w:t>No capitulo 1(...)</w:t>
      </w:r>
    </w:p>
    <w:p w14:paraId="1E33E31C" w14:textId="78B6B0AE"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37"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338" w:author="Emeson Santos" w:date="2019-08-15T21:08:00Z">
            <w:rPr>
              <w:rFonts w:ascii="Times New Roman" w:eastAsia="Times New Roman" w:hAnsi="Times New Roman" w:cs="Times New Roman"/>
              <w:color w:val="000000"/>
            </w:rPr>
          </w:rPrChange>
        </w:rPr>
        <w:t>No capitulo 2(...)</w:t>
      </w:r>
    </w:p>
    <w:p w14:paraId="399863C1" w14:textId="172D69E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39"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340" w:author="Emeson Santos" w:date="2019-08-15T21:08:00Z">
            <w:rPr>
              <w:rFonts w:ascii="Times New Roman" w:eastAsia="Times New Roman" w:hAnsi="Times New Roman" w:cs="Times New Roman"/>
              <w:color w:val="000000"/>
            </w:rPr>
          </w:rPrChange>
        </w:rPr>
        <w:t>No capitulo 3(...)</w:t>
      </w:r>
    </w:p>
    <w:p w14:paraId="63C2581E" w14:textId="19FBF09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41"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342" w:author="Emeson Santos" w:date="2019-08-15T21:08:00Z">
            <w:rPr>
              <w:rFonts w:ascii="Times New Roman" w:eastAsia="Times New Roman" w:hAnsi="Times New Roman" w:cs="Times New Roman"/>
              <w:color w:val="000000"/>
            </w:rPr>
          </w:rPrChange>
        </w:rPr>
        <w:t>No capitulo 4(...)</w:t>
      </w:r>
    </w:p>
    <w:p w14:paraId="35A26797" w14:textId="369E4CDD"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43"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344" w:author="Emeson Santos" w:date="2019-08-15T21:08:00Z">
            <w:rPr>
              <w:rFonts w:ascii="Times New Roman" w:eastAsia="Times New Roman" w:hAnsi="Times New Roman" w:cs="Times New Roman"/>
              <w:color w:val="000000"/>
            </w:rPr>
          </w:rPrChange>
        </w:rPr>
        <w:t>No capitulo 5(...)</w:t>
      </w:r>
    </w:p>
    <w:p w14:paraId="7CD294C6" w14:textId="77777777"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345" w:author="Emeson Santos" w:date="2019-08-15T21:08:00Z">
            <w:rPr>
              <w:rFonts w:ascii="Times New Roman" w:eastAsia="Times New Roman" w:hAnsi="Times New Roman" w:cs="Times New Roman"/>
              <w:color w:val="000000"/>
            </w:rPr>
          </w:rPrChange>
        </w:rPr>
      </w:pPr>
    </w:p>
    <w:p w14:paraId="4C0ADA83" w14:textId="649979E7" w:rsidR="001B5205" w:rsidRPr="00092410" w:rsidRDefault="00E221FC" w:rsidP="001B5205">
      <w:pPr>
        <w:spacing w:line="240" w:lineRule="auto"/>
        <w:ind w:firstLine="720"/>
        <w:jc w:val="both"/>
        <w:rPr>
          <w:rFonts w:ascii="Times New Roman" w:eastAsia="Times New Roman" w:hAnsi="Times New Roman" w:cs="Times New Roman"/>
          <w:sz w:val="28"/>
          <w:szCs w:val="28"/>
          <w:rPrChange w:id="34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47" w:author="Emeson Santos" w:date="2019-08-15T21:08:00Z">
            <w:rPr>
              <w:rFonts w:ascii="Times New Roman" w:eastAsia="Times New Roman" w:hAnsi="Times New Roman" w:cs="Times New Roman"/>
              <w:color w:val="000000"/>
            </w:rPr>
          </w:rPrChange>
        </w:rPr>
        <w:t>A</w:t>
      </w:r>
      <w:r w:rsidR="001B5205" w:rsidRPr="00092410">
        <w:rPr>
          <w:rFonts w:ascii="Times New Roman" w:eastAsia="Times New Roman" w:hAnsi="Times New Roman" w:cs="Times New Roman"/>
          <w:color w:val="000000"/>
          <w:sz w:val="24"/>
          <w:szCs w:val="24"/>
          <w:rPrChange w:id="348" w:author="Emeson Santos" w:date="2019-08-15T21:08:00Z">
            <w:rPr>
              <w:rFonts w:ascii="Times New Roman" w:eastAsia="Times New Roman" w:hAnsi="Times New Roman" w:cs="Times New Roman"/>
              <w:color w:val="000000"/>
            </w:rPr>
          </w:rPrChange>
        </w:rPr>
        <w:t xml:space="preserve"> seção 2.1 discute a modelagem e melhoria de processo como uma solução para o problema de modelagem dos processos das chefias dos departamentos da universidade federal de sergipe utilizada com o objetivo de saber como os seus processos estão atualmente, dentro de seus departamentos. </w:t>
      </w:r>
    </w:p>
    <w:p w14:paraId="576DAFC0" w14:textId="57EF09B4" w:rsidR="001B5205" w:rsidRPr="00092410" w:rsidRDefault="001B5205" w:rsidP="001B5205">
      <w:pPr>
        <w:spacing w:line="240" w:lineRule="auto"/>
        <w:ind w:firstLine="720"/>
        <w:jc w:val="both"/>
        <w:rPr>
          <w:rFonts w:ascii="Times New Roman" w:eastAsia="Times New Roman" w:hAnsi="Times New Roman" w:cs="Times New Roman"/>
          <w:sz w:val="28"/>
          <w:szCs w:val="28"/>
          <w:rPrChange w:id="34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50" w:author="Emeson Santos" w:date="2019-08-15T21:08:00Z">
            <w:rPr>
              <w:rFonts w:ascii="Times New Roman" w:eastAsia="Times New Roman" w:hAnsi="Times New Roman" w:cs="Times New Roman"/>
              <w:color w:val="000000"/>
            </w:rPr>
          </w:rPrChange>
        </w:rPr>
        <w:t xml:space="preserve">Na seção 2.2 discute a modelagem de gerenciamento de </w:t>
      </w:r>
      <w:r w:rsidR="0071402D" w:rsidRPr="00092410">
        <w:rPr>
          <w:rFonts w:ascii="Times New Roman" w:eastAsia="Times New Roman" w:hAnsi="Times New Roman" w:cs="Times New Roman"/>
          <w:color w:val="000000"/>
          <w:sz w:val="24"/>
          <w:szCs w:val="24"/>
          <w:rPrChange w:id="351" w:author="Emeson Santos" w:date="2019-08-15T21:08:00Z">
            <w:rPr>
              <w:rFonts w:ascii="Times New Roman" w:eastAsia="Times New Roman" w:hAnsi="Times New Roman" w:cs="Times New Roman"/>
              <w:color w:val="000000"/>
            </w:rPr>
          </w:rPrChange>
        </w:rPr>
        <w:t>processos</w:t>
      </w:r>
      <w:r w:rsidRPr="00092410">
        <w:rPr>
          <w:rFonts w:ascii="Times New Roman" w:eastAsia="Times New Roman" w:hAnsi="Times New Roman" w:cs="Times New Roman"/>
          <w:color w:val="000000"/>
          <w:sz w:val="24"/>
          <w:szCs w:val="24"/>
          <w:rPrChange w:id="352" w:author="Emeson Santos" w:date="2019-08-15T21:08:00Z">
            <w:rPr>
              <w:rFonts w:ascii="Times New Roman" w:eastAsia="Times New Roman" w:hAnsi="Times New Roman" w:cs="Times New Roman"/>
              <w:color w:val="000000"/>
            </w:rPr>
          </w:rPrChange>
        </w:rPr>
        <w:t xml:space="preserve"> (BPM) que foi utilizada com o objetivo de mostrar que o gerenciamento dos processos de negócio é muito importante para que as instituições busquem melhorias internas e externas com finalidade de obter sucesso em seu negócio.  </w:t>
      </w:r>
    </w:p>
    <w:p w14:paraId="25FC42A0"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35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54" w:author="Emeson Santos" w:date="2019-08-15T21:08:00Z">
            <w:rPr>
              <w:rFonts w:ascii="Times New Roman" w:eastAsia="Times New Roman" w:hAnsi="Times New Roman" w:cs="Times New Roman"/>
              <w:color w:val="000000"/>
            </w:rPr>
          </w:rPrChange>
        </w:rPr>
        <w:t>Na seção 2.3 discute o processo de negócio que foi utilizada com o objetivo de mostrar que é imprescindível que todos interessados no processo saibam-o de forma bem clara, estimulando eficácia e eficiência  e melhorias nas organizações. </w:t>
      </w:r>
    </w:p>
    <w:p w14:paraId="5994C0DA"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35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56" w:author="Emeson Santos" w:date="2019-08-15T21:08:00Z">
            <w:rPr>
              <w:rFonts w:ascii="Times New Roman" w:eastAsia="Times New Roman" w:hAnsi="Times New Roman" w:cs="Times New Roman"/>
              <w:color w:val="000000"/>
            </w:rPr>
          </w:rPrChange>
        </w:rPr>
        <w:t>Na seção 2.4 discute a notação de modelagem de processo de negócio (BPMN) com o objetivo de…</w:t>
      </w:r>
    </w:p>
    <w:p w14:paraId="3AB74509"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35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58" w:author="Emeson Santos" w:date="2019-08-15T21:08:00Z">
            <w:rPr>
              <w:rFonts w:ascii="Times New Roman" w:eastAsia="Times New Roman" w:hAnsi="Times New Roman" w:cs="Times New Roman"/>
              <w:color w:val="000000"/>
            </w:rPr>
          </w:rPrChange>
        </w:rPr>
        <w:t>Na seção 2.5 discute sobre a ferramenta BPMN com o objetivo de …</w:t>
      </w:r>
    </w:p>
    <w:p w14:paraId="23E03BF2"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35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360" w:author="Emeson Santos" w:date="2019-08-15T21:08:00Z">
            <w:rPr>
              <w:rFonts w:ascii="Times New Roman" w:eastAsia="Times New Roman" w:hAnsi="Times New Roman" w:cs="Times New Roman"/>
              <w:color w:val="000000"/>
            </w:rPr>
          </w:rPrChange>
        </w:rPr>
        <w:t>Na seção 2.6 discute os problemas processuais das organizações com o objetivo de …</w:t>
      </w:r>
    </w:p>
    <w:p w14:paraId="6DAB02F1" w14:textId="77777777" w:rsidR="001B5205" w:rsidRPr="00FE6672" w:rsidRDefault="001B5205" w:rsidP="001B5205">
      <w:pPr>
        <w:spacing w:after="160" w:line="256" w:lineRule="auto"/>
        <w:jc w:val="both"/>
        <w:rPr>
          <w:rFonts w:ascii="Times New Roman" w:eastAsia="Times New Roman" w:hAnsi="Times New Roman" w:cs="Times New Roman"/>
          <w:b/>
          <w:color w:val="0070C0"/>
        </w:rPr>
      </w:pPr>
    </w:p>
    <w:p w14:paraId="0F97CEE8" w14:textId="4DE950D4" w:rsidR="009C334B" w:rsidRPr="00FE6672" w:rsidRDefault="009C334B">
      <w:pPr>
        <w:spacing w:after="160" w:line="256" w:lineRule="auto"/>
        <w:ind w:left="360"/>
        <w:jc w:val="both"/>
        <w:rPr>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15327ACD" w:rsidR="004A0712" w:rsidRPr="00092410" w:rsidDel="00ED42D7" w:rsidRDefault="004240D8">
      <w:pPr>
        <w:spacing w:after="160" w:line="256" w:lineRule="auto"/>
        <w:ind w:firstLine="720"/>
        <w:jc w:val="both"/>
        <w:rPr>
          <w:del w:id="361" w:author="Emeson Santos" w:date="2019-08-15T18:29:00Z"/>
          <w:rFonts w:ascii="Times New Roman" w:eastAsia="Times New Roman" w:hAnsi="Times New Roman" w:cs="Times New Roman"/>
          <w:bCs/>
          <w:sz w:val="24"/>
          <w:szCs w:val="24"/>
          <w:rPrChange w:id="362" w:author="Emeson Santos" w:date="2019-08-15T21:09:00Z">
            <w:rPr>
              <w:del w:id="363" w:author="Emeson Santos" w:date="2019-08-15T18:29:00Z"/>
              <w:rFonts w:ascii="Times New Roman" w:eastAsia="Times New Roman" w:hAnsi="Times New Roman" w:cs="Times New Roman"/>
              <w:bCs/>
            </w:rPr>
          </w:rPrChange>
        </w:rPr>
        <w:pPrChange w:id="364" w:author="Emeson Santos" w:date="2019-08-15T21:55:00Z">
          <w:pPr>
            <w:spacing w:after="160" w:line="256" w:lineRule="auto"/>
            <w:ind w:left="360" w:firstLine="360"/>
            <w:jc w:val="both"/>
          </w:pPr>
        </w:pPrChange>
      </w:pPr>
      <w:commentRangeStart w:id="365"/>
      <w:r w:rsidRPr="00092410">
        <w:rPr>
          <w:rFonts w:ascii="Times New Roman" w:eastAsia="Times New Roman" w:hAnsi="Times New Roman" w:cs="Times New Roman"/>
          <w:bCs/>
          <w:sz w:val="24"/>
          <w:szCs w:val="24"/>
          <w:rPrChange w:id="366" w:author="Emeson Santos" w:date="2019-08-15T21:09:00Z">
            <w:rPr>
              <w:rFonts w:ascii="Times New Roman" w:eastAsia="Times New Roman" w:hAnsi="Times New Roman" w:cs="Times New Roman"/>
              <w:bCs/>
            </w:rPr>
          </w:rPrChange>
        </w:rPr>
        <w:t xml:space="preserve">Este capítulo vem a apresentar os principais assuntos deste </w:t>
      </w:r>
      <w:ins w:id="367" w:author="Emeson Santos" w:date="2019-08-15T22:00:00Z">
        <w:r w:rsidR="002D7F3E">
          <w:rPr>
            <w:rFonts w:ascii="Times New Roman" w:eastAsia="Times New Roman" w:hAnsi="Times New Roman" w:cs="Times New Roman"/>
            <w:bCs/>
            <w:sz w:val="24"/>
            <w:szCs w:val="24"/>
          </w:rPr>
          <w:t>trabalho de conclusão de curso (TCC)</w:t>
        </w:r>
      </w:ins>
      <w:del w:id="368" w:author="Emeson Santos" w:date="2019-08-15T22:00:00Z">
        <w:r w:rsidRPr="00092410" w:rsidDel="002D7F3E">
          <w:rPr>
            <w:rFonts w:ascii="Times New Roman" w:eastAsia="Times New Roman" w:hAnsi="Times New Roman" w:cs="Times New Roman"/>
            <w:bCs/>
            <w:sz w:val="24"/>
            <w:szCs w:val="24"/>
            <w:rPrChange w:id="369" w:author="Emeson Santos" w:date="2019-08-15T21:09:00Z">
              <w:rPr>
                <w:rFonts w:ascii="Times New Roman" w:eastAsia="Times New Roman" w:hAnsi="Times New Roman" w:cs="Times New Roman"/>
                <w:bCs/>
              </w:rPr>
            </w:rPrChange>
          </w:rPr>
          <w:delText>projeto de pesquisa</w:delText>
        </w:r>
      </w:del>
      <w:r w:rsidRPr="00092410">
        <w:rPr>
          <w:rFonts w:ascii="Times New Roman" w:eastAsia="Times New Roman" w:hAnsi="Times New Roman" w:cs="Times New Roman"/>
          <w:bCs/>
          <w:sz w:val="24"/>
          <w:szCs w:val="24"/>
          <w:rPrChange w:id="370" w:author="Emeson Santos" w:date="2019-08-15T21:09:00Z">
            <w:rPr>
              <w:rFonts w:ascii="Times New Roman" w:eastAsia="Times New Roman" w:hAnsi="Times New Roman" w:cs="Times New Roman"/>
              <w:bCs/>
            </w:rPr>
          </w:rPrChange>
        </w:rPr>
        <w:t xml:space="preserve"> </w:t>
      </w:r>
      <w:r w:rsidR="002D4373" w:rsidRPr="00092410">
        <w:rPr>
          <w:rFonts w:ascii="Times New Roman" w:eastAsia="Times New Roman" w:hAnsi="Times New Roman" w:cs="Times New Roman"/>
          <w:bCs/>
          <w:sz w:val="24"/>
          <w:szCs w:val="24"/>
          <w:rPrChange w:id="371" w:author="Emeson Santos" w:date="2019-08-15T21:09:00Z">
            <w:rPr>
              <w:rFonts w:ascii="Times New Roman" w:eastAsia="Times New Roman" w:hAnsi="Times New Roman" w:cs="Times New Roman"/>
              <w:bCs/>
            </w:rPr>
          </w:rPrChange>
        </w:rPr>
        <w:t>como o</w:t>
      </w:r>
      <w:r w:rsidRPr="00092410">
        <w:rPr>
          <w:rFonts w:ascii="Times New Roman" w:eastAsia="Times New Roman" w:hAnsi="Times New Roman" w:cs="Times New Roman"/>
          <w:bCs/>
          <w:sz w:val="24"/>
          <w:szCs w:val="24"/>
          <w:rPrChange w:id="372" w:author="Emeson Santos" w:date="2019-08-15T21:09:00Z">
            <w:rPr>
              <w:rFonts w:ascii="Times New Roman" w:eastAsia="Times New Roman" w:hAnsi="Times New Roman" w:cs="Times New Roman"/>
              <w:bCs/>
            </w:rPr>
          </w:rPrChange>
        </w:rPr>
        <w:t xml:space="preserve"> processo de negócio, modelagem de processo de negócio, processos de negócio das chefias dos departamentos da UFS. Ao final mostra alguns trabalhos relacionados ao problema do trabalho descrito.</w:t>
      </w:r>
      <w:commentRangeEnd w:id="365"/>
      <w:r w:rsidRPr="00092410">
        <w:rPr>
          <w:rFonts w:ascii="Times New Roman" w:hAnsi="Times New Roman" w:cs="Times New Roman"/>
          <w:bCs/>
          <w:sz w:val="24"/>
          <w:szCs w:val="24"/>
          <w:rPrChange w:id="373" w:author="Emeson Santos" w:date="2019-08-15T21:09:00Z">
            <w:rPr>
              <w:rFonts w:ascii="Times New Roman" w:hAnsi="Times New Roman" w:cs="Times New Roman"/>
              <w:bCs/>
            </w:rPr>
          </w:rPrChange>
        </w:rPr>
        <w:commentReference w:id="365"/>
      </w:r>
    </w:p>
    <w:p w14:paraId="7D1BA053" w14:textId="77777777" w:rsidR="004A0712" w:rsidRPr="00092410" w:rsidRDefault="004A0712">
      <w:pPr>
        <w:spacing w:after="160" w:line="256" w:lineRule="auto"/>
        <w:ind w:firstLine="720"/>
        <w:jc w:val="both"/>
        <w:rPr>
          <w:rFonts w:ascii="Times New Roman" w:eastAsia="Times New Roman" w:hAnsi="Times New Roman" w:cs="Times New Roman"/>
          <w:b/>
          <w:sz w:val="24"/>
          <w:szCs w:val="24"/>
          <w:rPrChange w:id="374" w:author="Emeson Santos" w:date="2019-08-15T21:09:00Z">
            <w:rPr>
              <w:rFonts w:ascii="Times New Roman" w:eastAsia="Times New Roman" w:hAnsi="Times New Roman" w:cs="Times New Roman"/>
              <w:b/>
            </w:rPr>
          </w:rPrChange>
        </w:rPr>
        <w:pPrChange w:id="375" w:author="Emeson Santos" w:date="2019-08-15T21:55:00Z">
          <w:pPr>
            <w:spacing w:after="160" w:line="256" w:lineRule="auto"/>
            <w:ind w:left="360"/>
            <w:jc w:val="both"/>
          </w:pPr>
        </w:pPrChange>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147EF703"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376"/>
      <w:r w:rsidR="004D4C37" w:rsidRPr="00FE6672">
        <w:rPr>
          <w:rFonts w:ascii="Times New Roman" w:hAnsi="Times New Roman" w:cs="Times New Roman"/>
        </w:rPr>
        <w:t xml:space="preserve">Esta seção vem mostrar que alguns problemas </w:t>
      </w:r>
      <w:ins w:id="377" w:author="Emeson Santos" w:date="2019-08-15T22:01:00Z">
        <w:r w:rsidR="002D7F3E">
          <w:rPr>
            <w:rFonts w:ascii="Times New Roman" w:hAnsi="Times New Roman" w:cs="Times New Roman"/>
          </w:rPr>
          <w:t>organizacionais</w:t>
        </w:r>
      </w:ins>
      <w:del w:id="378" w:author="Emeson Santos" w:date="2019-08-15T22:01:00Z">
        <w:r w:rsidR="004D4C37" w:rsidRPr="00FE6672" w:rsidDel="002D7F3E">
          <w:rPr>
            <w:rFonts w:ascii="Times New Roman" w:hAnsi="Times New Roman" w:cs="Times New Roman"/>
          </w:rPr>
          <w:delText xml:space="preserve">Processuais </w:delText>
        </w:r>
        <w:r w:rsidR="00B13545" w:rsidDel="002D7F3E">
          <w:rPr>
            <w:rFonts w:ascii="Times New Roman" w:hAnsi="Times New Roman" w:cs="Times New Roman"/>
          </w:rPr>
          <w:delText>n</w:delText>
        </w:r>
        <w:r w:rsidR="004D4C37" w:rsidRPr="00FE6672" w:rsidDel="002D7F3E">
          <w:rPr>
            <w:rFonts w:ascii="Times New Roman" w:hAnsi="Times New Roman" w:cs="Times New Roman"/>
          </w:rPr>
          <w:delText>as empresas</w:delText>
        </w:r>
      </w:del>
      <w:r w:rsidR="004D4C37" w:rsidRPr="00FE6672">
        <w:rPr>
          <w:rFonts w:ascii="Times New Roman" w:hAnsi="Times New Roman" w:cs="Times New Roman"/>
        </w:rPr>
        <w:t xml:space="preserve"> e apresentar de forma simples e eficaz um modelo </w:t>
      </w:r>
      <w:r w:rsidR="00B13545">
        <w:rPr>
          <w:rFonts w:ascii="Times New Roman" w:hAnsi="Times New Roman" w:cs="Times New Roman"/>
        </w:rPr>
        <w:t>para</w:t>
      </w:r>
      <w:r w:rsidR="004D4C37" w:rsidRPr="00FE6672">
        <w:rPr>
          <w:rFonts w:ascii="Times New Roman" w:hAnsi="Times New Roman" w:cs="Times New Roman"/>
        </w:rPr>
        <w:t xml:space="preserve"> padronização de organização que pode ser usado em organizações afim de facilitar as ações e funções dentro das </w:t>
      </w:r>
      <w:r w:rsidR="0071402D">
        <w:rPr>
          <w:rFonts w:ascii="Times New Roman" w:hAnsi="Times New Roman" w:cs="Times New Roman"/>
        </w:rPr>
        <w:t>instituições</w:t>
      </w:r>
      <w:r w:rsidR="004D4C37" w:rsidRPr="00FE6672">
        <w:rPr>
          <w:rFonts w:ascii="Times New Roman" w:hAnsi="Times New Roman" w:cs="Times New Roman"/>
        </w:rPr>
        <w:t>. No caso deste trabalho usaremos a técnica de modelagem de processo de negócio (BPM)</w:t>
      </w:r>
      <w:ins w:id="379" w:author="Emeson Santos" w:date="2019-08-15T22:01:00Z">
        <w:r w:rsidR="002D7F3E">
          <w:rPr>
            <w:rFonts w:ascii="Times New Roman" w:hAnsi="Times New Roman" w:cs="Times New Roman"/>
          </w:rPr>
          <w:t xml:space="preserve"> nos pro</w:t>
        </w:r>
      </w:ins>
      <w:ins w:id="380" w:author="Emeson Santos" w:date="2019-08-15T22:02:00Z">
        <w:r w:rsidR="002D7F3E">
          <w:rPr>
            <w:rFonts w:ascii="Times New Roman" w:hAnsi="Times New Roman" w:cs="Times New Roman"/>
          </w:rPr>
          <w:t>cessos das chefias departamentais da universidade federal de Sergipe (UFS)</w:t>
        </w:r>
      </w:ins>
      <w:ins w:id="381" w:author="Emeson Santos" w:date="2019-08-15T22:46:00Z">
        <w:r w:rsidR="00BA512E">
          <w:rPr>
            <w:rFonts w:ascii="Times New Roman" w:hAnsi="Times New Roman" w:cs="Times New Roman"/>
          </w:rPr>
          <w:t>.</w:t>
        </w:r>
      </w:ins>
      <w:ins w:id="382" w:author="Emeson Santos" w:date="2019-08-15T22:03:00Z">
        <w:r w:rsidR="002D7F3E" w:rsidRPr="00FE6672" w:rsidDel="002D7F3E">
          <w:rPr>
            <w:rFonts w:ascii="Times New Roman" w:hAnsi="Times New Roman" w:cs="Times New Roman"/>
          </w:rPr>
          <w:t xml:space="preserve"> </w:t>
        </w:r>
      </w:ins>
      <w:del w:id="383" w:author="Emeson Santos" w:date="2019-08-15T22:03:00Z">
        <w:r w:rsidR="004D4C37" w:rsidRPr="00FE6672" w:rsidDel="002D7F3E">
          <w:rPr>
            <w:rFonts w:ascii="Times New Roman" w:hAnsi="Times New Roman" w:cs="Times New Roman"/>
          </w:rPr>
          <w:delText>.</w:delText>
        </w:r>
        <w:commentRangeEnd w:id="376"/>
        <w:r w:rsidR="004D4C37" w:rsidRPr="00FE6672" w:rsidDel="002D7F3E">
          <w:rPr>
            <w:rStyle w:val="Refdecomentrio"/>
            <w:rFonts w:ascii="Times New Roman" w:hAnsi="Times New Roman" w:cs="Times New Roman"/>
            <w:sz w:val="24"/>
            <w:szCs w:val="24"/>
          </w:rPr>
          <w:commentReference w:id="376"/>
        </w:r>
      </w:del>
    </w:p>
    <w:p w14:paraId="43DE8F02" w14:textId="77D98D2E" w:rsidR="007119AE" w:rsidDel="007001C1" w:rsidRDefault="004D4C37">
      <w:pPr>
        <w:pStyle w:val="PargrafodaLista"/>
        <w:ind w:left="0" w:firstLine="708"/>
        <w:jc w:val="both"/>
        <w:rPr>
          <w:del w:id="384" w:author="Emeson Santos" w:date="2019-08-15T18:52:00Z"/>
          <w:rFonts w:ascii="Times New Roman" w:hAnsi="Times New Roman" w:cs="Times New Roman"/>
        </w:rPr>
        <w:pPrChange w:id="385" w:author="Emeson Santos" w:date="2019-08-15T22:03:00Z">
          <w:pPr>
            <w:ind w:firstLine="444"/>
            <w:jc w:val="both"/>
          </w:pPr>
        </w:pPrChange>
      </w:pPr>
      <w:del w:id="386" w:author="Emeson Santos" w:date="2019-08-15T18:33:00Z">
        <w:r w:rsidRPr="00ED42D7" w:rsidDel="00ED42D7">
          <w:rPr>
            <w:rFonts w:ascii="Times New Roman" w:hAnsi="Times New Roman"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387"/>
        <w:r w:rsidRPr="00ED42D7" w:rsidDel="00ED42D7">
          <w:rPr>
            <w:rFonts w:ascii="Times New Roman" w:hAnsi="Times New Roman" w:cs="Times New Roman"/>
          </w:rPr>
          <w:delText>(BORGES, 2015, P. 6).</w:delText>
        </w:r>
        <w:commentRangeEnd w:id="387"/>
        <w:r w:rsidRPr="00ED42D7" w:rsidDel="00ED42D7">
          <w:rPr>
            <w:rStyle w:val="Refdecomentrio"/>
            <w:rFonts w:ascii="Times New Roman" w:hAnsi="Times New Roman" w:cs="Times New Roman"/>
            <w:sz w:val="24"/>
            <w:szCs w:val="24"/>
          </w:rPr>
          <w:commentReference w:id="387"/>
        </w:r>
      </w:del>
      <w:ins w:id="388" w:author="Emeson Santos" w:date="2019-08-15T19:51:00Z">
        <w:r w:rsidR="0041273F">
          <w:rPr>
            <w:rFonts w:ascii="Times New Roman" w:hAnsi="Times New Roman" w:cs="Times New Roman"/>
          </w:rPr>
          <w:t>De acordo com</w:t>
        </w:r>
      </w:ins>
      <w:commentRangeStart w:id="389"/>
      <w:ins w:id="390" w:author="Emeson Santos" w:date="2019-08-15T11:21:00Z">
        <w:r w:rsidR="007119AE" w:rsidRPr="00ED42D7">
          <w:rPr>
            <w:rFonts w:ascii="Times New Roman" w:hAnsi="Times New Roman" w:cs="Times New Roman"/>
            <w:rPrChange w:id="391" w:author="Emeson Santos" w:date="2019-08-15T18:33:00Z">
              <w:rPr>
                <w:rFonts w:ascii="Times New Roman" w:hAnsi="Times New Roman" w:cs="Times New Roman"/>
                <w:color w:val="FF0000"/>
                <w:sz w:val="24"/>
                <w:szCs w:val="24"/>
              </w:rPr>
            </w:rPrChange>
          </w:rPr>
          <w:t xml:space="preserve"> Bo</w:t>
        </w:r>
      </w:ins>
      <w:ins w:id="392" w:author="Emeson Santos" w:date="2019-08-15T11:33:00Z">
        <w:r w:rsidR="00A8651F" w:rsidRPr="00ED42D7">
          <w:rPr>
            <w:rFonts w:ascii="Times New Roman" w:hAnsi="Times New Roman" w:cs="Times New Roman"/>
            <w:rPrChange w:id="393" w:author="Emeson Santos" w:date="2019-08-15T18:33:00Z">
              <w:rPr>
                <w:rFonts w:ascii="Times New Roman" w:hAnsi="Times New Roman" w:cs="Times New Roman"/>
                <w:color w:val="FF0000"/>
                <w:sz w:val="24"/>
                <w:szCs w:val="24"/>
              </w:rPr>
            </w:rPrChange>
          </w:rPr>
          <w:t>r</w:t>
        </w:r>
      </w:ins>
      <w:ins w:id="394" w:author="Emeson Santos" w:date="2019-08-15T11:21:00Z">
        <w:r w:rsidR="007119AE" w:rsidRPr="00ED42D7">
          <w:rPr>
            <w:rFonts w:ascii="Times New Roman" w:hAnsi="Times New Roman" w:cs="Times New Roman"/>
            <w:rPrChange w:id="395" w:author="Emeson Santos" w:date="2019-08-15T18:33:00Z">
              <w:rPr>
                <w:rFonts w:ascii="Times New Roman" w:hAnsi="Times New Roman" w:cs="Times New Roman"/>
                <w:color w:val="FF0000"/>
                <w:sz w:val="24"/>
                <w:szCs w:val="24"/>
              </w:rPr>
            </w:rPrChange>
          </w:rPr>
          <w:t>ges</w:t>
        </w:r>
      </w:ins>
      <w:ins w:id="396" w:author="Emeson Santos" w:date="2019-08-15T11:22:00Z">
        <w:r w:rsidR="007119AE" w:rsidRPr="00ED42D7">
          <w:rPr>
            <w:rFonts w:ascii="Times New Roman" w:hAnsi="Times New Roman" w:cs="Times New Roman"/>
            <w:rPrChange w:id="397" w:author="Emeson Santos" w:date="2019-08-15T18:33:00Z">
              <w:rPr>
                <w:rFonts w:ascii="Times New Roman" w:hAnsi="Times New Roman" w:cs="Times New Roman"/>
                <w:color w:val="FF0000"/>
                <w:sz w:val="24"/>
                <w:szCs w:val="24"/>
              </w:rPr>
            </w:rPrChange>
          </w:rPr>
          <w:t xml:space="preserve"> (2015, p.6)</w:t>
        </w:r>
      </w:ins>
      <w:ins w:id="398" w:author="Emeson Santos" w:date="2019-08-15T19:51:00Z">
        <w:r w:rsidR="0041273F">
          <w:rPr>
            <w:rFonts w:ascii="Times New Roman" w:hAnsi="Times New Roman" w:cs="Times New Roman"/>
          </w:rPr>
          <w:t>,</w:t>
        </w:r>
      </w:ins>
      <w:ins w:id="399" w:author="Emeson Santos" w:date="2019-08-15T11:22:00Z">
        <w:r w:rsidR="007119AE" w:rsidRPr="00ED42D7">
          <w:rPr>
            <w:rFonts w:ascii="Times New Roman" w:hAnsi="Times New Roman" w:cs="Times New Roman"/>
            <w:rPrChange w:id="400" w:author="Emeson Santos" w:date="2019-08-15T18:33:00Z">
              <w:rPr>
                <w:rFonts w:ascii="Times New Roman" w:hAnsi="Times New Roman" w:cs="Times New Roman"/>
                <w:color w:val="FF0000"/>
                <w:sz w:val="24"/>
                <w:szCs w:val="24"/>
              </w:rPr>
            </w:rPrChange>
          </w:rPr>
          <w:t xml:space="preserve"> as organizações trabalham diariamente </w:t>
        </w:r>
      </w:ins>
      <w:ins w:id="401" w:author="Emeson Santos" w:date="2019-08-15T11:23:00Z">
        <w:r w:rsidR="007119AE" w:rsidRPr="00ED42D7">
          <w:rPr>
            <w:rFonts w:ascii="Times New Roman" w:hAnsi="Times New Roman" w:cs="Times New Roman"/>
            <w:rPrChange w:id="402" w:author="Emeson Santos" w:date="2019-08-15T18:33:00Z">
              <w:rPr>
                <w:rFonts w:ascii="Times New Roman" w:hAnsi="Times New Roman" w:cs="Times New Roman"/>
                <w:color w:val="FF0000"/>
                <w:sz w:val="24"/>
                <w:szCs w:val="24"/>
              </w:rPr>
            </w:rPrChange>
          </w:rPr>
          <w:t xml:space="preserve">executando seus processos de negócios. Porem nem todos os </w:t>
        </w:r>
      </w:ins>
      <w:ins w:id="403" w:author="Emeson Santos" w:date="2019-08-15T11:24:00Z">
        <w:r w:rsidR="007119AE" w:rsidRPr="00ED42D7">
          <w:rPr>
            <w:rFonts w:ascii="Times New Roman" w:hAnsi="Times New Roman" w:cs="Times New Roman"/>
            <w:rPrChange w:id="404" w:author="Emeson Santos" w:date="2019-08-15T18:33:00Z">
              <w:rPr>
                <w:rFonts w:ascii="Times New Roman" w:hAnsi="Times New Roman" w:cs="Times New Roman"/>
                <w:color w:val="FF0000"/>
                <w:sz w:val="24"/>
                <w:szCs w:val="24"/>
              </w:rPr>
            </w:rPrChange>
          </w:rPr>
          <w:t xml:space="preserve">envolvidos na organização conhece </w:t>
        </w:r>
      </w:ins>
      <w:ins w:id="405" w:author="Emeson Santos" w:date="2019-08-15T22:03:00Z">
        <w:r w:rsidR="00FB496E">
          <w:rPr>
            <w:rFonts w:ascii="Times New Roman" w:hAnsi="Times New Roman" w:cs="Times New Roman"/>
          </w:rPr>
          <w:t>esses</w:t>
        </w:r>
      </w:ins>
      <w:ins w:id="406" w:author="Emeson Santos" w:date="2019-08-15T11:24:00Z">
        <w:r w:rsidR="007119AE" w:rsidRPr="00ED42D7">
          <w:rPr>
            <w:rFonts w:ascii="Times New Roman" w:hAnsi="Times New Roman" w:cs="Times New Roman"/>
            <w:rPrChange w:id="407" w:author="Emeson Santos" w:date="2019-08-15T18:33:00Z">
              <w:rPr>
                <w:rFonts w:ascii="Times New Roman" w:hAnsi="Times New Roman" w:cs="Times New Roman"/>
                <w:color w:val="FF0000"/>
                <w:sz w:val="24"/>
                <w:szCs w:val="24"/>
              </w:rPr>
            </w:rPrChange>
          </w:rPr>
          <w:t xml:space="preserve"> processos de negócios</w:t>
        </w:r>
      </w:ins>
      <w:ins w:id="408" w:author="Emeson Santos" w:date="2019-08-15T11:25:00Z">
        <w:r w:rsidR="007119AE" w:rsidRPr="00ED42D7">
          <w:rPr>
            <w:rFonts w:ascii="Times New Roman" w:hAnsi="Times New Roman" w:cs="Times New Roman"/>
            <w:rPrChange w:id="409" w:author="Emeson Santos" w:date="2019-08-15T18:33:00Z">
              <w:rPr>
                <w:rFonts w:ascii="Times New Roman" w:hAnsi="Times New Roman" w:cs="Times New Roman"/>
                <w:color w:val="FF0000"/>
                <w:sz w:val="24"/>
                <w:szCs w:val="24"/>
              </w:rPr>
            </w:rPrChange>
          </w:rPr>
          <w:t>, o que é um problema</w:t>
        </w:r>
      </w:ins>
      <w:ins w:id="410" w:author="Emeson Santos" w:date="2019-08-15T11:26:00Z">
        <w:r w:rsidR="007119AE" w:rsidRPr="00ED42D7">
          <w:rPr>
            <w:rFonts w:ascii="Times New Roman" w:hAnsi="Times New Roman" w:cs="Times New Roman"/>
            <w:rPrChange w:id="411" w:author="Emeson Santos" w:date="2019-08-15T18:33:00Z">
              <w:rPr>
                <w:rFonts w:ascii="Times New Roman" w:hAnsi="Times New Roman" w:cs="Times New Roman"/>
                <w:color w:val="FF0000"/>
                <w:sz w:val="24"/>
                <w:szCs w:val="24"/>
              </w:rPr>
            </w:rPrChange>
          </w:rPr>
          <w:t xml:space="preserve">, pois desta forma fica </w:t>
        </w:r>
      </w:ins>
      <w:ins w:id="412" w:author="Emeson Santos" w:date="2019-08-15T11:28:00Z">
        <w:r w:rsidR="007119AE" w:rsidRPr="00ED42D7">
          <w:rPr>
            <w:rFonts w:ascii="Times New Roman" w:hAnsi="Times New Roman" w:cs="Times New Roman"/>
            <w:rPrChange w:id="413" w:author="Emeson Santos" w:date="2019-08-15T18:33:00Z">
              <w:rPr>
                <w:rFonts w:ascii="Times New Roman" w:hAnsi="Times New Roman" w:cs="Times New Roman"/>
                <w:color w:val="FF0000"/>
                <w:sz w:val="24"/>
                <w:szCs w:val="24"/>
              </w:rPr>
            </w:rPrChange>
          </w:rPr>
          <w:t>difícil</w:t>
        </w:r>
      </w:ins>
      <w:ins w:id="414" w:author="Emeson Santos" w:date="2019-08-15T11:26:00Z">
        <w:r w:rsidR="007119AE" w:rsidRPr="00ED42D7">
          <w:rPr>
            <w:rFonts w:ascii="Times New Roman" w:hAnsi="Times New Roman" w:cs="Times New Roman"/>
            <w:rPrChange w:id="415" w:author="Emeson Santos" w:date="2019-08-15T18:33:00Z">
              <w:rPr>
                <w:rFonts w:ascii="Times New Roman" w:hAnsi="Times New Roman" w:cs="Times New Roman"/>
                <w:color w:val="FF0000"/>
                <w:sz w:val="24"/>
                <w:szCs w:val="24"/>
              </w:rPr>
            </w:rPrChange>
          </w:rPr>
          <w:t xml:space="preserve"> </w:t>
        </w:r>
      </w:ins>
      <w:ins w:id="416" w:author="Emeson Santos" w:date="2019-08-15T11:27:00Z">
        <w:r w:rsidR="007119AE" w:rsidRPr="00ED42D7">
          <w:rPr>
            <w:rFonts w:ascii="Times New Roman" w:hAnsi="Times New Roman" w:cs="Times New Roman"/>
            <w:rPrChange w:id="417" w:author="Emeson Santos" w:date="2019-08-15T18:33:00Z">
              <w:rPr>
                <w:rFonts w:ascii="Times New Roman" w:hAnsi="Times New Roman" w:cs="Times New Roman"/>
                <w:color w:val="FF0000"/>
                <w:sz w:val="24"/>
                <w:szCs w:val="24"/>
              </w:rPr>
            </w:rPrChange>
          </w:rPr>
          <w:t xml:space="preserve">para uma organização planejar, </w:t>
        </w:r>
      </w:ins>
      <w:ins w:id="418" w:author="Emeson Santos" w:date="2019-08-15T11:28:00Z">
        <w:r w:rsidR="007119AE" w:rsidRPr="00ED42D7">
          <w:rPr>
            <w:rFonts w:ascii="Times New Roman" w:hAnsi="Times New Roman" w:cs="Times New Roman"/>
            <w:rPrChange w:id="419" w:author="Emeson Santos" w:date="2019-08-15T18:33:00Z">
              <w:rPr>
                <w:rFonts w:ascii="Times New Roman" w:hAnsi="Times New Roman" w:cs="Times New Roman"/>
                <w:color w:val="FF0000"/>
                <w:sz w:val="24"/>
                <w:szCs w:val="24"/>
              </w:rPr>
            </w:rPrChange>
          </w:rPr>
          <w:t>analisar</w:t>
        </w:r>
      </w:ins>
      <w:ins w:id="420" w:author="Emeson Santos" w:date="2019-08-15T11:29:00Z">
        <w:r w:rsidR="007119AE" w:rsidRPr="00ED42D7">
          <w:rPr>
            <w:rFonts w:ascii="Times New Roman" w:hAnsi="Times New Roman" w:cs="Times New Roman"/>
            <w:rPrChange w:id="421" w:author="Emeson Santos" w:date="2019-08-15T18:33:00Z">
              <w:rPr>
                <w:rFonts w:ascii="Times New Roman" w:hAnsi="Times New Roman" w:cs="Times New Roman"/>
                <w:color w:val="FF0000"/>
                <w:sz w:val="24"/>
                <w:szCs w:val="24"/>
              </w:rPr>
            </w:rPrChange>
          </w:rPr>
          <w:t xml:space="preserve"> e </w:t>
        </w:r>
      </w:ins>
      <w:ins w:id="422" w:author="Emeson Santos" w:date="2019-08-15T11:28:00Z">
        <w:r w:rsidR="007119AE" w:rsidRPr="00ED42D7">
          <w:rPr>
            <w:rFonts w:ascii="Times New Roman" w:hAnsi="Times New Roman" w:cs="Times New Roman"/>
            <w:rPrChange w:id="423" w:author="Emeson Santos" w:date="2019-08-15T18:33:00Z">
              <w:rPr>
                <w:rFonts w:ascii="Times New Roman" w:hAnsi="Times New Roman" w:cs="Times New Roman"/>
                <w:color w:val="FF0000"/>
                <w:sz w:val="24"/>
                <w:szCs w:val="24"/>
              </w:rPr>
            </w:rPrChange>
          </w:rPr>
          <w:t xml:space="preserve">determinar prioridades </w:t>
        </w:r>
      </w:ins>
      <w:ins w:id="424" w:author="Emeson Santos" w:date="2019-08-15T11:29:00Z">
        <w:r w:rsidR="007119AE" w:rsidRPr="00ED42D7">
          <w:rPr>
            <w:rFonts w:ascii="Times New Roman" w:hAnsi="Times New Roman" w:cs="Times New Roman"/>
            <w:rPrChange w:id="425" w:author="Emeson Santos" w:date="2019-08-15T18:33:00Z">
              <w:rPr>
                <w:rFonts w:ascii="Times New Roman" w:hAnsi="Times New Roman" w:cs="Times New Roman"/>
                <w:color w:val="FF0000"/>
                <w:sz w:val="24"/>
                <w:szCs w:val="24"/>
              </w:rPr>
            </w:rPrChange>
          </w:rPr>
          <w:t>dos processos sem que</w:t>
        </w:r>
      </w:ins>
      <w:ins w:id="426" w:author="Emeson Santos" w:date="2019-08-15T11:30:00Z">
        <w:r w:rsidR="007119AE" w:rsidRPr="00ED42D7">
          <w:rPr>
            <w:rFonts w:ascii="Times New Roman" w:hAnsi="Times New Roman" w:cs="Times New Roman"/>
            <w:rPrChange w:id="427" w:author="Emeson Santos" w:date="2019-08-15T18:33:00Z">
              <w:rPr>
                <w:rFonts w:ascii="Times New Roman" w:hAnsi="Times New Roman" w:cs="Times New Roman"/>
                <w:color w:val="FF0000"/>
                <w:sz w:val="24"/>
                <w:szCs w:val="24"/>
              </w:rPr>
            </w:rPrChange>
          </w:rPr>
          <w:t xml:space="preserve"> todos</w:t>
        </w:r>
      </w:ins>
      <w:ins w:id="428" w:author="Emeson Santos" w:date="2019-08-15T11:29:00Z">
        <w:r w:rsidR="007119AE" w:rsidRPr="00ED42D7">
          <w:rPr>
            <w:rFonts w:ascii="Times New Roman" w:hAnsi="Times New Roman" w:cs="Times New Roman"/>
            <w:rPrChange w:id="429" w:author="Emeson Santos" w:date="2019-08-15T18:33:00Z">
              <w:rPr>
                <w:rFonts w:ascii="Times New Roman" w:hAnsi="Times New Roman" w:cs="Times New Roman"/>
                <w:color w:val="FF0000"/>
                <w:sz w:val="24"/>
                <w:szCs w:val="24"/>
              </w:rPr>
            </w:rPrChange>
          </w:rPr>
          <w:t xml:space="preserve"> os envo</w:t>
        </w:r>
      </w:ins>
      <w:ins w:id="430" w:author="Emeson Santos" w:date="2019-08-15T11:30:00Z">
        <w:r w:rsidR="007119AE" w:rsidRPr="00ED42D7">
          <w:rPr>
            <w:rFonts w:ascii="Times New Roman" w:hAnsi="Times New Roman" w:cs="Times New Roman"/>
            <w:rPrChange w:id="431" w:author="Emeson Santos" w:date="2019-08-15T18:33:00Z">
              <w:rPr>
                <w:rFonts w:ascii="Times New Roman" w:hAnsi="Times New Roman" w:cs="Times New Roman"/>
                <w:color w:val="FF0000"/>
                <w:sz w:val="24"/>
                <w:szCs w:val="24"/>
              </w:rPr>
            </w:rPrChange>
          </w:rPr>
          <w:t>lvidos tenham plena clareza do que acontece nos processos de n</w:t>
        </w:r>
      </w:ins>
      <w:ins w:id="432" w:author="Emeson Santos" w:date="2019-08-15T11:31:00Z">
        <w:r w:rsidR="007119AE" w:rsidRPr="00ED42D7">
          <w:rPr>
            <w:rFonts w:ascii="Times New Roman" w:hAnsi="Times New Roman" w:cs="Times New Roman"/>
            <w:rPrChange w:id="433" w:author="Emeson Santos" w:date="2019-08-15T18:33:00Z">
              <w:rPr>
                <w:rFonts w:ascii="Times New Roman" w:hAnsi="Times New Roman" w:cs="Times New Roman"/>
                <w:color w:val="FF0000"/>
                <w:sz w:val="24"/>
                <w:szCs w:val="24"/>
              </w:rPr>
            </w:rPrChange>
          </w:rPr>
          <w:t>egócios da organização</w:t>
        </w:r>
      </w:ins>
      <w:ins w:id="434" w:author="Emeson Santos" w:date="2019-08-15T22:33:00Z">
        <w:r w:rsidR="005E0226">
          <w:rPr>
            <w:rFonts w:ascii="Times New Roman" w:hAnsi="Times New Roman" w:cs="Times New Roman"/>
          </w:rPr>
          <w:t>,</w:t>
        </w:r>
      </w:ins>
      <w:ins w:id="435" w:author="Emeson Santos" w:date="2019-08-15T11:31:00Z">
        <w:r w:rsidR="007119AE" w:rsidRPr="00ED42D7">
          <w:rPr>
            <w:rFonts w:ascii="Times New Roman" w:hAnsi="Times New Roman" w:cs="Times New Roman"/>
            <w:rPrChange w:id="436" w:author="Emeson Santos" w:date="2019-08-15T18:33:00Z">
              <w:rPr>
                <w:rFonts w:ascii="Times New Roman" w:hAnsi="Times New Roman" w:cs="Times New Roman"/>
                <w:color w:val="FF0000"/>
                <w:sz w:val="24"/>
                <w:szCs w:val="24"/>
              </w:rPr>
            </w:rPrChange>
          </w:rPr>
          <w:t xml:space="preserve"> </w:t>
        </w:r>
      </w:ins>
      <w:ins w:id="437" w:author="Emeson Santos" w:date="2019-08-15T22:04:00Z">
        <w:r w:rsidR="00FB496E">
          <w:rPr>
            <w:rFonts w:ascii="Times New Roman" w:hAnsi="Times New Roman" w:cs="Times New Roman"/>
          </w:rPr>
          <w:t xml:space="preserve">pois isso pode </w:t>
        </w:r>
      </w:ins>
      <w:ins w:id="438" w:author="Emeson Santos" w:date="2019-08-15T11:31:00Z">
        <w:r w:rsidR="007119AE" w:rsidRPr="00ED42D7">
          <w:rPr>
            <w:rFonts w:ascii="Times New Roman" w:hAnsi="Times New Roman" w:cs="Times New Roman"/>
            <w:rPrChange w:id="439" w:author="Emeson Santos" w:date="2019-08-15T18:33:00Z">
              <w:rPr>
                <w:rFonts w:ascii="Times New Roman" w:hAnsi="Times New Roman" w:cs="Times New Roman"/>
                <w:color w:val="FF0000"/>
                <w:sz w:val="24"/>
                <w:szCs w:val="24"/>
              </w:rPr>
            </w:rPrChange>
          </w:rPr>
          <w:t>evita</w:t>
        </w:r>
      </w:ins>
      <w:ins w:id="440" w:author="Emeson Santos" w:date="2019-08-15T22:04:00Z">
        <w:r w:rsidR="00FB496E">
          <w:rPr>
            <w:rFonts w:ascii="Times New Roman" w:hAnsi="Times New Roman" w:cs="Times New Roman"/>
          </w:rPr>
          <w:t>r</w:t>
        </w:r>
      </w:ins>
      <w:ins w:id="441" w:author="Emeson Santos" w:date="2019-08-15T11:31:00Z">
        <w:r w:rsidR="007119AE" w:rsidRPr="00ED42D7">
          <w:rPr>
            <w:rFonts w:ascii="Times New Roman" w:hAnsi="Times New Roman" w:cs="Times New Roman"/>
            <w:rPrChange w:id="442" w:author="Emeson Santos" w:date="2019-08-15T18:33:00Z">
              <w:rPr>
                <w:rFonts w:ascii="Times New Roman" w:hAnsi="Times New Roman" w:cs="Times New Roman"/>
                <w:color w:val="FF0000"/>
                <w:sz w:val="24"/>
                <w:szCs w:val="24"/>
              </w:rPr>
            </w:rPrChange>
          </w:rPr>
          <w:t xml:space="preserve"> </w:t>
        </w:r>
        <w:r w:rsidR="009E5637" w:rsidRPr="00ED42D7">
          <w:rPr>
            <w:rFonts w:ascii="Times New Roman" w:hAnsi="Times New Roman" w:cs="Times New Roman"/>
            <w:rPrChange w:id="443" w:author="Emeson Santos" w:date="2019-08-15T18:33:00Z">
              <w:rPr>
                <w:rFonts w:ascii="Times New Roman" w:hAnsi="Times New Roman" w:cs="Times New Roman"/>
                <w:color w:val="FF0000"/>
                <w:sz w:val="24"/>
                <w:szCs w:val="24"/>
              </w:rPr>
            </w:rPrChange>
          </w:rPr>
          <w:t xml:space="preserve">perda de tempo, </w:t>
        </w:r>
      </w:ins>
      <w:ins w:id="444" w:author="Emeson Santos" w:date="2019-08-15T11:32:00Z">
        <w:r w:rsidR="009E5637" w:rsidRPr="00ED42D7">
          <w:rPr>
            <w:rFonts w:ascii="Times New Roman" w:hAnsi="Times New Roman" w:cs="Times New Roman"/>
            <w:rPrChange w:id="445" w:author="Emeson Santos" w:date="2019-08-15T18:33:00Z">
              <w:rPr>
                <w:rFonts w:ascii="Times New Roman" w:hAnsi="Times New Roman" w:cs="Times New Roman"/>
                <w:color w:val="FF0000"/>
                <w:sz w:val="24"/>
                <w:szCs w:val="24"/>
              </w:rPr>
            </w:rPrChange>
          </w:rPr>
          <w:t>repetição de tarefas, desmotivação  e baixa produtividade</w:t>
        </w:r>
      </w:ins>
      <w:ins w:id="446" w:author="Emeson Santos" w:date="2019-08-15T11:33:00Z">
        <w:r w:rsidR="009E5637" w:rsidRPr="00ED42D7">
          <w:rPr>
            <w:rFonts w:ascii="Times New Roman" w:hAnsi="Times New Roman" w:cs="Times New Roman"/>
            <w:rPrChange w:id="447" w:author="Emeson Santos" w:date="2019-08-15T18:33:00Z">
              <w:rPr>
                <w:rFonts w:ascii="Times New Roman" w:hAnsi="Times New Roman" w:cs="Times New Roman"/>
                <w:color w:val="FF0000"/>
                <w:sz w:val="24"/>
                <w:szCs w:val="24"/>
              </w:rPr>
            </w:rPrChange>
          </w:rPr>
          <w:t>.</w:t>
        </w:r>
      </w:ins>
      <w:ins w:id="448" w:author="Emeson Santos" w:date="2019-08-15T11:30:00Z">
        <w:r w:rsidR="007119AE" w:rsidRPr="00ED42D7">
          <w:rPr>
            <w:rFonts w:ascii="Times New Roman" w:hAnsi="Times New Roman" w:cs="Times New Roman"/>
            <w:rPrChange w:id="449" w:author="Emeson Santos" w:date="2019-08-15T18:33:00Z">
              <w:rPr>
                <w:rFonts w:ascii="Times New Roman" w:hAnsi="Times New Roman" w:cs="Times New Roman"/>
                <w:color w:val="FF0000"/>
                <w:sz w:val="24"/>
                <w:szCs w:val="24"/>
              </w:rPr>
            </w:rPrChange>
          </w:rPr>
          <w:t xml:space="preserve"> </w:t>
        </w:r>
      </w:ins>
      <w:ins w:id="450" w:author="Emeson Santos" w:date="2019-08-15T11:34:00Z">
        <w:r w:rsidR="00A8651F" w:rsidRPr="00ED42D7">
          <w:rPr>
            <w:rFonts w:ascii="Times New Roman" w:hAnsi="Times New Roman" w:cs="Times New Roman"/>
            <w:rPrChange w:id="451" w:author="Emeson Santos" w:date="2019-08-15T18:33:00Z">
              <w:rPr>
                <w:rFonts w:ascii="Times New Roman" w:hAnsi="Times New Roman" w:cs="Times New Roman"/>
                <w:color w:val="FF0000"/>
                <w:sz w:val="24"/>
                <w:szCs w:val="24"/>
              </w:rPr>
            </w:rPrChange>
          </w:rPr>
          <w:t>Logo</w:t>
        </w:r>
      </w:ins>
      <w:ins w:id="452" w:author="Emeson Santos" w:date="2019-08-15T11:35:00Z">
        <w:r w:rsidR="00A8651F" w:rsidRPr="00ED42D7">
          <w:rPr>
            <w:rFonts w:ascii="Times New Roman" w:hAnsi="Times New Roman" w:cs="Times New Roman"/>
            <w:rPrChange w:id="453" w:author="Emeson Santos" w:date="2019-08-15T18:33:00Z">
              <w:rPr>
                <w:rFonts w:ascii="Times New Roman" w:hAnsi="Times New Roman" w:cs="Times New Roman"/>
                <w:color w:val="FF0000"/>
                <w:sz w:val="24"/>
                <w:szCs w:val="24"/>
              </w:rPr>
            </w:rPrChange>
          </w:rPr>
          <w:t>,</w:t>
        </w:r>
      </w:ins>
      <w:ins w:id="454" w:author="Emeson Santos" w:date="2019-08-15T11:34:00Z">
        <w:r w:rsidR="00A8651F" w:rsidRPr="00ED42D7">
          <w:rPr>
            <w:rFonts w:ascii="Times New Roman" w:hAnsi="Times New Roman" w:cs="Times New Roman"/>
            <w:rPrChange w:id="455" w:author="Emeson Santos" w:date="2019-08-15T18:33:00Z">
              <w:rPr>
                <w:rFonts w:ascii="Times New Roman" w:hAnsi="Times New Roman" w:cs="Times New Roman"/>
                <w:color w:val="FF0000"/>
                <w:sz w:val="24"/>
                <w:szCs w:val="24"/>
              </w:rPr>
            </w:rPrChange>
          </w:rPr>
          <w:t xml:space="preserve"> os envolvidos devem estar a par de como funciona todos os processos da organização</w:t>
        </w:r>
      </w:ins>
      <w:ins w:id="456" w:author="Emeson Santos" w:date="2019-08-15T22:05:00Z">
        <w:r w:rsidR="00FB496E">
          <w:rPr>
            <w:rFonts w:ascii="Times New Roman" w:hAnsi="Times New Roman" w:cs="Times New Roman"/>
          </w:rPr>
          <w:t>, onde se inicia o processo onde finaliza o processo e se esse</w:t>
        </w:r>
      </w:ins>
      <w:ins w:id="457" w:author="Emeson Santos" w:date="2019-08-15T22:34:00Z">
        <w:r w:rsidR="005E0226">
          <w:rPr>
            <w:rFonts w:ascii="Times New Roman" w:hAnsi="Times New Roman" w:cs="Times New Roman"/>
          </w:rPr>
          <w:t xml:space="preserve"> </w:t>
        </w:r>
      </w:ins>
      <w:ins w:id="458" w:author="Emeson Santos" w:date="2019-08-15T22:05:00Z">
        <w:r w:rsidR="00FB496E">
          <w:rPr>
            <w:rFonts w:ascii="Times New Roman" w:hAnsi="Times New Roman" w:cs="Times New Roman"/>
          </w:rPr>
          <w:t>passa p</w:t>
        </w:r>
      </w:ins>
      <w:ins w:id="459" w:author="Emeson Santos" w:date="2019-08-15T22:06:00Z">
        <w:r w:rsidR="00FB496E">
          <w:rPr>
            <w:rFonts w:ascii="Times New Roman" w:hAnsi="Times New Roman" w:cs="Times New Roman"/>
          </w:rPr>
          <w:t>elo setor especifico do envolvido</w:t>
        </w:r>
      </w:ins>
      <w:ins w:id="460" w:author="Emeson Santos" w:date="2019-08-15T11:34:00Z">
        <w:r w:rsidR="00A8651F" w:rsidRPr="00ED42D7">
          <w:rPr>
            <w:rFonts w:ascii="Times New Roman" w:hAnsi="Times New Roman" w:cs="Times New Roman"/>
            <w:rPrChange w:id="461" w:author="Emeson Santos" w:date="2019-08-15T18:33:00Z">
              <w:rPr>
                <w:rFonts w:ascii="Times New Roman" w:hAnsi="Times New Roman" w:cs="Times New Roman"/>
                <w:color w:val="FF0000"/>
                <w:sz w:val="24"/>
                <w:szCs w:val="24"/>
              </w:rPr>
            </w:rPrChange>
          </w:rPr>
          <w:t>.</w:t>
        </w:r>
      </w:ins>
      <w:commentRangeEnd w:id="389"/>
      <w:ins w:id="462" w:author="Emeson Santos" w:date="2019-08-15T22:06:00Z">
        <w:r w:rsidR="00FB496E">
          <w:rPr>
            <w:rFonts w:ascii="Times New Roman" w:hAnsi="Times New Roman" w:cs="Times New Roman"/>
          </w:rPr>
          <w:t xml:space="preserve"> Tendo os envolvidos uma visão mais a</w:t>
        </w:r>
      </w:ins>
      <w:ins w:id="463" w:author="Emeson Santos" w:date="2019-08-15T22:07:00Z">
        <w:r w:rsidR="00FB496E">
          <w:rPr>
            <w:rFonts w:ascii="Times New Roman" w:hAnsi="Times New Roman" w:cs="Times New Roman"/>
          </w:rPr>
          <w:t xml:space="preserve">berta dos processos </w:t>
        </w:r>
      </w:ins>
      <w:ins w:id="464" w:author="Emeson Santos" w:date="2019-08-15T22:08:00Z">
        <w:r w:rsidR="00FB496E">
          <w:rPr>
            <w:rFonts w:ascii="Times New Roman" w:hAnsi="Times New Roman" w:cs="Times New Roman"/>
          </w:rPr>
          <w:t>será</w:t>
        </w:r>
      </w:ins>
      <w:ins w:id="465" w:author="Emeson Santos" w:date="2019-08-15T22:07:00Z">
        <w:r w:rsidR="00FB496E">
          <w:rPr>
            <w:rFonts w:ascii="Times New Roman" w:hAnsi="Times New Roman" w:cs="Times New Roman"/>
          </w:rPr>
          <w:t xml:space="preserve"> perceptível que cada </w:t>
        </w:r>
      </w:ins>
      <w:ins w:id="466" w:author="Emeson Santos" w:date="2019-08-15T22:11:00Z">
        <w:r w:rsidR="00834ECB">
          <w:rPr>
            <w:rFonts w:ascii="Times New Roman" w:hAnsi="Times New Roman" w:cs="Times New Roman"/>
          </w:rPr>
          <w:t>atividade, seja</w:t>
        </w:r>
      </w:ins>
      <w:ins w:id="467" w:author="Emeson Santos" w:date="2019-08-15T22:08:00Z">
        <w:r w:rsidR="00FB496E">
          <w:rPr>
            <w:rFonts w:ascii="Times New Roman" w:hAnsi="Times New Roman" w:cs="Times New Roman"/>
          </w:rPr>
          <w:t xml:space="preserve"> ela interna o exter</w:t>
        </w:r>
      </w:ins>
      <w:ins w:id="468" w:author="Emeson Santos" w:date="2019-08-15T18:31:00Z">
        <w:r w:rsidR="00ED42D7" w:rsidRPr="00ED42D7">
          <w:rPr>
            <w:rStyle w:val="Refdecomentrio"/>
          </w:rPr>
          <w:commentReference w:id="389"/>
        </w:r>
      </w:ins>
      <w:ins w:id="469" w:author="Emeson Santos" w:date="2019-08-15T22:08:00Z">
        <w:r w:rsidR="00FB496E">
          <w:rPr>
            <w:rFonts w:ascii="Times New Roman" w:hAnsi="Times New Roman" w:cs="Times New Roman"/>
          </w:rPr>
          <w:t xml:space="preserve">na, tem </w:t>
        </w:r>
      </w:ins>
      <w:ins w:id="470" w:author="Emeson Santos" w:date="2019-08-15T22:09:00Z">
        <w:r w:rsidR="00FB496E">
          <w:rPr>
            <w:rFonts w:ascii="Times New Roman" w:hAnsi="Times New Roman" w:cs="Times New Roman"/>
          </w:rPr>
          <w:t>uma ligação seja para outra atividade</w:t>
        </w:r>
      </w:ins>
      <w:ins w:id="471" w:author="Emeson Santos" w:date="2019-08-15T22:35:00Z">
        <w:r w:rsidR="005E0226">
          <w:rPr>
            <w:rFonts w:ascii="Times New Roman" w:hAnsi="Times New Roman" w:cs="Times New Roman"/>
          </w:rPr>
          <w:t xml:space="preserve"> ou </w:t>
        </w:r>
      </w:ins>
      <w:ins w:id="472" w:author="Emeson Santos" w:date="2019-08-15T22:09:00Z">
        <w:r w:rsidR="00FB496E">
          <w:rPr>
            <w:rFonts w:ascii="Times New Roman" w:hAnsi="Times New Roman" w:cs="Times New Roman"/>
          </w:rPr>
          <w:t>outro processo</w:t>
        </w:r>
      </w:ins>
      <w:ins w:id="473" w:author="Emeson Santos" w:date="2019-08-15T22:10:00Z">
        <w:r w:rsidR="00FB496E">
          <w:rPr>
            <w:rFonts w:ascii="Times New Roman" w:hAnsi="Times New Roman" w:cs="Times New Roman"/>
          </w:rPr>
          <w:t>.</w:t>
        </w:r>
      </w:ins>
      <w:ins w:id="474" w:author="Emeson Santos" w:date="2019-08-15T22:08:00Z">
        <w:r w:rsidR="00FB496E">
          <w:rPr>
            <w:rFonts w:ascii="Times New Roman" w:hAnsi="Times New Roman" w:cs="Times New Roman"/>
          </w:rPr>
          <w:t xml:space="preserve"> </w:t>
        </w:r>
      </w:ins>
    </w:p>
    <w:p w14:paraId="3B0F516A" w14:textId="77777777" w:rsidR="007001C1" w:rsidRPr="00ED42D7" w:rsidRDefault="007001C1">
      <w:pPr>
        <w:pStyle w:val="PargrafodaLista"/>
        <w:ind w:left="0" w:firstLine="708"/>
        <w:jc w:val="both"/>
        <w:rPr>
          <w:ins w:id="475" w:author="Emeson Santos" w:date="2019-08-15T18:52:00Z"/>
          <w:rFonts w:ascii="Times New Roman" w:hAnsi="Times New Roman" w:cs="Times New Roman"/>
        </w:rPr>
        <w:pPrChange w:id="476" w:author="Emeson Santos" w:date="2019-08-15T22:03:00Z">
          <w:pPr>
            <w:ind w:firstLine="444"/>
            <w:jc w:val="both"/>
          </w:pPr>
        </w:pPrChange>
      </w:pPr>
    </w:p>
    <w:p w14:paraId="3127E936" w14:textId="7B1BD090" w:rsidR="00B7786C" w:rsidRPr="0041273F" w:rsidRDefault="00B7786C">
      <w:pPr>
        <w:ind w:firstLine="708"/>
        <w:jc w:val="both"/>
        <w:rPr>
          <w:rFonts w:ascii="Times New Roman" w:hAnsi="Times New Roman" w:cs="Times New Roman"/>
          <w:sz w:val="24"/>
          <w:szCs w:val="24"/>
        </w:rPr>
        <w:pPrChange w:id="477" w:author="Emeson Santos" w:date="2019-08-15T21:55:00Z">
          <w:pPr>
            <w:ind w:firstLine="720"/>
            <w:jc w:val="both"/>
          </w:pPr>
        </w:pPrChange>
      </w:pPr>
      <w:commentRangeStart w:id="478"/>
      <w:del w:id="479" w:author="Emeson Santos" w:date="2019-08-15T18:52:00Z">
        <w:r w:rsidRPr="00B7786C" w:rsidDel="007001C1">
          <w:rPr>
            <w:rFonts w:ascii="Times New Roman" w:hAnsi="Times New Roman" w:cs="Times New Roman"/>
            <w:sz w:val="24"/>
            <w:szCs w:val="24"/>
          </w:rPr>
          <w:delText xml:space="preserve"> </w:delText>
        </w:r>
        <w:commentRangeStart w:id="480"/>
        <w:r w:rsidRPr="00ED42D7" w:rsidDel="007001C1">
          <w:rPr>
            <w:rFonts w:ascii="Times New Roman" w:hAnsi="Times New Roman" w:cs="Times New Roman"/>
            <w:color w:val="FF0000"/>
            <w:sz w:val="24"/>
            <w:szCs w:val="24"/>
            <w:rPrChange w:id="481" w:author="Emeson Santos" w:date="2019-08-15T18:35:00Z">
              <w:rPr>
                <w:rFonts w:ascii="Times New Roman" w:hAnsi="Times New Roman" w:cs="Times New Roman"/>
                <w:sz w:val="24"/>
                <w:szCs w:val="24"/>
              </w:rPr>
            </w:rPrChange>
          </w:rPr>
          <w:delText xml:space="preserve">As dificuldades sobre os processos organizacionais são grandes e diversas, os processos tem que está bem documentados, ter claro as fronteiras (inícios e fim) e seu objetivos. </w:delText>
        </w:r>
        <w:r w:rsidRPr="007001C1" w:rsidDel="007001C1">
          <w:rPr>
            <w:rFonts w:ascii="Times New Roman" w:hAnsi="Times New Roman" w:cs="Times New Roman"/>
            <w:color w:val="FF0000"/>
            <w:sz w:val="24"/>
            <w:szCs w:val="24"/>
            <w:highlight w:val="yellow"/>
            <w:rPrChange w:id="482" w:author="Emeson Santos" w:date="2019-08-15T18:46:00Z">
              <w:rPr>
                <w:rFonts w:ascii="Times New Roman" w:hAnsi="Times New Roman" w:cs="Times New Roman"/>
                <w:sz w:val="24"/>
                <w:szCs w:val="24"/>
              </w:rPr>
            </w:rPrChange>
          </w:rPr>
          <w:delText>Entre as organizações tem havido uma tendência por estruturar a gestão em torno de processos, ao invés da tradicional estrutura funcional.</w:delText>
        </w:r>
        <w:r w:rsidRPr="00ED42D7" w:rsidDel="007001C1">
          <w:rPr>
            <w:rFonts w:ascii="Times New Roman" w:hAnsi="Times New Roman" w:cs="Times New Roman"/>
            <w:color w:val="FF0000"/>
            <w:sz w:val="24"/>
            <w:szCs w:val="24"/>
            <w:rPrChange w:id="483" w:author="Emeson Santos" w:date="2019-08-15T18:35:00Z">
              <w:rPr>
                <w:rFonts w:ascii="Times New Roman" w:hAnsi="Times New Roman" w:cs="Times New Roman"/>
                <w:sz w:val="24"/>
                <w:szCs w:val="24"/>
              </w:rPr>
            </w:rPrChange>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484"/>
        <w:r w:rsidRPr="00ED42D7" w:rsidDel="007001C1">
          <w:rPr>
            <w:rFonts w:ascii="Times New Roman" w:hAnsi="Times New Roman" w:cs="Times New Roman"/>
            <w:color w:val="FF0000"/>
            <w:sz w:val="24"/>
            <w:szCs w:val="24"/>
            <w:rPrChange w:id="485" w:author="Emeson Santos" w:date="2019-08-15T18:35:00Z">
              <w:rPr>
                <w:rFonts w:ascii="Times New Roman" w:hAnsi="Times New Roman" w:cs="Times New Roman"/>
                <w:sz w:val="24"/>
                <w:szCs w:val="24"/>
              </w:rPr>
            </w:rPrChange>
          </w:rPr>
          <w:delText>MÜCKENBERGER; TOGASHI; PÁDUA; MIURA, 2012, p. 2).</w:delText>
        </w:r>
        <w:commentRangeEnd w:id="484"/>
        <w:r w:rsidRPr="00ED42D7" w:rsidDel="007001C1">
          <w:rPr>
            <w:rStyle w:val="Refdecomentrio"/>
            <w:rFonts w:ascii="Times New Roman" w:hAnsi="Times New Roman" w:cs="Times New Roman"/>
            <w:color w:val="FF0000"/>
            <w:sz w:val="24"/>
            <w:szCs w:val="24"/>
            <w:rPrChange w:id="486" w:author="Emeson Santos" w:date="2019-08-15T18:35:00Z">
              <w:rPr>
                <w:rStyle w:val="Refdecomentrio"/>
                <w:rFonts w:ascii="Times New Roman" w:hAnsi="Times New Roman" w:cs="Times New Roman"/>
                <w:sz w:val="24"/>
                <w:szCs w:val="24"/>
              </w:rPr>
            </w:rPrChange>
          </w:rPr>
          <w:commentReference w:id="484"/>
        </w:r>
      </w:del>
      <w:commentRangeEnd w:id="480"/>
      <w:r w:rsidRPr="00ED42D7">
        <w:rPr>
          <w:rFonts w:ascii="Times New Roman" w:hAnsi="Times New Roman" w:cs="Times New Roman"/>
          <w:sz w:val="24"/>
          <w:szCs w:val="24"/>
          <w:rPrChange w:id="487" w:author="Emeson Santos" w:date="2019-08-15T18:35:00Z">
            <w:rPr>
              <w:rStyle w:val="Refdecomentrio"/>
            </w:rPr>
          </w:rPrChange>
        </w:rPr>
        <w:commentReference w:id="480"/>
      </w:r>
      <w:ins w:id="488" w:author="Emeson Santos" w:date="2019-08-15T18:37:00Z">
        <w:r w:rsidR="00E162F1">
          <w:rPr>
            <w:rFonts w:ascii="Times New Roman" w:hAnsi="Times New Roman" w:cs="Times New Roman"/>
            <w:sz w:val="24"/>
            <w:szCs w:val="24"/>
          </w:rPr>
          <w:t>Os processos organiza</w:t>
        </w:r>
      </w:ins>
      <w:ins w:id="489" w:author="Emeson Santos" w:date="2019-08-15T18:38:00Z">
        <w:r w:rsidR="00E162F1">
          <w:rPr>
            <w:rFonts w:ascii="Times New Roman" w:hAnsi="Times New Roman" w:cs="Times New Roman"/>
            <w:sz w:val="24"/>
            <w:szCs w:val="24"/>
          </w:rPr>
          <w:t xml:space="preserve">cionais </w:t>
        </w:r>
      </w:ins>
      <w:ins w:id="490" w:author="Emeson Santos" w:date="2019-08-15T18:39:00Z">
        <w:r w:rsidR="00E162F1">
          <w:rPr>
            <w:rFonts w:ascii="Times New Roman" w:hAnsi="Times New Roman" w:cs="Times New Roman"/>
            <w:sz w:val="24"/>
            <w:szCs w:val="24"/>
          </w:rPr>
          <w:t>podem apresentar enumeras dificuldades</w:t>
        </w:r>
      </w:ins>
      <w:ins w:id="491" w:author="Emeson Santos" w:date="2019-08-15T18:42:00Z">
        <w:r w:rsidR="00E162F1">
          <w:rPr>
            <w:rFonts w:ascii="Times New Roman" w:hAnsi="Times New Roman" w:cs="Times New Roman"/>
            <w:sz w:val="24"/>
            <w:szCs w:val="24"/>
          </w:rPr>
          <w:t xml:space="preserve">, </w:t>
        </w:r>
      </w:ins>
      <w:ins w:id="492" w:author="Emeson Santos" w:date="2019-08-15T22:10:00Z">
        <w:r w:rsidR="00FB496E">
          <w:rPr>
            <w:rFonts w:ascii="Times New Roman" w:hAnsi="Times New Roman" w:cs="Times New Roman"/>
            <w:sz w:val="24"/>
            <w:szCs w:val="24"/>
          </w:rPr>
          <w:t>os processos devem</w:t>
        </w:r>
      </w:ins>
      <w:ins w:id="493" w:author="Emeson Santos" w:date="2019-08-15T19:53:00Z">
        <w:r w:rsidR="000056E4">
          <w:rPr>
            <w:rFonts w:ascii="Times New Roman" w:hAnsi="Times New Roman" w:cs="Times New Roman"/>
            <w:sz w:val="24"/>
            <w:szCs w:val="24"/>
          </w:rPr>
          <w:t xml:space="preserve"> </w:t>
        </w:r>
      </w:ins>
      <w:ins w:id="494" w:author="Emeson Santos" w:date="2019-08-15T18:42:00Z">
        <w:r w:rsidR="00E162F1">
          <w:rPr>
            <w:rFonts w:ascii="Times New Roman" w:hAnsi="Times New Roman" w:cs="Times New Roman"/>
            <w:sz w:val="24"/>
            <w:szCs w:val="24"/>
          </w:rPr>
          <w:t>te</w:t>
        </w:r>
      </w:ins>
      <w:ins w:id="495" w:author="Emeson Santos" w:date="2019-08-15T22:10:00Z">
        <w:r w:rsidR="00FB496E">
          <w:rPr>
            <w:rFonts w:ascii="Times New Roman" w:hAnsi="Times New Roman" w:cs="Times New Roman"/>
            <w:sz w:val="24"/>
            <w:szCs w:val="24"/>
          </w:rPr>
          <w:t>r</w:t>
        </w:r>
      </w:ins>
      <w:ins w:id="496" w:author="Emeson Santos" w:date="2019-08-15T18:43:00Z">
        <w:r w:rsidR="00E162F1">
          <w:rPr>
            <w:rFonts w:ascii="Times New Roman" w:hAnsi="Times New Roman" w:cs="Times New Roman"/>
            <w:sz w:val="24"/>
            <w:szCs w:val="24"/>
          </w:rPr>
          <w:t xml:space="preserve"> bastante clareza, estar bem documentados, s</w:t>
        </w:r>
      </w:ins>
      <w:ins w:id="497" w:author="Emeson Santos" w:date="2019-08-15T18:45:00Z">
        <w:r w:rsidR="00E162F1">
          <w:rPr>
            <w:rFonts w:ascii="Times New Roman" w:hAnsi="Times New Roman" w:cs="Times New Roman"/>
            <w:sz w:val="24"/>
            <w:szCs w:val="24"/>
          </w:rPr>
          <w:t>a</w:t>
        </w:r>
      </w:ins>
      <w:ins w:id="498" w:author="Emeson Santos" w:date="2019-08-15T18:43:00Z">
        <w:r w:rsidR="00E162F1">
          <w:rPr>
            <w:rFonts w:ascii="Times New Roman" w:hAnsi="Times New Roman" w:cs="Times New Roman"/>
            <w:sz w:val="24"/>
            <w:szCs w:val="24"/>
          </w:rPr>
          <w:t xml:space="preserve">ber onde </w:t>
        </w:r>
      </w:ins>
      <w:ins w:id="499" w:author="Emeson Santos" w:date="2019-08-15T18:44:00Z">
        <w:r w:rsidR="00E162F1">
          <w:rPr>
            <w:rFonts w:ascii="Times New Roman" w:hAnsi="Times New Roman" w:cs="Times New Roman"/>
            <w:sz w:val="24"/>
            <w:szCs w:val="24"/>
          </w:rPr>
          <w:t>começa um processo e onde o mesmo é finalizado, de onde veio e para onde vai</w:t>
        </w:r>
      </w:ins>
      <w:ins w:id="500" w:author="Emeson Santos" w:date="2019-08-15T22:10:00Z">
        <w:r w:rsidR="00FB496E">
          <w:rPr>
            <w:rFonts w:ascii="Times New Roman" w:hAnsi="Times New Roman" w:cs="Times New Roman"/>
            <w:sz w:val="24"/>
            <w:szCs w:val="24"/>
          </w:rPr>
          <w:t>,</w:t>
        </w:r>
      </w:ins>
      <w:ins w:id="501" w:author="Emeson Santos" w:date="2019-08-15T18:44:00Z">
        <w:r w:rsidR="00E162F1">
          <w:rPr>
            <w:rFonts w:ascii="Times New Roman" w:hAnsi="Times New Roman" w:cs="Times New Roman"/>
            <w:sz w:val="24"/>
            <w:szCs w:val="24"/>
          </w:rPr>
          <w:t xml:space="preserve"> </w:t>
        </w:r>
      </w:ins>
      <w:ins w:id="502" w:author="Emeson Santos" w:date="2019-08-15T18:45:00Z">
        <w:r w:rsidR="00E162F1">
          <w:rPr>
            <w:rFonts w:ascii="Times New Roman" w:hAnsi="Times New Roman" w:cs="Times New Roman"/>
            <w:sz w:val="24"/>
            <w:szCs w:val="24"/>
          </w:rPr>
          <w:t>atendendo o objetivo do processo de negócio.</w:t>
        </w:r>
      </w:ins>
      <w:ins w:id="503" w:author="Emeson Santos" w:date="2019-08-15T18:46:00Z">
        <w:r w:rsidR="007001C1">
          <w:rPr>
            <w:rFonts w:ascii="Times New Roman" w:hAnsi="Times New Roman" w:cs="Times New Roman"/>
            <w:sz w:val="24"/>
            <w:szCs w:val="24"/>
          </w:rPr>
          <w:t xml:space="preserve"> </w:t>
        </w:r>
      </w:ins>
      <w:ins w:id="504" w:author="Emeson Santos" w:date="2019-08-15T18:52:00Z">
        <w:r w:rsidR="007001C1">
          <w:rPr>
            <w:rFonts w:ascii="Times New Roman" w:hAnsi="Times New Roman" w:cs="Times New Roman"/>
            <w:sz w:val="24"/>
            <w:szCs w:val="24"/>
          </w:rPr>
          <w:t>As organizações vêm</w:t>
        </w:r>
      </w:ins>
      <w:ins w:id="505" w:author="Emeson Santos" w:date="2019-08-15T18:46:00Z">
        <w:r w:rsidR="007001C1">
          <w:rPr>
            <w:rFonts w:ascii="Times New Roman" w:hAnsi="Times New Roman" w:cs="Times New Roman"/>
            <w:sz w:val="24"/>
            <w:szCs w:val="24"/>
          </w:rPr>
          <w:t xml:space="preserve"> sofrendo algumas mudan</w:t>
        </w:r>
      </w:ins>
      <w:ins w:id="506" w:author="Emeson Santos" w:date="2019-08-15T18:47:00Z">
        <w:r w:rsidR="007001C1">
          <w:rPr>
            <w:rFonts w:ascii="Times New Roman" w:hAnsi="Times New Roman" w:cs="Times New Roman"/>
            <w:sz w:val="24"/>
            <w:szCs w:val="24"/>
          </w:rPr>
          <w:t>ças em torno de sua gestão de processos</w:t>
        </w:r>
      </w:ins>
      <w:ins w:id="507" w:author="Emeson Santos" w:date="2019-08-15T18:48:00Z">
        <w:r w:rsidR="007001C1">
          <w:rPr>
            <w:rFonts w:ascii="Times New Roman" w:hAnsi="Times New Roman" w:cs="Times New Roman"/>
            <w:sz w:val="24"/>
            <w:szCs w:val="24"/>
          </w:rPr>
          <w:t>. Isso acontece por causa do aumento</w:t>
        </w:r>
      </w:ins>
      <w:ins w:id="508" w:author="Emeson Santos" w:date="2019-08-15T18:49:00Z">
        <w:r w:rsidR="007001C1">
          <w:rPr>
            <w:rFonts w:ascii="Times New Roman" w:hAnsi="Times New Roman" w:cs="Times New Roman"/>
            <w:sz w:val="24"/>
            <w:szCs w:val="24"/>
          </w:rPr>
          <w:t xml:space="preserve"> de encomenda dos produtos, necessidade de </w:t>
        </w:r>
      </w:ins>
      <w:ins w:id="509" w:author="Emeson Santos" w:date="2019-08-15T18:50:00Z">
        <w:r w:rsidR="007001C1">
          <w:rPr>
            <w:rFonts w:ascii="Times New Roman" w:hAnsi="Times New Roman" w:cs="Times New Roman"/>
            <w:sz w:val="24"/>
            <w:szCs w:val="24"/>
          </w:rPr>
          <w:t>uma comunicação mais rápida ajudando na tomada de decisão, adaptação as</w:t>
        </w:r>
      </w:ins>
      <w:ins w:id="510" w:author="Emeson Santos" w:date="2019-08-15T18:51:00Z">
        <w:r w:rsidR="007001C1">
          <w:rPr>
            <w:rFonts w:ascii="Times New Roman" w:hAnsi="Times New Roman" w:cs="Times New Roman"/>
            <w:sz w:val="24"/>
            <w:szCs w:val="24"/>
          </w:rPr>
          <w:t xml:space="preserve"> mudanças e aumento da concorrência, assim confirma</w:t>
        </w:r>
      </w:ins>
      <w:ins w:id="511" w:author="Emeson Santos" w:date="2019-08-15T18:47:00Z">
        <w:r w:rsidR="007001C1">
          <w:rPr>
            <w:rFonts w:ascii="Times New Roman" w:hAnsi="Times New Roman" w:cs="Times New Roman"/>
            <w:sz w:val="24"/>
            <w:szCs w:val="24"/>
          </w:rPr>
          <w:t xml:space="preserve"> </w:t>
        </w:r>
      </w:ins>
      <w:ins w:id="512" w:author="Emeson Santos" w:date="2019-08-15T18:51:00Z">
        <w:r w:rsidR="007001C1" w:rsidRPr="00836698">
          <w:rPr>
            <w:rFonts w:ascii="Times New Roman" w:hAnsi="Times New Roman" w:cs="Times New Roman"/>
            <w:sz w:val="24"/>
            <w:szCs w:val="24"/>
            <w:rPrChange w:id="513" w:author="Emeson Santos" w:date="2019-08-15T22:45:00Z">
              <w:rPr>
                <w:rFonts w:ascii="Times New Roman" w:hAnsi="Times New Roman" w:cs="Times New Roman"/>
                <w:color w:val="FF0000"/>
                <w:sz w:val="24"/>
                <w:szCs w:val="24"/>
              </w:rPr>
            </w:rPrChange>
          </w:rPr>
          <w:t>(</w:t>
        </w:r>
      </w:ins>
      <w:ins w:id="514" w:author="Emeson Santos" w:date="2019-08-15T22:42:00Z">
        <w:r w:rsidR="000218E0" w:rsidRPr="00836698">
          <w:rPr>
            <w:rFonts w:ascii="Times New Roman" w:hAnsi="Times New Roman" w:cs="Times New Roman"/>
            <w:sz w:val="20"/>
            <w:szCs w:val="20"/>
            <w:shd w:val="clear" w:color="auto" w:fill="FFFFFF"/>
            <w:rPrChange w:id="515" w:author="Emeson Santos" w:date="2019-08-15T22:45:00Z">
              <w:rPr>
                <w:sz w:val="20"/>
                <w:szCs w:val="20"/>
                <w:shd w:val="clear" w:color="auto" w:fill="FFFFFF"/>
              </w:rPr>
            </w:rPrChange>
          </w:rPr>
          <w:t>MÜCKENBERGER, Everson et al</w:t>
        </w:r>
      </w:ins>
      <w:commentRangeStart w:id="516"/>
      <w:commentRangeStart w:id="517"/>
      <w:ins w:id="518" w:author="Emeson Santos" w:date="2019-08-15T18:51:00Z">
        <w:r w:rsidR="007001C1" w:rsidRPr="00836698">
          <w:rPr>
            <w:rFonts w:ascii="Times New Roman" w:hAnsi="Times New Roman" w:cs="Times New Roman"/>
            <w:sz w:val="24"/>
            <w:szCs w:val="24"/>
            <w:rPrChange w:id="519" w:author="Emeson Santos" w:date="2019-08-15T22:45:00Z">
              <w:rPr>
                <w:rFonts w:ascii="Times New Roman" w:hAnsi="Times New Roman" w:cs="Times New Roman"/>
                <w:color w:val="FF0000"/>
                <w:sz w:val="24"/>
                <w:szCs w:val="24"/>
              </w:rPr>
            </w:rPrChange>
          </w:rPr>
          <w:t>,</w:t>
        </w:r>
      </w:ins>
      <w:ins w:id="520" w:author="Emeson Santos" w:date="2019-08-15T22:43:00Z">
        <w:r w:rsidR="000218E0" w:rsidRPr="00836698">
          <w:rPr>
            <w:rFonts w:ascii="Times New Roman" w:hAnsi="Times New Roman" w:cs="Times New Roman"/>
            <w:sz w:val="24"/>
            <w:szCs w:val="24"/>
          </w:rPr>
          <w:t xml:space="preserve"> 2013,</w:t>
        </w:r>
      </w:ins>
      <w:ins w:id="521" w:author="Emeson Santos" w:date="2019-08-15T18:51:00Z">
        <w:r w:rsidR="007001C1" w:rsidRPr="00836698">
          <w:rPr>
            <w:rFonts w:ascii="Times New Roman" w:hAnsi="Times New Roman" w:cs="Times New Roman"/>
            <w:sz w:val="24"/>
            <w:szCs w:val="24"/>
            <w:rPrChange w:id="522" w:author="Emeson Santos" w:date="2019-08-15T22:45:00Z">
              <w:rPr>
                <w:rFonts w:ascii="Times New Roman" w:hAnsi="Times New Roman" w:cs="Times New Roman"/>
                <w:color w:val="FF0000"/>
                <w:sz w:val="24"/>
                <w:szCs w:val="24"/>
              </w:rPr>
            </w:rPrChange>
          </w:rPr>
          <w:t xml:space="preserve"> p. 2).</w:t>
        </w:r>
        <w:commentRangeEnd w:id="516"/>
        <w:r w:rsidR="007001C1" w:rsidRPr="00836698">
          <w:rPr>
            <w:rStyle w:val="Refdecomentrio"/>
            <w:rFonts w:ascii="Times New Roman" w:hAnsi="Times New Roman" w:cs="Times New Roman"/>
            <w:sz w:val="24"/>
            <w:szCs w:val="24"/>
            <w:rPrChange w:id="523" w:author="Emeson Santos" w:date="2019-08-15T22:45:00Z">
              <w:rPr>
                <w:rStyle w:val="Refdecomentrio"/>
                <w:rFonts w:ascii="Times New Roman" w:hAnsi="Times New Roman" w:cs="Times New Roman"/>
                <w:color w:val="FF0000"/>
                <w:sz w:val="24"/>
                <w:szCs w:val="24"/>
              </w:rPr>
            </w:rPrChange>
          </w:rPr>
          <w:commentReference w:id="516"/>
        </w:r>
      </w:ins>
      <w:commentRangeEnd w:id="478"/>
      <w:commentRangeEnd w:id="517"/>
      <w:ins w:id="524" w:author="Emeson Santos" w:date="2019-08-15T22:44:00Z">
        <w:r w:rsidR="00836698" w:rsidRPr="00836698">
          <w:rPr>
            <w:rStyle w:val="Refdecomentrio"/>
            <w:rFonts w:ascii="Times New Roman" w:hAnsi="Times New Roman" w:cs="Times New Roman"/>
            <w:rPrChange w:id="525" w:author="Emeson Santos" w:date="2019-08-15T22:45:00Z">
              <w:rPr>
                <w:rStyle w:val="Refdecomentrio"/>
              </w:rPr>
            </w:rPrChange>
          </w:rPr>
          <w:commentReference w:id="517"/>
        </w:r>
      </w:ins>
      <w:ins w:id="526" w:author="Emeson Santos" w:date="2019-08-15T19:53:00Z">
        <w:r w:rsidR="000056E4">
          <w:rPr>
            <w:rStyle w:val="Refdecomentrio"/>
          </w:rPr>
          <w:commentReference w:id="478"/>
        </w:r>
      </w:ins>
    </w:p>
    <w:p w14:paraId="7CDFABF9" w14:textId="155DB41B" w:rsidR="004D4C37" w:rsidRPr="00FE6672" w:rsidRDefault="004D4C37" w:rsidP="004D4C37">
      <w:pPr>
        <w:ind w:firstLine="444"/>
        <w:jc w:val="both"/>
        <w:rPr>
          <w:rFonts w:ascii="Times New Roman" w:hAnsi="Times New Roman" w:cs="Times New Roman"/>
          <w:sz w:val="24"/>
          <w:szCs w:val="24"/>
        </w:rPr>
      </w:pPr>
    </w:p>
    <w:p w14:paraId="4EC63ED5" w14:textId="38E9D013" w:rsidR="00C43D3A" w:rsidDel="00834ECB" w:rsidRDefault="00C43D3A" w:rsidP="00834ECB">
      <w:pPr>
        <w:ind w:firstLine="708"/>
        <w:jc w:val="both"/>
        <w:rPr>
          <w:del w:id="527" w:author="Emeson Santos" w:date="2019-08-15T22:12:00Z"/>
          <w:rFonts w:ascii="Times New Roman" w:hAnsi="Times New Roman" w:cs="Times New Roman"/>
          <w:color w:val="FF0000"/>
          <w:sz w:val="24"/>
          <w:szCs w:val="24"/>
        </w:rPr>
      </w:pPr>
      <w:r w:rsidRPr="00C43D3A">
        <w:rPr>
          <w:rFonts w:ascii="Times New Roman" w:hAnsi="Times New Roman" w:cs="Times New Roman"/>
          <w:color w:val="FF0000"/>
          <w:sz w:val="24"/>
          <w:szCs w:val="24"/>
        </w:rPr>
        <w:t>(falar dos problemas nas organizações</w:t>
      </w:r>
      <w:r w:rsidR="00FA7348">
        <w:rPr>
          <w:rFonts w:ascii="Times New Roman" w:hAnsi="Times New Roman" w:cs="Times New Roman"/>
          <w:color w:val="FF0000"/>
          <w:sz w:val="24"/>
          <w:szCs w:val="24"/>
        </w:rPr>
        <w:t xml:space="preserve"> contextualizada como os problemas </w:t>
      </w:r>
      <w:r w:rsidR="00AB6090">
        <w:rPr>
          <w:rFonts w:ascii="Times New Roman" w:hAnsi="Times New Roman" w:cs="Times New Roman"/>
          <w:color w:val="FF0000"/>
          <w:sz w:val="24"/>
          <w:szCs w:val="24"/>
        </w:rPr>
        <w:t>acadêmicos</w:t>
      </w:r>
      <w:r w:rsidRPr="00C43D3A">
        <w:rPr>
          <w:rFonts w:ascii="Times New Roman" w:hAnsi="Times New Roman" w:cs="Times New Roman"/>
          <w:color w:val="FF0000"/>
          <w:sz w:val="24"/>
          <w:szCs w:val="24"/>
        </w:rPr>
        <w:t>)</w:t>
      </w:r>
    </w:p>
    <w:p w14:paraId="7CE04B94" w14:textId="77777777" w:rsidR="00834ECB" w:rsidRPr="00C43D3A" w:rsidRDefault="00834ECB" w:rsidP="004D4C37">
      <w:pPr>
        <w:ind w:firstLine="708"/>
        <w:jc w:val="both"/>
        <w:rPr>
          <w:ins w:id="528" w:author="Emeson Santos" w:date="2019-08-15T22:12:00Z"/>
          <w:rFonts w:ascii="Times New Roman" w:hAnsi="Times New Roman" w:cs="Times New Roman"/>
          <w:color w:val="FF0000"/>
          <w:sz w:val="24"/>
          <w:szCs w:val="24"/>
        </w:rPr>
      </w:pPr>
    </w:p>
    <w:p w14:paraId="182EBA86" w14:textId="77777777" w:rsidR="00FA7348" w:rsidDel="00834ECB" w:rsidRDefault="00FA7348" w:rsidP="004D4C37">
      <w:pPr>
        <w:ind w:firstLine="720"/>
        <w:jc w:val="both"/>
        <w:rPr>
          <w:del w:id="529" w:author="Emeson Santos" w:date="2019-08-15T22:12:00Z"/>
          <w:rFonts w:ascii="Times New Roman" w:hAnsi="Times New Roman" w:cs="Times New Roman"/>
          <w:sz w:val="24"/>
          <w:szCs w:val="24"/>
        </w:rPr>
      </w:pPr>
    </w:p>
    <w:p w14:paraId="17CC73DA" w14:textId="3575E648" w:rsidR="004D4C37" w:rsidRPr="00FE6672" w:rsidDel="00F87F83" w:rsidRDefault="004D4C37">
      <w:pPr>
        <w:jc w:val="both"/>
        <w:rPr>
          <w:del w:id="530" w:author="Emeson Santos" w:date="2019-08-15T21:10:00Z"/>
          <w:rFonts w:ascii="Times New Roman" w:hAnsi="Times New Roman" w:cs="Times New Roman"/>
          <w:sz w:val="24"/>
          <w:szCs w:val="24"/>
        </w:rPr>
        <w:pPrChange w:id="531" w:author="Emeson Santos" w:date="2019-08-15T22:12:00Z">
          <w:pPr>
            <w:ind w:firstLine="720"/>
            <w:jc w:val="both"/>
          </w:pPr>
        </w:pPrChange>
      </w:pPr>
      <w:commentRangeStart w:id="532"/>
      <w:commentRangeStart w:id="533"/>
      <w:del w:id="534" w:author="Emeson Santos" w:date="2019-08-15T22:12:00Z">
        <w:r w:rsidRPr="0010773B" w:rsidDel="00834ECB">
          <w:rPr>
            <w:rFonts w:ascii="Times New Roman" w:hAnsi="Times New Roman" w:cs="Times New Roman"/>
            <w:color w:val="FF0000"/>
            <w:sz w:val="24"/>
            <w:szCs w:val="24"/>
          </w:rPr>
          <w:delText>Quando uma organização tem vários processos por departamento e eles não se comunicam entre s</w:delText>
        </w:r>
      </w:del>
      <w:del w:id="535" w:author="Emeson Santos" w:date="2019-08-15T21:09:00Z">
        <w:r w:rsidRPr="0010773B" w:rsidDel="00092410">
          <w:rPr>
            <w:rFonts w:ascii="Times New Roman" w:hAnsi="Times New Roman" w:cs="Times New Roman"/>
            <w:color w:val="FF0000"/>
            <w:sz w:val="24"/>
            <w:szCs w:val="24"/>
          </w:rPr>
          <w:delText>e</w:delText>
        </w:r>
      </w:del>
      <w:del w:id="536" w:author="Emeson Santos" w:date="2019-08-15T22:12:00Z">
        <w:r w:rsidRPr="0010773B" w:rsidDel="00834ECB">
          <w:rPr>
            <w:rFonts w:ascii="Times New Roman" w:hAnsi="Times New Roman" w:cs="Times New Roman"/>
            <w:color w:val="FF0000"/>
            <w:sz w:val="24"/>
            <w:szCs w:val="24"/>
          </w:rPr>
          <w:delText>, pode</w:delText>
        </w:r>
      </w:del>
      <w:del w:id="537" w:author="Emeson Santos" w:date="2019-08-15T21:10:00Z">
        <w:r w:rsidRPr="0010773B" w:rsidDel="00092410">
          <w:rPr>
            <w:rFonts w:ascii="Times New Roman" w:hAnsi="Times New Roman" w:cs="Times New Roman"/>
            <w:color w:val="FF0000"/>
            <w:sz w:val="24"/>
            <w:szCs w:val="24"/>
          </w:rPr>
          <w:delText>m</w:delText>
        </w:r>
      </w:del>
      <w:del w:id="538" w:author="Emeson Santos" w:date="2019-08-15T22:12:00Z">
        <w:r w:rsidRPr="0010773B" w:rsidDel="00834ECB">
          <w:rPr>
            <w:rFonts w:ascii="Times New Roman" w:hAnsi="Times New Roman" w:cs="Times New Roman"/>
            <w:color w:val="FF0000"/>
            <w:sz w:val="24"/>
            <w:szCs w:val="24"/>
          </w:rPr>
          <w:delText xml:space="preserve"> gerar falhas na produção final dos produtos</w:delText>
        </w:r>
      </w:del>
      <w:del w:id="539" w:author="Emeson Santos" w:date="2019-08-15T21:10:00Z">
        <w:r w:rsidRPr="0010773B" w:rsidDel="00C112DC">
          <w:rPr>
            <w:rFonts w:ascii="Times New Roman" w:hAnsi="Times New Roman" w:cs="Times New Roman"/>
            <w:color w:val="FF0000"/>
            <w:sz w:val="24"/>
            <w:szCs w:val="24"/>
          </w:rPr>
          <w:delText>/</w:delText>
        </w:r>
      </w:del>
      <w:del w:id="540" w:author="Emeson Santos" w:date="2019-08-15T22:12:00Z">
        <w:r w:rsidRPr="0010773B" w:rsidDel="00834ECB">
          <w:rPr>
            <w:rFonts w:ascii="Times New Roman" w:hAnsi="Times New Roman" w:cs="Times New Roman"/>
            <w:color w:val="FF0000"/>
            <w:sz w:val="24"/>
            <w:szCs w:val="24"/>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532"/>
        <w:r w:rsidRPr="0010773B" w:rsidDel="00834ECB">
          <w:rPr>
            <w:rStyle w:val="Refdecomentrio"/>
            <w:rFonts w:ascii="Times New Roman" w:hAnsi="Times New Roman" w:cs="Times New Roman"/>
            <w:color w:val="FF0000"/>
            <w:sz w:val="24"/>
            <w:szCs w:val="24"/>
          </w:rPr>
          <w:commentReference w:id="532"/>
        </w:r>
        <w:commentRangeEnd w:id="533"/>
        <w:r w:rsidR="00B7786C" w:rsidDel="00834ECB">
          <w:rPr>
            <w:rStyle w:val="Refdecomentrio"/>
          </w:rPr>
          <w:commentReference w:id="533"/>
        </w:r>
      </w:del>
    </w:p>
    <w:p w14:paraId="05394D23" w14:textId="77777777" w:rsidR="00B7786C" w:rsidRDefault="00B7786C">
      <w:pPr>
        <w:ind w:firstLine="708"/>
        <w:jc w:val="both"/>
        <w:rPr>
          <w:rFonts w:ascii="Times New Roman" w:hAnsi="Times New Roman" w:cs="Times New Roman"/>
          <w:sz w:val="24"/>
          <w:szCs w:val="24"/>
        </w:rPr>
        <w:pPrChange w:id="541" w:author="Emeson Santos" w:date="2019-08-15T22:12:00Z">
          <w:pPr>
            <w:ind w:firstLine="720"/>
            <w:jc w:val="both"/>
          </w:pPr>
        </w:pPrChange>
      </w:pPr>
    </w:p>
    <w:p w14:paraId="6A8116C2" w14:textId="3C3230AE" w:rsidR="00824C17" w:rsidRDefault="00B7786C" w:rsidP="004D4C37">
      <w:pPr>
        <w:ind w:firstLine="720"/>
        <w:jc w:val="both"/>
        <w:rPr>
          <w:rFonts w:ascii="Times New Roman" w:hAnsi="Times New Roman" w:cs="Times New Roman"/>
          <w:sz w:val="24"/>
          <w:szCs w:val="24"/>
        </w:rPr>
      </w:pPr>
      <w:r>
        <w:rPr>
          <w:rFonts w:ascii="Times New Roman" w:hAnsi="Times New Roman" w:cs="Times New Roman"/>
          <w:sz w:val="24"/>
          <w:szCs w:val="24"/>
        </w:rPr>
        <w:t xml:space="preserve">Pode </w:t>
      </w:r>
      <w:r w:rsidR="004D4C37" w:rsidRPr="00FE6672">
        <w:rPr>
          <w:rFonts w:ascii="Times New Roman" w:hAnsi="Times New Roman" w:cs="Times New Roman"/>
          <w:sz w:val="24"/>
          <w:szCs w:val="24"/>
        </w:rPr>
        <w:t xml:space="preserve">acontecer </w:t>
      </w:r>
      <w:r>
        <w:rPr>
          <w:rFonts w:ascii="Times New Roman" w:hAnsi="Times New Roman" w:cs="Times New Roman"/>
          <w:sz w:val="24"/>
          <w:szCs w:val="24"/>
        </w:rPr>
        <w:t>problemas em p</w:t>
      </w:r>
      <w:r w:rsidR="004D4C37" w:rsidRPr="00FE6672">
        <w:rPr>
          <w:rFonts w:ascii="Times New Roman" w:hAnsi="Times New Roman" w:cs="Times New Roman"/>
          <w:sz w:val="24"/>
          <w:szCs w:val="24"/>
        </w:rPr>
        <w:t>rocesso</w:t>
      </w:r>
      <w:r>
        <w:rPr>
          <w:rFonts w:ascii="Times New Roman" w:hAnsi="Times New Roman" w:cs="Times New Roman"/>
          <w:sz w:val="24"/>
          <w:szCs w:val="24"/>
        </w:rPr>
        <w:t>s</w:t>
      </w:r>
      <w:r w:rsidR="004D4C37" w:rsidRPr="00FE6672">
        <w:rPr>
          <w:rFonts w:ascii="Times New Roman" w:hAnsi="Times New Roman" w:cs="Times New Roman"/>
          <w:sz w:val="24"/>
          <w:szCs w:val="24"/>
        </w:rPr>
        <w:t xml:space="preserve"> organizaciona</w:t>
      </w:r>
      <w:r>
        <w:rPr>
          <w:rFonts w:ascii="Times New Roman" w:hAnsi="Times New Roman" w:cs="Times New Roman"/>
          <w:sz w:val="24"/>
          <w:szCs w:val="24"/>
        </w:rPr>
        <w:t>is</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 xml:space="preserve">mas existem </w:t>
      </w:r>
      <w:r w:rsidR="004D4C37" w:rsidRPr="00FE6672">
        <w:rPr>
          <w:rFonts w:ascii="Times New Roman" w:hAnsi="Times New Roman" w:cs="Times New Roman"/>
          <w:sz w:val="24"/>
          <w:szCs w:val="24"/>
        </w:rPr>
        <w:t xml:space="preserve">meios de organizar seus processos de forma que possa ter </w:t>
      </w:r>
      <w:r w:rsidR="00FB505B" w:rsidRPr="00FE6672">
        <w:rPr>
          <w:rFonts w:ascii="Times New Roman" w:hAnsi="Times New Roman" w:cs="Times New Roman"/>
          <w:sz w:val="24"/>
          <w:szCs w:val="24"/>
        </w:rPr>
        <w:t>uma clareza</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entre</w:t>
      </w:r>
      <w:r w:rsidR="004D4C37" w:rsidRPr="00FE6672">
        <w:rPr>
          <w:rFonts w:ascii="Times New Roman" w:hAnsi="Times New Roman" w:cs="Times New Roman"/>
          <w:sz w:val="24"/>
          <w:szCs w:val="24"/>
        </w:rPr>
        <w:t xml:space="preserve"> todos os </w:t>
      </w:r>
      <w:r w:rsidR="00FB505B" w:rsidRPr="00FE6672">
        <w:rPr>
          <w:rFonts w:ascii="Times New Roman" w:hAnsi="Times New Roman" w:cs="Times New Roman"/>
          <w:sz w:val="24"/>
          <w:szCs w:val="24"/>
        </w:rPr>
        <w:t xml:space="preserve">envolvidos, </w:t>
      </w:r>
      <w:r w:rsidR="00FB505B">
        <w:rPr>
          <w:rFonts w:ascii="Times New Roman" w:hAnsi="Times New Roman" w:cs="Times New Roman"/>
          <w:sz w:val="24"/>
          <w:szCs w:val="24"/>
        </w:rPr>
        <w:t>e</w:t>
      </w:r>
      <w:r w:rsidR="001D3DB0">
        <w:rPr>
          <w:rFonts w:ascii="Times New Roman" w:hAnsi="Times New Roman" w:cs="Times New Roman"/>
          <w:sz w:val="24"/>
          <w:szCs w:val="24"/>
        </w:rPr>
        <w:t xml:space="preserve"> </w:t>
      </w:r>
      <w:r w:rsidR="004D4C37" w:rsidRPr="00FE6672">
        <w:rPr>
          <w:rFonts w:ascii="Times New Roman" w:hAnsi="Times New Roman" w:cs="Times New Roman"/>
          <w:sz w:val="24"/>
          <w:szCs w:val="24"/>
        </w:rPr>
        <w:t xml:space="preserve">um </w:t>
      </w:r>
      <w:r w:rsidR="001D3DB0">
        <w:rPr>
          <w:rFonts w:ascii="Times New Roman" w:hAnsi="Times New Roman" w:cs="Times New Roman"/>
          <w:sz w:val="24"/>
          <w:szCs w:val="24"/>
        </w:rPr>
        <w:t>deles</w:t>
      </w:r>
      <w:r w:rsidR="004D4C37" w:rsidRPr="00FE6672">
        <w:rPr>
          <w:rFonts w:ascii="Times New Roman" w:hAnsi="Times New Roman" w:cs="Times New Roman"/>
          <w:sz w:val="24"/>
          <w:szCs w:val="24"/>
        </w:rPr>
        <w:t xml:space="preserve"> é o modelo BPM. </w:t>
      </w:r>
    </w:p>
    <w:p w14:paraId="61D7F273" w14:textId="7C16604D" w:rsidR="007001C1" w:rsidRDefault="004D4C37" w:rsidP="004D4C37">
      <w:pPr>
        <w:ind w:firstLine="720"/>
        <w:jc w:val="both"/>
        <w:rPr>
          <w:ins w:id="542" w:author="Emeson Santos" w:date="2019-08-15T18:56:00Z"/>
          <w:rFonts w:ascii="Times New Roman" w:hAnsi="Times New Roman" w:cs="Times New Roman"/>
          <w:sz w:val="24"/>
          <w:szCs w:val="24"/>
        </w:rPr>
      </w:pPr>
      <w:r w:rsidRPr="00FE6672">
        <w:rPr>
          <w:rFonts w:ascii="Times New Roman" w:hAnsi="Times New Roman" w:cs="Times New Roman"/>
          <w:sz w:val="24"/>
          <w:szCs w:val="24"/>
          <w:shd w:val="clear" w:color="auto" w:fill="FFFFFF"/>
        </w:rPr>
        <w:t>Weske</w:t>
      </w:r>
      <w:commentRangeStart w:id="543"/>
      <w:commentRangeStart w:id="544"/>
      <w:commentRangeStart w:id="545"/>
      <w:r w:rsidRPr="00FE6672">
        <w:rPr>
          <w:rFonts w:ascii="Times New Roman" w:hAnsi="Times New Roman" w:cs="Times New Roman"/>
          <w:sz w:val="24"/>
          <w:szCs w:val="24"/>
        </w:rPr>
        <w:t xml:space="preserve"> (2007, p. 7) define BPM, modelagem de processos de negócio, como sendo</w:t>
      </w:r>
      <w:ins w:id="546" w:author="Emeson Santos" w:date="2019-08-15T18:54:00Z">
        <w:r w:rsidR="007001C1">
          <w:rPr>
            <w:rFonts w:ascii="Times New Roman" w:hAnsi="Times New Roman" w:cs="Times New Roman"/>
            <w:sz w:val="24"/>
            <w:szCs w:val="24"/>
          </w:rPr>
          <w:t xml:space="preserve"> </w:t>
        </w:r>
      </w:ins>
      <w:del w:id="547" w:author="Emeson Santos" w:date="2019-08-15T18:54:00Z">
        <w:r w:rsidRPr="00FE6672" w:rsidDel="007001C1">
          <w:rPr>
            <w:rFonts w:ascii="Times New Roman" w:hAnsi="Times New Roman" w:cs="Times New Roman"/>
            <w:sz w:val="24"/>
            <w:szCs w:val="24"/>
          </w:rPr>
          <w:delText>: “</w:delText>
        </w:r>
      </w:del>
      <w:r w:rsidRPr="00FE6672">
        <w:rPr>
          <w:rFonts w:ascii="Times New Roman" w:hAnsi="Times New Roman" w:cs="Times New Roman"/>
          <w:sz w:val="24"/>
          <w:szCs w:val="24"/>
        </w:rPr>
        <w:t xml:space="preserve">um conjunto </w:t>
      </w:r>
      <w:del w:id="548" w:author="Emeson Santos" w:date="2019-08-15T18:54:00Z">
        <w:r w:rsidRPr="00FE6672" w:rsidDel="007001C1">
          <w:rPr>
            <w:rFonts w:ascii="Times New Roman" w:hAnsi="Times New Roman" w:cs="Times New Roman"/>
            <w:sz w:val="24"/>
            <w:szCs w:val="24"/>
          </w:rPr>
          <w:delText>de modelos de atividade</w:delText>
        </w:r>
      </w:del>
      <w:ins w:id="549" w:author="Emeson Santos" w:date="2019-08-15T18:54:00Z">
        <w:r w:rsidR="007001C1">
          <w:rPr>
            <w:rFonts w:ascii="Times New Roman" w:hAnsi="Times New Roman" w:cs="Times New Roman"/>
            <w:sz w:val="24"/>
            <w:szCs w:val="24"/>
          </w:rPr>
          <w:t>ações</w:t>
        </w:r>
      </w:ins>
      <w:r w:rsidRPr="00FE6672">
        <w:rPr>
          <w:rFonts w:ascii="Times New Roman" w:hAnsi="Times New Roman" w:cs="Times New Roman"/>
          <w:sz w:val="24"/>
          <w:szCs w:val="24"/>
        </w:rPr>
        <w:t xml:space="preserve"> </w:t>
      </w:r>
      <w:ins w:id="550" w:author="Emeson Santos" w:date="2019-08-15T18:54:00Z">
        <w:r w:rsidR="007001C1">
          <w:rPr>
            <w:rFonts w:ascii="Times New Roman" w:hAnsi="Times New Roman" w:cs="Times New Roman"/>
            <w:sz w:val="24"/>
            <w:szCs w:val="24"/>
          </w:rPr>
          <w:t>que segue algumas regras para serem</w:t>
        </w:r>
      </w:ins>
      <w:ins w:id="551" w:author="Emeson Santos" w:date="2019-08-15T18:55:00Z">
        <w:r w:rsidR="007001C1">
          <w:rPr>
            <w:rFonts w:ascii="Times New Roman" w:hAnsi="Times New Roman" w:cs="Times New Roman"/>
            <w:sz w:val="24"/>
            <w:szCs w:val="24"/>
          </w:rPr>
          <w:t xml:space="preserve"> executadas e se comuni</w:t>
        </w:r>
      </w:ins>
      <w:ins w:id="552" w:author="Emeson Santos" w:date="2019-08-15T18:56:00Z">
        <w:r w:rsidR="007001C1">
          <w:rPr>
            <w:rFonts w:ascii="Times New Roman" w:hAnsi="Times New Roman" w:cs="Times New Roman"/>
            <w:sz w:val="24"/>
            <w:szCs w:val="24"/>
          </w:rPr>
          <w:t>ca</w:t>
        </w:r>
      </w:ins>
      <w:ins w:id="553" w:author="Emeson Santos" w:date="2019-08-15T22:13:00Z">
        <w:r w:rsidR="00834ECB">
          <w:rPr>
            <w:rFonts w:ascii="Times New Roman" w:hAnsi="Times New Roman" w:cs="Times New Roman"/>
            <w:sz w:val="24"/>
            <w:szCs w:val="24"/>
          </w:rPr>
          <w:t>rem</w:t>
        </w:r>
      </w:ins>
      <w:ins w:id="554" w:author="Emeson Santos" w:date="2019-08-15T18:56:00Z">
        <w:r w:rsidR="007001C1">
          <w:rPr>
            <w:rFonts w:ascii="Times New Roman" w:hAnsi="Times New Roman" w:cs="Times New Roman"/>
            <w:sz w:val="24"/>
            <w:szCs w:val="24"/>
          </w:rPr>
          <w:t xml:space="preserve"> entre elas</w:t>
        </w:r>
      </w:ins>
      <w:del w:id="555" w:author="Emeson Santos" w:date="2019-08-15T18:55:00Z">
        <w:r w:rsidRPr="00FE6672" w:rsidDel="007001C1">
          <w:rPr>
            <w:rFonts w:ascii="Times New Roman" w:hAnsi="Times New Roman" w:cs="Times New Roman"/>
            <w:sz w:val="24"/>
            <w:szCs w:val="24"/>
          </w:rPr>
          <w:delText>e restrições de execução entre eles</w:delText>
        </w:r>
      </w:del>
      <w:r w:rsidRPr="00FE6672">
        <w:rPr>
          <w:rFonts w:ascii="Times New Roman" w:hAnsi="Times New Roman" w:cs="Times New Roman"/>
          <w:sz w:val="24"/>
          <w:szCs w:val="24"/>
        </w:rPr>
        <w:t xml:space="preserve">. </w:t>
      </w:r>
      <w:ins w:id="556" w:author="Emeson Santos" w:date="2019-08-15T18:59:00Z">
        <w:r w:rsidR="0014269E">
          <w:rPr>
            <w:rFonts w:ascii="Times New Roman" w:hAnsi="Times New Roman" w:cs="Times New Roman"/>
            <w:sz w:val="24"/>
            <w:szCs w:val="24"/>
          </w:rPr>
          <w:t xml:space="preserve">O processo de negócio pode </w:t>
        </w:r>
      </w:ins>
      <w:ins w:id="557" w:author="Emeson Santos" w:date="2019-08-15T22:13:00Z">
        <w:r w:rsidR="001D0523">
          <w:rPr>
            <w:rFonts w:ascii="Times New Roman" w:hAnsi="Times New Roman" w:cs="Times New Roman"/>
            <w:sz w:val="24"/>
            <w:szCs w:val="24"/>
          </w:rPr>
          <w:t>ser</w:t>
        </w:r>
      </w:ins>
      <w:ins w:id="558" w:author="Emeson Santos" w:date="2019-08-15T18:59:00Z">
        <w:r w:rsidR="0014269E">
          <w:rPr>
            <w:rFonts w:ascii="Times New Roman" w:hAnsi="Times New Roman" w:cs="Times New Roman"/>
            <w:sz w:val="24"/>
            <w:szCs w:val="24"/>
          </w:rPr>
          <w:t xml:space="preserve"> representado por instâncias</w:t>
        </w:r>
      </w:ins>
      <w:ins w:id="559" w:author="Emeson Santos" w:date="2019-08-15T19:00:00Z">
        <w:r w:rsidR="0014269E">
          <w:rPr>
            <w:rFonts w:ascii="Times New Roman" w:hAnsi="Times New Roman" w:cs="Times New Roman"/>
            <w:sz w:val="24"/>
            <w:szCs w:val="24"/>
          </w:rPr>
          <w:t xml:space="preserve"> de processos contendo outras </w:t>
        </w:r>
      </w:ins>
      <w:ins w:id="560" w:author="Emeson Santos" w:date="2019-08-15T19:05:00Z">
        <w:r w:rsidR="0014269E">
          <w:rPr>
            <w:rFonts w:ascii="Times New Roman" w:hAnsi="Times New Roman" w:cs="Times New Roman"/>
            <w:sz w:val="24"/>
            <w:szCs w:val="24"/>
          </w:rPr>
          <w:t>instâncias</w:t>
        </w:r>
      </w:ins>
      <w:ins w:id="561" w:author="Emeson Santos" w:date="2019-08-15T19:00:00Z">
        <w:r w:rsidR="0014269E">
          <w:rPr>
            <w:rFonts w:ascii="Times New Roman" w:hAnsi="Times New Roman" w:cs="Times New Roman"/>
            <w:sz w:val="24"/>
            <w:szCs w:val="24"/>
          </w:rPr>
          <w:t xml:space="preserve"> de ações. Cada modelagem</w:t>
        </w:r>
      </w:ins>
      <w:ins w:id="562" w:author="Emeson Santos" w:date="2019-08-15T19:01:00Z">
        <w:r w:rsidR="0014269E">
          <w:rPr>
            <w:rFonts w:ascii="Times New Roman" w:hAnsi="Times New Roman" w:cs="Times New Roman"/>
            <w:sz w:val="24"/>
            <w:szCs w:val="24"/>
          </w:rPr>
          <w:t xml:space="preserve"> de processo de negócio </w:t>
        </w:r>
      </w:ins>
      <w:ins w:id="563" w:author="Emeson Santos" w:date="2019-08-15T19:03:00Z">
        <w:r w:rsidR="0014269E">
          <w:rPr>
            <w:rFonts w:ascii="Times New Roman" w:hAnsi="Times New Roman" w:cs="Times New Roman"/>
            <w:sz w:val="24"/>
            <w:szCs w:val="24"/>
          </w:rPr>
          <w:t>funciona como</w:t>
        </w:r>
      </w:ins>
      <w:ins w:id="564" w:author="Emeson Santos" w:date="2019-08-15T19:04:00Z">
        <w:r w:rsidR="0014269E">
          <w:rPr>
            <w:rFonts w:ascii="Times New Roman" w:hAnsi="Times New Roman" w:cs="Times New Roman"/>
            <w:sz w:val="24"/>
            <w:szCs w:val="24"/>
          </w:rPr>
          <w:t xml:space="preserve"> um </w:t>
        </w:r>
      </w:ins>
      <w:ins w:id="565" w:author="Emeson Santos" w:date="2019-08-15T22:14:00Z">
        <w:r w:rsidR="001D0523">
          <w:rPr>
            <w:rFonts w:ascii="Times New Roman" w:hAnsi="Times New Roman" w:cs="Times New Roman"/>
            <w:sz w:val="24"/>
            <w:szCs w:val="24"/>
          </w:rPr>
          <w:t>conjunto</w:t>
        </w:r>
      </w:ins>
      <w:ins w:id="566" w:author="Emeson Santos" w:date="2019-08-15T19:04:00Z">
        <w:r w:rsidR="0014269E">
          <w:rPr>
            <w:rFonts w:ascii="Times New Roman" w:hAnsi="Times New Roman" w:cs="Times New Roman"/>
            <w:sz w:val="24"/>
            <w:szCs w:val="24"/>
          </w:rPr>
          <w:t xml:space="preserve"> de </w:t>
        </w:r>
      </w:ins>
      <w:ins w:id="567" w:author="Emeson Santos" w:date="2019-08-15T19:05:00Z">
        <w:r w:rsidR="0014269E">
          <w:rPr>
            <w:rFonts w:ascii="Times New Roman" w:hAnsi="Times New Roman" w:cs="Times New Roman"/>
            <w:sz w:val="24"/>
            <w:szCs w:val="24"/>
          </w:rPr>
          <w:t>instâncias</w:t>
        </w:r>
      </w:ins>
      <w:ins w:id="568" w:author="Emeson Santos" w:date="2019-08-15T19:04:00Z">
        <w:r w:rsidR="0014269E">
          <w:rPr>
            <w:rFonts w:ascii="Times New Roman" w:hAnsi="Times New Roman" w:cs="Times New Roman"/>
            <w:sz w:val="24"/>
            <w:szCs w:val="24"/>
          </w:rPr>
          <w:t xml:space="preserve"> do processo de negócio e também </w:t>
        </w:r>
      </w:ins>
      <w:ins w:id="569" w:author="Emeson Santos" w:date="2019-08-15T19:05:00Z">
        <w:r w:rsidR="0014269E">
          <w:rPr>
            <w:rFonts w:ascii="Times New Roman" w:hAnsi="Times New Roman" w:cs="Times New Roman"/>
            <w:sz w:val="24"/>
            <w:szCs w:val="24"/>
          </w:rPr>
          <w:t>como um conjunto de instancias de atividades.</w:t>
        </w:r>
      </w:ins>
    </w:p>
    <w:p w14:paraId="1C2708D2" w14:textId="4D47F590" w:rsidR="007001C1" w:rsidRDefault="00895BC8" w:rsidP="004D4C37">
      <w:pPr>
        <w:ind w:firstLine="720"/>
        <w:jc w:val="both"/>
        <w:rPr>
          <w:ins w:id="570" w:author="Emeson Santos" w:date="2019-08-15T18:56:00Z"/>
          <w:rFonts w:ascii="Times New Roman" w:hAnsi="Times New Roman" w:cs="Times New Roman"/>
          <w:sz w:val="24"/>
          <w:szCs w:val="24"/>
        </w:rPr>
      </w:pPr>
      <w:ins w:id="571" w:author="Emeson Santos" w:date="2019-08-15T19:06:00Z">
        <w:r>
          <w:rPr>
            <w:rFonts w:ascii="Times New Roman" w:hAnsi="Times New Roman" w:cs="Times New Roman"/>
            <w:sz w:val="24"/>
            <w:szCs w:val="24"/>
          </w:rPr>
          <w:t>A modelage</w:t>
        </w:r>
      </w:ins>
      <w:ins w:id="572" w:author="Emeson Santos" w:date="2019-08-15T21:11:00Z">
        <w:r w:rsidR="00F87F83">
          <w:rPr>
            <w:rFonts w:ascii="Times New Roman" w:hAnsi="Times New Roman" w:cs="Times New Roman"/>
            <w:sz w:val="24"/>
            <w:szCs w:val="24"/>
          </w:rPr>
          <w:t>m</w:t>
        </w:r>
      </w:ins>
      <w:ins w:id="573" w:author="Emeson Santos" w:date="2019-08-15T19:06:00Z">
        <w:r>
          <w:rPr>
            <w:rFonts w:ascii="Times New Roman" w:hAnsi="Times New Roman" w:cs="Times New Roman"/>
            <w:sz w:val="24"/>
            <w:szCs w:val="24"/>
          </w:rPr>
          <w:t xml:space="preserve"> de processo</w:t>
        </w:r>
      </w:ins>
      <w:ins w:id="574" w:author="Emeson Santos" w:date="2019-08-15T21:11:00Z">
        <w:r w:rsidR="00F87F83">
          <w:rPr>
            <w:rFonts w:ascii="Times New Roman" w:hAnsi="Times New Roman" w:cs="Times New Roman"/>
            <w:sz w:val="24"/>
            <w:szCs w:val="24"/>
          </w:rPr>
          <w:t>s</w:t>
        </w:r>
      </w:ins>
      <w:ins w:id="575" w:author="Emeson Santos" w:date="2019-08-15T19:06:00Z">
        <w:r>
          <w:rPr>
            <w:rFonts w:ascii="Times New Roman" w:hAnsi="Times New Roman" w:cs="Times New Roman"/>
            <w:sz w:val="24"/>
            <w:szCs w:val="24"/>
          </w:rPr>
          <w:t xml:space="preserve"> de negócio</w:t>
        </w:r>
      </w:ins>
      <w:ins w:id="576" w:author="Emeson Santos" w:date="2019-08-15T21:11:00Z">
        <w:r w:rsidR="00F87F83">
          <w:rPr>
            <w:rFonts w:ascii="Times New Roman" w:hAnsi="Times New Roman" w:cs="Times New Roman"/>
            <w:sz w:val="24"/>
            <w:szCs w:val="24"/>
          </w:rPr>
          <w:t>s</w:t>
        </w:r>
      </w:ins>
      <w:ins w:id="577" w:author="Emeson Santos" w:date="2019-08-15T19:07:00Z">
        <w:r>
          <w:rPr>
            <w:rFonts w:ascii="Times New Roman" w:hAnsi="Times New Roman" w:cs="Times New Roman"/>
            <w:sz w:val="24"/>
            <w:szCs w:val="24"/>
          </w:rPr>
          <w:t xml:space="preserve">, </w:t>
        </w:r>
      </w:ins>
      <w:ins w:id="578" w:author="Emeson Santos" w:date="2019-08-15T19:55:00Z">
        <w:r w:rsidR="00124999">
          <w:rPr>
            <w:rFonts w:ascii="Times New Roman" w:hAnsi="Times New Roman" w:cs="Times New Roman"/>
            <w:sz w:val="24"/>
            <w:szCs w:val="24"/>
          </w:rPr>
          <w:t>para</w:t>
        </w:r>
      </w:ins>
      <w:ins w:id="579" w:author="Emeson Santos" w:date="2019-08-15T19:07:00Z">
        <w:r>
          <w:rPr>
            <w:rFonts w:ascii="Times New Roman" w:hAnsi="Times New Roman" w:cs="Times New Roman"/>
            <w:sz w:val="24"/>
            <w:szCs w:val="24"/>
          </w:rPr>
          <w:t xml:space="preserve"> </w:t>
        </w:r>
        <w:r w:rsidRPr="00FE6672">
          <w:rPr>
            <w:rFonts w:ascii="Times New Roman" w:hAnsi="Times New Roman" w:cs="Times New Roman"/>
            <w:sz w:val="24"/>
            <w:szCs w:val="24"/>
          </w:rPr>
          <w:t>Pereira (2013, p.43)</w:t>
        </w:r>
        <w:commentRangeStart w:id="580"/>
        <w:commentRangeEnd w:id="580"/>
        <w:r w:rsidRPr="00FE6672">
          <w:rPr>
            <w:rStyle w:val="Refdecomentrio"/>
            <w:rFonts w:ascii="Times New Roman" w:hAnsi="Times New Roman" w:cs="Times New Roman"/>
            <w:sz w:val="24"/>
            <w:szCs w:val="24"/>
          </w:rPr>
          <w:commentReference w:id="580"/>
        </w:r>
        <w:commentRangeStart w:id="581"/>
        <w:commentRangeEnd w:id="581"/>
        <w:r>
          <w:rPr>
            <w:rStyle w:val="Refdecomentrio"/>
          </w:rPr>
          <w:commentReference w:id="581"/>
        </w:r>
        <w:r>
          <w:rPr>
            <w:rFonts w:ascii="Times New Roman" w:hAnsi="Times New Roman" w:cs="Times New Roman"/>
            <w:sz w:val="24"/>
            <w:szCs w:val="24"/>
          </w:rPr>
          <w:t xml:space="preserve"> </w:t>
        </w:r>
      </w:ins>
      <w:ins w:id="582" w:author="Emeson Santos" w:date="2019-08-15T19:08:00Z">
        <w:r>
          <w:rPr>
            <w:rFonts w:ascii="Times New Roman" w:hAnsi="Times New Roman" w:cs="Times New Roman"/>
            <w:sz w:val="24"/>
            <w:szCs w:val="24"/>
          </w:rPr>
          <w:t>agrega valores a organização e aplica melhorias de processos</w:t>
        </w:r>
      </w:ins>
      <w:ins w:id="583" w:author="Emeson Santos" w:date="2019-08-15T19:09:00Z">
        <w:r>
          <w:rPr>
            <w:rFonts w:ascii="Times New Roman" w:hAnsi="Times New Roman" w:cs="Times New Roman"/>
            <w:sz w:val="24"/>
            <w:szCs w:val="24"/>
          </w:rPr>
          <w:t xml:space="preserve"> de forma contínua principalmente no seu </w:t>
        </w:r>
        <w:r>
          <w:rPr>
            <w:rFonts w:ascii="Times New Roman" w:hAnsi="Times New Roman" w:cs="Times New Roman"/>
            <w:sz w:val="24"/>
            <w:szCs w:val="24"/>
          </w:rPr>
          <w:lastRenderedPageBreak/>
          <w:t xml:space="preserve">remodelamento e </w:t>
        </w:r>
      </w:ins>
      <w:ins w:id="584" w:author="Emeson Santos" w:date="2019-08-15T19:10:00Z">
        <w:r>
          <w:rPr>
            <w:rFonts w:ascii="Times New Roman" w:hAnsi="Times New Roman" w:cs="Times New Roman"/>
            <w:sz w:val="24"/>
            <w:szCs w:val="24"/>
          </w:rPr>
          <w:t xml:space="preserve">em sua </w:t>
        </w:r>
      </w:ins>
      <w:ins w:id="585" w:author="Emeson Santos" w:date="2019-08-15T19:12:00Z">
        <w:r>
          <w:rPr>
            <w:rFonts w:ascii="Times New Roman" w:hAnsi="Times New Roman" w:cs="Times New Roman"/>
            <w:sz w:val="24"/>
            <w:szCs w:val="24"/>
          </w:rPr>
          <w:t>análise</w:t>
        </w:r>
      </w:ins>
      <w:ins w:id="586" w:author="Emeson Santos" w:date="2019-08-15T19:11:00Z">
        <w:r>
          <w:rPr>
            <w:rFonts w:ascii="Times New Roman" w:hAnsi="Times New Roman" w:cs="Times New Roman"/>
            <w:sz w:val="24"/>
            <w:szCs w:val="24"/>
          </w:rPr>
          <w:t xml:space="preserve"> e assim conclui o seu objetivo atendendo a essas</w:t>
        </w:r>
      </w:ins>
      <w:ins w:id="587" w:author="Emeson Santos" w:date="2019-08-15T19:12:00Z">
        <w:r>
          <w:rPr>
            <w:rFonts w:ascii="Times New Roman" w:hAnsi="Times New Roman" w:cs="Times New Roman"/>
            <w:sz w:val="24"/>
            <w:szCs w:val="24"/>
          </w:rPr>
          <w:t xml:space="preserve">. Em nosso contexto </w:t>
        </w:r>
      </w:ins>
      <w:ins w:id="588" w:author="Emeson Santos" w:date="2019-08-15T19:40:00Z">
        <w:r w:rsidR="008E5081">
          <w:rPr>
            <w:rFonts w:ascii="Times New Roman" w:hAnsi="Times New Roman" w:cs="Times New Roman"/>
            <w:sz w:val="24"/>
            <w:szCs w:val="24"/>
          </w:rPr>
          <w:t xml:space="preserve">não vamos aplicar a melhoria </w:t>
        </w:r>
      </w:ins>
      <w:ins w:id="589" w:author="Emeson Santos" w:date="2019-08-15T19:41:00Z">
        <w:r w:rsidR="008E5081">
          <w:rPr>
            <w:rFonts w:ascii="Times New Roman" w:hAnsi="Times New Roman" w:cs="Times New Roman"/>
            <w:sz w:val="24"/>
            <w:szCs w:val="24"/>
          </w:rPr>
          <w:t>de processos</w:t>
        </w:r>
      </w:ins>
      <w:ins w:id="590" w:author="Emeson Santos" w:date="2019-08-15T22:16:00Z">
        <w:r w:rsidR="001D0523">
          <w:rPr>
            <w:rFonts w:ascii="Times New Roman" w:hAnsi="Times New Roman" w:cs="Times New Roman"/>
            <w:sz w:val="24"/>
            <w:szCs w:val="24"/>
          </w:rPr>
          <w:t>.</w:t>
        </w:r>
      </w:ins>
    </w:p>
    <w:p w14:paraId="198542E5" w14:textId="551C41E6" w:rsidR="004D4C37" w:rsidRPr="00FE6672" w:rsidDel="008E5081" w:rsidRDefault="004D4C37" w:rsidP="004D4C37">
      <w:pPr>
        <w:ind w:firstLine="720"/>
        <w:jc w:val="both"/>
        <w:rPr>
          <w:del w:id="591" w:author="Emeson Santos" w:date="2019-08-15T19:42:00Z"/>
          <w:rFonts w:ascii="Times New Roman" w:hAnsi="Times New Roman" w:cs="Times New Roman"/>
          <w:sz w:val="24"/>
          <w:szCs w:val="24"/>
        </w:rPr>
      </w:pPr>
      <w:del w:id="592" w:author="Emeson Santos" w:date="2019-08-15T19:06:00Z">
        <w:r w:rsidRPr="00FE6672" w:rsidDel="00A41D7C">
          <w:rPr>
            <w:rFonts w:ascii="Times New Roman" w:hAnsi="Times New Roman" w:cs="Times New Roman"/>
            <w:sz w:val="24"/>
            <w:szCs w:val="24"/>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543"/>
        <w:r w:rsidRPr="00FE6672" w:rsidDel="00A41D7C">
          <w:rPr>
            <w:rStyle w:val="Refdecomentrio"/>
            <w:rFonts w:ascii="Times New Roman" w:hAnsi="Times New Roman" w:cs="Times New Roman"/>
            <w:sz w:val="24"/>
            <w:szCs w:val="24"/>
          </w:rPr>
          <w:commentReference w:id="543"/>
        </w:r>
        <w:commentRangeEnd w:id="544"/>
        <w:r w:rsidR="00806926" w:rsidDel="00A41D7C">
          <w:rPr>
            <w:rStyle w:val="Refdecomentrio"/>
          </w:rPr>
          <w:commentReference w:id="544"/>
        </w:r>
        <w:r w:rsidRPr="00FE6672" w:rsidDel="00A41D7C">
          <w:rPr>
            <w:rFonts w:ascii="Times New Roman" w:hAnsi="Times New Roman" w:cs="Times New Roman"/>
            <w:sz w:val="24"/>
            <w:szCs w:val="24"/>
          </w:rPr>
          <w:delText xml:space="preserve"> </w:delText>
        </w:r>
        <w:commentRangeEnd w:id="545"/>
        <w:r w:rsidRPr="00FE6672" w:rsidDel="00A41D7C">
          <w:rPr>
            <w:rStyle w:val="Refdecomentrio"/>
            <w:rFonts w:ascii="Times New Roman" w:hAnsi="Times New Roman" w:cs="Times New Roman"/>
            <w:sz w:val="24"/>
            <w:szCs w:val="24"/>
          </w:rPr>
          <w:commentReference w:id="545"/>
        </w:r>
      </w:del>
      <w:commentRangeStart w:id="593"/>
      <w:commentRangeStart w:id="594"/>
      <w:del w:id="595" w:author="Emeson Santos" w:date="2019-08-15T19:42:00Z">
        <w:r w:rsidRPr="00FE6672" w:rsidDel="008E5081">
          <w:rPr>
            <w:rFonts w:ascii="Times New Roman" w:hAnsi="Times New Roman" w:cs="Times New Roman"/>
            <w:sz w:val="24"/>
            <w:szCs w:val="24"/>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593"/>
        <w:r w:rsidRPr="00FE6672" w:rsidDel="008E5081">
          <w:rPr>
            <w:rStyle w:val="Refdecomentrio"/>
            <w:rFonts w:ascii="Times New Roman" w:hAnsi="Times New Roman" w:cs="Times New Roman"/>
            <w:sz w:val="24"/>
            <w:szCs w:val="24"/>
          </w:rPr>
          <w:commentReference w:id="593"/>
        </w:r>
        <w:commentRangeEnd w:id="594"/>
        <w:r w:rsidR="00806926" w:rsidDel="008E5081">
          <w:rPr>
            <w:rStyle w:val="Refdecomentrio"/>
          </w:rPr>
          <w:commentReference w:id="594"/>
        </w:r>
        <w:r w:rsidRPr="00FE6672" w:rsidDel="008E5081">
          <w:rPr>
            <w:rFonts w:ascii="Times New Roman" w:hAnsi="Times New Roman" w:cs="Times New Roman"/>
            <w:sz w:val="24"/>
            <w:szCs w:val="24"/>
          </w:rPr>
          <w:delText xml:space="preserve">.  </w:delText>
        </w:r>
      </w:del>
    </w:p>
    <w:p w14:paraId="43A4A64C" w14:textId="5644312C" w:rsidR="001C236D" w:rsidRPr="00FE6672" w:rsidDel="00454854" w:rsidRDefault="004D4C37" w:rsidP="004D4C37">
      <w:pPr>
        <w:ind w:firstLine="708"/>
        <w:jc w:val="both"/>
        <w:rPr>
          <w:del w:id="596" w:author="Emeson Santos" w:date="2019-08-15T21:50:00Z"/>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25E4ABD7" w:rsidR="00885A00" w:rsidRDefault="00885A00" w:rsidP="004D4C37">
      <w:pPr>
        <w:ind w:firstLine="708"/>
        <w:jc w:val="both"/>
        <w:rPr>
          <w:ins w:id="597" w:author="Emeson Santos" w:date="2019-08-15T21:12:00Z"/>
          <w:rFonts w:ascii="Times New Roman" w:hAnsi="Times New Roman" w:cs="Times New Roman"/>
          <w:sz w:val="24"/>
          <w:szCs w:val="24"/>
        </w:rPr>
      </w:pPr>
    </w:p>
    <w:p w14:paraId="50A12674" w14:textId="365243D1" w:rsidR="001500C1" w:rsidRPr="00916296" w:rsidDel="007F6D57" w:rsidRDefault="001500C1">
      <w:pPr>
        <w:ind w:firstLine="708"/>
        <w:jc w:val="both"/>
        <w:rPr>
          <w:del w:id="598" w:author="Emeson Santos" w:date="2019-08-15T21:27:00Z"/>
          <w:rFonts w:ascii="Times New Roman" w:hAnsi="Times New Roman" w:cs="Times New Roman"/>
          <w:sz w:val="24"/>
          <w:szCs w:val="24"/>
        </w:rPr>
      </w:pPr>
      <w:commentRangeStart w:id="599"/>
      <w:ins w:id="600" w:author="Emeson Santos" w:date="2019-08-15T21:12:00Z">
        <w:r w:rsidRPr="00916296">
          <w:rPr>
            <w:rFonts w:ascii="Times New Roman" w:hAnsi="Times New Roman" w:cs="Times New Roman"/>
            <w:sz w:val="24"/>
            <w:szCs w:val="24"/>
            <w:rPrChange w:id="601" w:author="Emeson Santos" w:date="2019-08-15T22:32:00Z">
              <w:rPr>
                <w:rFonts w:ascii="Times New Roman" w:hAnsi="Times New Roman" w:cs="Times New Roman"/>
                <w:color w:val="FF0000"/>
                <w:sz w:val="24"/>
                <w:szCs w:val="24"/>
              </w:rPr>
            </w:rPrChange>
          </w:rPr>
          <w:t xml:space="preserve">O processo de negócio </w:t>
        </w:r>
      </w:ins>
      <w:ins w:id="602" w:author="Emeson Santos" w:date="2019-08-15T21:17:00Z">
        <w:r w:rsidRPr="00916296">
          <w:rPr>
            <w:rFonts w:ascii="Times New Roman" w:hAnsi="Times New Roman" w:cs="Times New Roman"/>
            <w:sz w:val="24"/>
            <w:szCs w:val="24"/>
            <w:rPrChange w:id="603" w:author="Emeson Santos" w:date="2019-08-15T22:32:00Z">
              <w:rPr>
                <w:rFonts w:ascii="Times New Roman" w:hAnsi="Times New Roman" w:cs="Times New Roman"/>
                <w:color w:val="FF0000"/>
                <w:sz w:val="24"/>
                <w:szCs w:val="24"/>
              </w:rPr>
            </w:rPrChange>
          </w:rPr>
          <w:t>Segundo</w:t>
        </w:r>
      </w:ins>
      <w:ins w:id="604" w:author="Emeson Santos" w:date="2019-08-15T21:12:00Z">
        <w:r w:rsidRPr="00916296">
          <w:rPr>
            <w:rFonts w:ascii="Times New Roman" w:hAnsi="Times New Roman" w:cs="Times New Roman"/>
            <w:sz w:val="24"/>
            <w:szCs w:val="24"/>
            <w:rPrChange w:id="605" w:author="Emeson Santos" w:date="2019-08-15T22:32:00Z">
              <w:rPr>
                <w:rFonts w:ascii="Times New Roman" w:hAnsi="Times New Roman" w:cs="Times New Roman"/>
                <w:color w:val="FF0000"/>
                <w:sz w:val="24"/>
                <w:szCs w:val="24"/>
              </w:rPr>
            </w:rPrChange>
          </w:rPr>
          <w:t xml:space="preserve"> </w:t>
        </w:r>
      </w:ins>
      <w:ins w:id="606" w:author="Emeson Santos" w:date="2019-08-15T21:17:00Z">
        <w:r w:rsidRPr="00916296">
          <w:rPr>
            <w:rFonts w:ascii="Times New Roman" w:hAnsi="Times New Roman" w:cs="Times New Roman"/>
            <w:sz w:val="24"/>
            <w:szCs w:val="24"/>
            <w:rPrChange w:id="607" w:author="Emeson Santos" w:date="2019-08-15T22:32:00Z">
              <w:rPr>
                <w:rFonts w:ascii="Times New Roman" w:hAnsi="Times New Roman" w:cs="Times New Roman"/>
                <w:color w:val="FF0000"/>
                <w:sz w:val="24"/>
                <w:szCs w:val="24"/>
              </w:rPr>
            </w:rPrChange>
          </w:rPr>
          <w:t>Weske (200</w:t>
        </w:r>
      </w:ins>
      <w:ins w:id="608" w:author="Emeson Santos" w:date="2019-08-15T21:18:00Z">
        <w:r w:rsidRPr="00916296">
          <w:rPr>
            <w:rFonts w:ascii="Times New Roman" w:hAnsi="Times New Roman" w:cs="Times New Roman"/>
            <w:sz w:val="24"/>
            <w:szCs w:val="24"/>
            <w:rPrChange w:id="609" w:author="Emeson Santos" w:date="2019-08-15T22:32:00Z">
              <w:rPr>
                <w:rFonts w:ascii="Times New Roman" w:hAnsi="Times New Roman" w:cs="Times New Roman"/>
                <w:color w:val="FF0000"/>
                <w:sz w:val="24"/>
                <w:szCs w:val="24"/>
              </w:rPr>
            </w:rPrChange>
          </w:rPr>
          <w:t>7, p. 6</w:t>
        </w:r>
      </w:ins>
      <w:ins w:id="610" w:author="Emeson Santos" w:date="2019-08-15T21:17:00Z">
        <w:r w:rsidRPr="00916296">
          <w:rPr>
            <w:rFonts w:ascii="Times New Roman" w:hAnsi="Times New Roman" w:cs="Times New Roman"/>
            <w:sz w:val="24"/>
            <w:szCs w:val="24"/>
            <w:rPrChange w:id="611" w:author="Emeson Santos" w:date="2019-08-15T22:32:00Z">
              <w:rPr>
                <w:rFonts w:ascii="Times New Roman" w:hAnsi="Times New Roman" w:cs="Times New Roman"/>
                <w:color w:val="FF0000"/>
                <w:sz w:val="24"/>
                <w:szCs w:val="24"/>
              </w:rPr>
            </w:rPrChange>
          </w:rPr>
          <w:t>)</w:t>
        </w:r>
      </w:ins>
      <w:ins w:id="612" w:author="Emeson Santos" w:date="2019-08-15T21:18:00Z">
        <w:r w:rsidRPr="00916296">
          <w:rPr>
            <w:rFonts w:ascii="Times New Roman" w:hAnsi="Times New Roman" w:cs="Times New Roman"/>
            <w:sz w:val="24"/>
            <w:szCs w:val="24"/>
            <w:rPrChange w:id="613" w:author="Emeson Santos" w:date="2019-08-15T22:32:00Z">
              <w:rPr>
                <w:rFonts w:ascii="Times New Roman" w:hAnsi="Times New Roman" w:cs="Times New Roman"/>
                <w:color w:val="FF0000"/>
                <w:sz w:val="24"/>
                <w:szCs w:val="24"/>
              </w:rPr>
            </w:rPrChange>
          </w:rPr>
          <w:t xml:space="preserve">, </w:t>
        </w:r>
        <w:r w:rsidR="007F6D57" w:rsidRPr="00916296">
          <w:rPr>
            <w:rFonts w:ascii="Times New Roman" w:hAnsi="Times New Roman" w:cs="Times New Roman"/>
            <w:sz w:val="24"/>
            <w:szCs w:val="24"/>
            <w:rPrChange w:id="614" w:author="Emeson Santos" w:date="2019-08-15T22:32:00Z">
              <w:rPr>
                <w:rFonts w:ascii="Times New Roman" w:hAnsi="Times New Roman" w:cs="Times New Roman"/>
                <w:color w:val="FF0000"/>
                <w:sz w:val="24"/>
                <w:szCs w:val="24"/>
              </w:rPr>
            </w:rPrChange>
          </w:rPr>
          <w:t>é</w:t>
        </w:r>
      </w:ins>
      <w:ins w:id="615" w:author="Emeson Santos" w:date="2019-08-15T21:45:00Z">
        <w:r w:rsidR="001666EE" w:rsidRPr="00916296">
          <w:rPr>
            <w:rFonts w:ascii="Times New Roman" w:hAnsi="Times New Roman" w:cs="Times New Roman"/>
            <w:sz w:val="24"/>
            <w:szCs w:val="24"/>
            <w:rPrChange w:id="616" w:author="Emeson Santos" w:date="2019-08-15T22:32:00Z">
              <w:rPr>
                <w:rFonts w:ascii="Times New Roman" w:hAnsi="Times New Roman" w:cs="Times New Roman"/>
                <w:color w:val="FF0000"/>
                <w:sz w:val="24"/>
                <w:szCs w:val="24"/>
              </w:rPr>
            </w:rPrChange>
          </w:rPr>
          <w:t xml:space="preserve"> definido como</w:t>
        </w:r>
      </w:ins>
      <w:ins w:id="617" w:author="Emeson Santos" w:date="2019-08-15T21:18:00Z">
        <w:r w:rsidR="007F6D57" w:rsidRPr="00916296">
          <w:rPr>
            <w:rFonts w:ascii="Times New Roman" w:hAnsi="Times New Roman" w:cs="Times New Roman"/>
            <w:sz w:val="24"/>
            <w:szCs w:val="24"/>
            <w:rPrChange w:id="618" w:author="Emeson Santos" w:date="2019-08-15T22:32:00Z">
              <w:rPr>
                <w:rFonts w:ascii="Times New Roman" w:hAnsi="Times New Roman" w:cs="Times New Roman"/>
                <w:color w:val="FF0000"/>
                <w:sz w:val="24"/>
                <w:szCs w:val="24"/>
              </w:rPr>
            </w:rPrChange>
          </w:rPr>
          <w:t xml:space="preserve"> um conjunto de atividades </w:t>
        </w:r>
      </w:ins>
      <w:ins w:id="619" w:author="Emeson Santos" w:date="2019-08-15T21:19:00Z">
        <w:r w:rsidR="007F6D57" w:rsidRPr="00916296">
          <w:rPr>
            <w:rFonts w:ascii="Times New Roman" w:hAnsi="Times New Roman" w:cs="Times New Roman"/>
            <w:sz w:val="24"/>
            <w:szCs w:val="24"/>
            <w:rPrChange w:id="620" w:author="Emeson Santos" w:date="2019-08-15T22:32:00Z">
              <w:rPr>
                <w:rFonts w:ascii="Times New Roman" w:hAnsi="Times New Roman" w:cs="Times New Roman"/>
                <w:color w:val="FF0000"/>
                <w:sz w:val="24"/>
                <w:szCs w:val="24"/>
              </w:rPr>
            </w:rPrChange>
          </w:rPr>
          <w:t xml:space="preserve">que são executadas em um ambiente </w:t>
        </w:r>
      </w:ins>
      <w:ins w:id="621" w:author="Emeson Santos" w:date="2019-08-15T21:21:00Z">
        <w:r w:rsidR="007F6D57" w:rsidRPr="00916296">
          <w:rPr>
            <w:rFonts w:ascii="Times New Roman" w:hAnsi="Times New Roman" w:cs="Times New Roman"/>
            <w:sz w:val="24"/>
            <w:szCs w:val="24"/>
            <w:rPrChange w:id="622" w:author="Emeson Santos" w:date="2019-08-15T22:32:00Z">
              <w:rPr>
                <w:rFonts w:ascii="Times New Roman" w:hAnsi="Times New Roman" w:cs="Times New Roman"/>
                <w:color w:val="FF0000"/>
                <w:sz w:val="24"/>
                <w:szCs w:val="24"/>
              </w:rPr>
            </w:rPrChange>
          </w:rPr>
          <w:t xml:space="preserve">organizacional com coordenação e técnicas a serem seguidas. As </w:t>
        </w:r>
      </w:ins>
      <w:ins w:id="623" w:author="Emeson Santos" w:date="2019-08-15T21:22:00Z">
        <w:r w:rsidR="007F6D57" w:rsidRPr="00916296">
          <w:rPr>
            <w:rFonts w:ascii="Times New Roman" w:hAnsi="Times New Roman" w:cs="Times New Roman"/>
            <w:sz w:val="24"/>
            <w:szCs w:val="24"/>
            <w:rPrChange w:id="624" w:author="Emeson Santos" w:date="2019-08-15T22:32:00Z">
              <w:rPr>
                <w:rFonts w:ascii="Times New Roman" w:hAnsi="Times New Roman" w:cs="Times New Roman"/>
                <w:color w:val="FF0000"/>
                <w:sz w:val="24"/>
                <w:szCs w:val="24"/>
              </w:rPr>
            </w:rPrChange>
          </w:rPr>
          <w:t xml:space="preserve">atividades são realizadas para atingir um objetivo do negócio. Cada processo é executado </w:t>
        </w:r>
      </w:ins>
      <w:ins w:id="625" w:author="Emeson Santos" w:date="2019-08-15T21:23:00Z">
        <w:r w:rsidR="007F6D57" w:rsidRPr="00916296">
          <w:rPr>
            <w:rFonts w:ascii="Times New Roman" w:hAnsi="Times New Roman" w:cs="Times New Roman"/>
            <w:sz w:val="24"/>
            <w:szCs w:val="24"/>
            <w:rPrChange w:id="626" w:author="Emeson Santos" w:date="2019-08-15T22:32:00Z">
              <w:rPr>
                <w:rFonts w:ascii="Times New Roman" w:hAnsi="Times New Roman" w:cs="Times New Roman"/>
                <w:color w:val="FF0000"/>
                <w:sz w:val="24"/>
                <w:szCs w:val="24"/>
              </w:rPr>
            </w:rPrChange>
          </w:rPr>
          <w:t>por uma única organização podendo interagir com os processos de outras organizações.</w:t>
        </w:r>
      </w:ins>
      <w:ins w:id="627" w:author="Emeson Santos" w:date="2019-08-15T21:20:00Z">
        <w:r w:rsidR="007F6D57" w:rsidRPr="00916296">
          <w:rPr>
            <w:rFonts w:ascii="Times New Roman" w:hAnsi="Times New Roman" w:cs="Times New Roman"/>
            <w:sz w:val="24"/>
            <w:szCs w:val="24"/>
            <w:rPrChange w:id="628" w:author="Emeson Santos" w:date="2019-08-15T22:32:00Z">
              <w:rPr>
                <w:rFonts w:ascii="Times New Roman" w:hAnsi="Times New Roman" w:cs="Times New Roman"/>
                <w:color w:val="FF0000"/>
                <w:sz w:val="24"/>
                <w:szCs w:val="24"/>
              </w:rPr>
            </w:rPrChange>
          </w:rPr>
          <w:t xml:space="preserve"> </w:t>
        </w:r>
      </w:ins>
      <w:ins w:id="629" w:author="Emeson Santos" w:date="2019-08-15T21:27:00Z">
        <w:r w:rsidR="007F6D57" w:rsidRPr="00916296">
          <w:rPr>
            <w:rFonts w:ascii="Times New Roman" w:hAnsi="Times New Roman" w:cs="Times New Roman"/>
            <w:sz w:val="24"/>
            <w:szCs w:val="24"/>
            <w:rPrChange w:id="630" w:author="Emeson Santos" w:date="2019-08-15T22:32:00Z">
              <w:rPr>
                <w:rFonts w:ascii="Times New Roman" w:hAnsi="Times New Roman" w:cs="Times New Roman"/>
                <w:color w:val="FF0000"/>
                <w:sz w:val="24"/>
                <w:szCs w:val="24"/>
              </w:rPr>
            </w:rPrChange>
          </w:rPr>
          <w:t>Borges (2015, p.6)</w:t>
        </w:r>
      </w:ins>
      <w:ins w:id="631" w:author="Emeson Santos" w:date="2019-08-15T21:29:00Z">
        <w:r w:rsidR="001D66AF" w:rsidRPr="00916296">
          <w:rPr>
            <w:rFonts w:ascii="Times New Roman" w:hAnsi="Times New Roman" w:cs="Times New Roman"/>
            <w:sz w:val="24"/>
            <w:szCs w:val="24"/>
            <w:rPrChange w:id="632" w:author="Emeson Santos" w:date="2019-08-15T22:32:00Z">
              <w:rPr>
                <w:rFonts w:ascii="Times New Roman" w:hAnsi="Times New Roman" w:cs="Times New Roman"/>
                <w:color w:val="FF0000"/>
                <w:sz w:val="24"/>
                <w:szCs w:val="24"/>
              </w:rPr>
            </w:rPrChange>
          </w:rPr>
          <w:t xml:space="preserve"> concorda com Weske (2007, p. 6)</w:t>
        </w:r>
      </w:ins>
      <w:ins w:id="633" w:author="Emeson Santos" w:date="2019-08-15T21:28:00Z">
        <w:r w:rsidR="007F6D57" w:rsidRPr="00916296">
          <w:rPr>
            <w:rFonts w:ascii="Times New Roman" w:hAnsi="Times New Roman" w:cs="Times New Roman"/>
            <w:sz w:val="24"/>
            <w:szCs w:val="24"/>
            <w:rPrChange w:id="634" w:author="Emeson Santos" w:date="2019-08-15T22:32:00Z">
              <w:rPr>
                <w:rFonts w:ascii="Times New Roman" w:hAnsi="Times New Roman" w:cs="Times New Roman"/>
                <w:color w:val="FF0000"/>
                <w:sz w:val="24"/>
                <w:szCs w:val="24"/>
              </w:rPr>
            </w:rPrChange>
          </w:rPr>
          <w:t xml:space="preserve">, </w:t>
        </w:r>
      </w:ins>
      <w:ins w:id="635" w:author="Emeson Santos" w:date="2019-08-15T21:32:00Z">
        <w:r w:rsidR="001D66AF" w:rsidRPr="00916296">
          <w:rPr>
            <w:rFonts w:ascii="Times New Roman" w:hAnsi="Times New Roman" w:cs="Times New Roman"/>
            <w:sz w:val="24"/>
            <w:szCs w:val="24"/>
            <w:rPrChange w:id="636" w:author="Emeson Santos" w:date="2019-08-15T22:32:00Z">
              <w:rPr>
                <w:rFonts w:ascii="Times New Roman" w:hAnsi="Times New Roman" w:cs="Times New Roman"/>
                <w:color w:val="FF0000"/>
                <w:sz w:val="24"/>
                <w:szCs w:val="24"/>
              </w:rPr>
            </w:rPrChange>
          </w:rPr>
          <w:t>mas ele</w:t>
        </w:r>
      </w:ins>
      <w:ins w:id="637" w:author="Emeson Santos" w:date="2019-08-15T21:33:00Z">
        <w:r w:rsidR="001D66AF" w:rsidRPr="00916296">
          <w:rPr>
            <w:rFonts w:ascii="Times New Roman" w:hAnsi="Times New Roman" w:cs="Times New Roman"/>
            <w:sz w:val="24"/>
            <w:szCs w:val="24"/>
            <w:rPrChange w:id="638" w:author="Emeson Santos" w:date="2019-08-15T22:32:00Z">
              <w:rPr>
                <w:rFonts w:ascii="Times New Roman" w:hAnsi="Times New Roman" w:cs="Times New Roman"/>
                <w:color w:val="FF0000"/>
                <w:sz w:val="24"/>
                <w:szCs w:val="24"/>
              </w:rPr>
            </w:rPrChange>
          </w:rPr>
          <w:t xml:space="preserve"> acrescenta que o processo de neg</w:t>
        </w:r>
      </w:ins>
      <w:ins w:id="639" w:author="Emeson Santos" w:date="2019-08-15T21:34:00Z">
        <w:r w:rsidR="001D66AF" w:rsidRPr="00916296">
          <w:rPr>
            <w:rFonts w:ascii="Times New Roman" w:hAnsi="Times New Roman" w:cs="Times New Roman"/>
            <w:sz w:val="24"/>
            <w:szCs w:val="24"/>
            <w:rPrChange w:id="640" w:author="Emeson Santos" w:date="2019-08-15T22:32:00Z">
              <w:rPr>
                <w:rFonts w:ascii="Times New Roman" w:hAnsi="Times New Roman" w:cs="Times New Roman"/>
                <w:color w:val="FF0000"/>
                <w:sz w:val="24"/>
                <w:szCs w:val="24"/>
              </w:rPr>
            </w:rPrChange>
          </w:rPr>
          <w:t>ócio</w:t>
        </w:r>
      </w:ins>
      <w:ins w:id="641" w:author="Emeson Santos" w:date="2019-08-15T21:27:00Z">
        <w:r w:rsidR="007F6D57" w:rsidRPr="00916296">
          <w:rPr>
            <w:rFonts w:ascii="Times New Roman" w:hAnsi="Times New Roman" w:cs="Times New Roman"/>
            <w:sz w:val="24"/>
            <w:szCs w:val="24"/>
            <w:rPrChange w:id="642" w:author="Emeson Santos" w:date="2019-08-15T22:32:00Z">
              <w:rPr>
                <w:rFonts w:ascii="Times New Roman" w:hAnsi="Times New Roman" w:cs="Times New Roman"/>
                <w:color w:val="FF0000"/>
                <w:sz w:val="24"/>
                <w:szCs w:val="24"/>
              </w:rPr>
            </w:rPrChange>
          </w:rPr>
          <w:t xml:space="preserve"> agrega valores para </w:t>
        </w:r>
      </w:ins>
      <w:ins w:id="643" w:author="Emeson Santos" w:date="2019-08-15T21:34:00Z">
        <w:r w:rsidR="001D66AF" w:rsidRPr="00916296">
          <w:rPr>
            <w:rFonts w:ascii="Times New Roman" w:hAnsi="Times New Roman" w:cs="Times New Roman"/>
            <w:sz w:val="24"/>
            <w:szCs w:val="24"/>
            <w:rPrChange w:id="644" w:author="Emeson Santos" w:date="2019-08-15T22:32:00Z">
              <w:rPr>
                <w:rFonts w:ascii="Times New Roman" w:hAnsi="Times New Roman" w:cs="Times New Roman"/>
                <w:color w:val="FF0000"/>
                <w:sz w:val="24"/>
                <w:szCs w:val="24"/>
              </w:rPr>
            </w:rPrChange>
          </w:rPr>
          <w:t>a</w:t>
        </w:r>
      </w:ins>
      <w:ins w:id="645" w:author="Emeson Santos" w:date="2019-08-15T21:27:00Z">
        <w:r w:rsidR="007F6D57" w:rsidRPr="00916296">
          <w:rPr>
            <w:rFonts w:ascii="Times New Roman" w:hAnsi="Times New Roman" w:cs="Times New Roman"/>
            <w:sz w:val="24"/>
            <w:szCs w:val="24"/>
            <w:rPrChange w:id="646" w:author="Emeson Santos" w:date="2019-08-15T22:32:00Z">
              <w:rPr>
                <w:rFonts w:ascii="Times New Roman" w:hAnsi="Times New Roman" w:cs="Times New Roman"/>
                <w:color w:val="FF0000"/>
                <w:sz w:val="24"/>
                <w:szCs w:val="24"/>
              </w:rPr>
            </w:rPrChange>
          </w:rPr>
          <w:t xml:space="preserve"> organização</w:t>
        </w:r>
      </w:ins>
      <w:ins w:id="647" w:author="Emeson Santos" w:date="2019-08-15T21:34:00Z">
        <w:r w:rsidR="001D66AF" w:rsidRPr="00916296">
          <w:rPr>
            <w:rFonts w:ascii="Times New Roman" w:hAnsi="Times New Roman" w:cs="Times New Roman"/>
            <w:sz w:val="24"/>
            <w:szCs w:val="24"/>
            <w:rPrChange w:id="648" w:author="Emeson Santos" w:date="2019-08-15T22:32:00Z">
              <w:rPr>
                <w:rFonts w:ascii="Times New Roman" w:hAnsi="Times New Roman" w:cs="Times New Roman"/>
                <w:color w:val="FF0000"/>
                <w:sz w:val="24"/>
                <w:szCs w:val="24"/>
              </w:rPr>
            </w:rPrChange>
          </w:rPr>
          <w:t xml:space="preserve">. Já </w:t>
        </w:r>
      </w:ins>
      <w:ins w:id="649" w:author="Emeson Santos" w:date="2019-08-15T21:35:00Z">
        <w:r w:rsidR="001D66AF" w:rsidRPr="00916296">
          <w:rPr>
            <w:rFonts w:ascii="Times New Roman" w:hAnsi="Times New Roman" w:cs="Times New Roman"/>
            <w:sz w:val="24"/>
            <w:szCs w:val="24"/>
            <w:rPrChange w:id="650" w:author="Emeson Santos" w:date="2019-08-15T22:32:00Z">
              <w:rPr>
                <w:rFonts w:ascii="Times New Roman" w:hAnsi="Times New Roman" w:cs="Times New Roman"/>
                <w:color w:val="FF0000"/>
                <w:sz w:val="24"/>
                <w:szCs w:val="24"/>
              </w:rPr>
            </w:rPrChange>
          </w:rPr>
          <w:t xml:space="preserve">Brasil (2013, p.35), </w:t>
        </w:r>
      </w:ins>
      <w:ins w:id="651" w:author="Emeson Santos" w:date="2019-08-15T21:36:00Z">
        <w:r w:rsidR="001D66AF" w:rsidRPr="00916296">
          <w:rPr>
            <w:rFonts w:ascii="Times New Roman" w:hAnsi="Times New Roman" w:cs="Times New Roman"/>
            <w:sz w:val="24"/>
            <w:szCs w:val="24"/>
            <w:rPrChange w:id="652" w:author="Emeson Santos" w:date="2019-08-15T22:32:00Z">
              <w:rPr>
                <w:rFonts w:ascii="Times New Roman" w:hAnsi="Times New Roman" w:cs="Times New Roman"/>
                <w:color w:val="FF0000"/>
                <w:sz w:val="24"/>
                <w:szCs w:val="24"/>
              </w:rPr>
            </w:rPrChange>
          </w:rPr>
          <w:t xml:space="preserve">concorda </w:t>
        </w:r>
      </w:ins>
      <w:ins w:id="653" w:author="Emeson Santos" w:date="2019-08-15T21:37:00Z">
        <w:r w:rsidR="001D66AF" w:rsidRPr="00916296">
          <w:rPr>
            <w:rFonts w:ascii="Times New Roman" w:hAnsi="Times New Roman" w:cs="Times New Roman"/>
            <w:sz w:val="24"/>
            <w:szCs w:val="24"/>
            <w:rPrChange w:id="654" w:author="Emeson Santos" w:date="2019-08-15T22:32:00Z">
              <w:rPr>
                <w:rFonts w:ascii="Times New Roman" w:hAnsi="Times New Roman" w:cs="Times New Roman"/>
                <w:color w:val="FF0000"/>
                <w:sz w:val="24"/>
                <w:szCs w:val="24"/>
              </w:rPr>
            </w:rPrChange>
          </w:rPr>
          <w:t xml:space="preserve">com Weske (2007, p. 6) e Borges (2015, p.6), e </w:t>
        </w:r>
      </w:ins>
      <w:ins w:id="655" w:author="Emeson Santos" w:date="2019-08-15T21:39:00Z">
        <w:r w:rsidR="001666EE" w:rsidRPr="00916296">
          <w:rPr>
            <w:rFonts w:ascii="Times New Roman" w:hAnsi="Times New Roman" w:cs="Times New Roman"/>
            <w:sz w:val="24"/>
            <w:szCs w:val="24"/>
            <w:rPrChange w:id="656" w:author="Emeson Santos" w:date="2019-08-15T22:32:00Z">
              <w:rPr>
                <w:rFonts w:ascii="Times New Roman" w:hAnsi="Times New Roman" w:cs="Times New Roman"/>
                <w:color w:val="FF0000"/>
                <w:sz w:val="24"/>
                <w:szCs w:val="24"/>
              </w:rPr>
            </w:rPrChange>
          </w:rPr>
          <w:t xml:space="preserve">ainda adiciona que </w:t>
        </w:r>
      </w:ins>
      <w:ins w:id="657" w:author="Emeson Santos" w:date="2019-08-15T21:40:00Z">
        <w:r w:rsidR="001666EE" w:rsidRPr="00916296">
          <w:rPr>
            <w:rFonts w:ascii="Times New Roman" w:hAnsi="Times New Roman" w:cs="Times New Roman"/>
            <w:sz w:val="24"/>
            <w:szCs w:val="24"/>
            <w:rPrChange w:id="658" w:author="Emeson Santos" w:date="2019-08-15T22:32:00Z">
              <w:rPr>
                <w:rFonts w:ascii="Times New Roman" w:hAnsi="Times New Roman" w:cs="Times New Roman"/>
                <w:color w:val="FF0000"/>
                <w:sz w:val="24"/>
                <w:szCs w:val="24"/>
              </w:rPr>
            </w:rPrChange>
          </w:rPr>
          <w:t>os processos de negócios podem também servir de apoio e também para gerenciar os outros proce</w:t>
        </w:r>
      </w:ins>
      <w:ins w:id="659" w:author="Emeson Santos" w:date="2019-08-15T21:41:00Z">
        <w:r w:rsidR="001666EE" w:rsidRPr="00916296">
          <w:rPr>
            <w:rFonts w:ascii="Times New Roman" w:hAnsi="Times New Roman" w:cs="Times New Roman"/>
            <w:sz w:val="24"/>
            <w:szCs w:val="24"/>
            <w:rPrChange w:id="660" w:author="Emeson Santos" w:date="2019-08-15T22:32:00Z">
              <w:rPr>
                <w:rFonts w:ascii="Times New Roman" w:hAnsi="Times New Roman" w:cs="Times New Roman"/>
                <w:color w:val="FF0000"/>
                <w:sz w:val="24"/>
                <w:szCs w:val="24"/>
              </w:rPr>
            </w:rPrChange>
          </w:rPr>
          <w:t>s</w:t>
        </w:r>
      </w:ins>
      <w:ins w:id="661" w:author="Emeson Santos" w:date="2019-08-15T21:40:00Z">
        <w:r w:rsidR="001666EE" w:rsidRPr="00916296">
          <w:rPr>
            <w:rFonts w:ascii="Times New Roman" w:hAnsi="Times New Roman" w:cs="Times New Roman"/>
            <w:sz w:val="24"/>
            <w:szCs w:val="24"/>
            <w:rPrChange w:id="662" w:author="Emeson Santos" w:date="2019-08-15T22:32:00Z">
              <w:rPr>
                <w:rFonts w:ascii="Times New Roman" w:hAnsi="Times New Roman" w:cs="Times New Roman"/>
                <w:color w:val="FF0000"/>
                <w:sz w:val="24"/>
                <w:szCs w:val="24"/>
              </w:rPr>
            </w:rPrChange>
          </w:rPr>
          <w:t>sos</w:t>
        </w:r>
      </w:ins>
      <w:ins w:id="663" w:author="Emeson Santos" w:date="2019-08-15T21:42:00Z">
        <w:r w:rsidR="001666EE" w:rsidRPr="00916296">
          <w:rPr>
            <w:rFonts w:ascii="Times New Roman" w:hAnsi="Times New Roman" w:cs="Times New Roman"/>
            <w:sz w:val="24"/>
            <w:szCs w:val="24"/>
            <w:rPrChange w:id="664" w:author="Emeson Santos" w:date="2019-08-15T22:32:00Z">
              <w:rPr>
                <w:rFonts w:ascii="Times New Roman" w:hAnsi="Times New Roman" w:cs="Times New Roman"/>
                <w:color w:val="FF0000"/>
                <w:sz w:val="24"/>
                <w:szCs w:val="24"/>
              </w:rPr>
            </w:rPrChange>
          </w:rPr>
          <w:t xml:space="preserve">, além de </w:t>
        </w:r>
      </w:ins>
      <w:ins w:id="665" w:author="Emeson Santos" w:date="2019-08-15T21:43:00Z">
        <w:r w:rsidR="001666EE" w:rsidRPr="00916296">
          <w:rPr>
            <w:rFonts w:ascii="Times New Roman" w:hAnsi="Times New Roman" w:cs="Times New Roman"/>
            <w:sz w:val="24"/>
            <w:szCs w:val="24"/>
            <w:rPrChange w:id="666" w:author="Emeson Santos" w:date="2019-08-15T22:32:00Z">
              <w:rPr>
                <w:rFonts w:ascii="Times New Roman" w:hAnsi="Times New Roman" w:cs="Times New Roman"/>
                <w:color w:val="FF0000"/>
                <w:sz w:val="24"/>
                <w:szCs w:val="24"/>
              </w:rPr>
            </w:rPrChange>
          </w:rPr>
          <w:t xml:space="preserve">ter uma ponta de </w:t>
        </w:r>
      </w:ins>
      <w:ins w:id="667" w:author="Emeson Santos" w:date="2019-08-15T21:44:00Z">
        <w:r w:rsidR="001666EE" w:rsidRPr="00916296">
          <w:rPr>
            <w:rFonts w:ascii="Times New Roman" w:hAnsi="Times New Roman" w:cs="Times New Roman"/>
            <w:sz w:val="24"/>
            <w:szCs w:val="24"/>
            <w:rPrChange w:id="668" w:author="Emeson Santos" w:date="2019-08-15T22:32:00Z">
              <w:rPr>
                <w:rFonts w:ascii="Times New Roman" w:hAnsi="Times New Roman" w:cs="Times New Roman"/>
                <w:color w:val="FF0000"/>
                <w:sz w:val="24"/>
                <w:szCs w:val="24"/>
              </w:rPr>
            </w:rPrChange>
          </w:rPr>
          <w:t>início</w:t>
        </w:r>
      </w:ins>
      <w:ins w:id="669" w:author="Emeson Santos" w:date="2019-08-15T21:43:00Z">
        <w:r w:rsidR="001666EE" w:rsidRPr="00916296">
          <w:rPr>
            <w:rFonts w:ascii="Times New Roman" w:hAnsi="Times New Roman" w:cs="Times New Roman"/>
            <w:sz w:val="24"/>
            <w:szCs w:val="24"/>
            <w:rPrChange w:id="670" w:author="Emeson Santos" w:date="2019-08-15T22:32:00Z">
              <w:rPr>
                <w:rFonts w:ascii="Times New Roman" w:hAnsi="Times New Roman" w:cs="Times New Roman"/>
                <w:color w:val="FF0000"/>
                <w:sz w:val="24"/>
                <w:szCs w:val="24"/>
              </w:rPr>
            </w:rPrChange>
          </w:rPr>
          <w:t xml:space="preserve"> e uma ponta de finalização </w:t>
        </w:r>
      </w:ins>
      <w:ins w:id="671" w:author="Emeson Santos" w:date="2019-08-15T22:18:00Z">
        <w:r w:rsidR="00F910FB" w:rsidRPr="00916296">
          <w:rPr>
            <w:rFonts w:ascii="Times New Roman" w:hAnsi="Times New Roman" w:cs="Times New Roman"/>
            <w:sz w:val="24"/>
            <w:szCs w:val="24"/>
            <w:rPrChange w:id="672" w:author="Emeson Santos" w:date="2019-08-15T22:32:00Z">
              <w:rPr>
                <w:rFonts w:ascii="Times New Roman" w:hAnsi="Times New Roman" w:cs="Times New Roman"/>
                <w:color w:val="FF0000"/>
                <w:sz w:val="24"/>
                <w:szCs w:val="24"/>
              </w:rPr>
            </w:rPrChange>
          </w:rPr>
          <w:t>para concluir os</w:t>
        </w:r>
      </w:ins>
      <w:ins w:id="673" w:author="Emeson Santos" w:date="2019-08-15T21:43:00Z">
        <w:r w:rsidR="001666EE" w:rsidRPr="00916296">
          <w:rPr>
            <w:rFonts w:ascii="Times New Roman" w:hAnsi="Times New Roman" w:cs="Times New Roman"/>
            <w:sz w:val="24"/>
            <w:szCs w:val="24"/>
            <w:rPrChange w:id="674" w:author="Emeson Santos" w:date="2019-08-15T22:32:00Z">
              <w:rPr>
                <w:rFonts w:ascii="Times New Roman" w:hAnsi="Times New Roman" w:cs="Times New Roman"/>
                <w:color w:val="FF0000"/>
                <w:sz w:val="24"/>
                <w:szCs w:val="24"/>
              </w:rPr>
            </w:rPrChange>
          </w:rPr>
          <w:t xml:space="preserve"> processos</w:t>
        </w:r>
      </w:ins>
      <w:ins w:id="675" w:author="Emeson Santos" w:date="2019-08-15T22:18:00Z">
        <w:r w:rsidR="00F910FB" w:rsidRPr="00916296">
          <w:rPr>
            <w:rFonts w:ascii="Times New Roman" w:hAnsi="Times New Roman" w:cs="Times New Roman"/>
            <w:sz w:val="24"/>
            <w:szCs w:val="24"/>
            <w:rPrChange w:id="676" w:author="Emeson Santos" w:date="2019-08-15T22:32:00Z">
              <w:rPr>
                <w:rFonts w:ascii="Times New Roman" w:hAnsi="Times New Roman" w:cs="Times New Roman"/>
                <w:color w:val="FF0000"/>
                <w:sz w:val="24"/>
                <w:szCs w:val="24"/>
              </w:rPr>
            </w:rPrChange>
          </w:rPr>
          <w:t>,</w:t>
        </w:r>
      </w:ins>
      <w:ins w:id="677" w:author="Emeson Santos" w:date="2019-08-15T21:43:00Z">
        <w:r w:rsidR="001666EE" w:rsidRPr="00916296">
          <w:rPr>
            <w:rFonts w:ascii="Times New Roman" w:hAnsi="Times New Roman" w:cs="Times New Roman"/>
            <w:sz w:val="24"/>
            <w:szCs w:val="24"/>
            <w:rPrChange w:id="678" w:author="Emeson Santos" w:date="2019-08-15T22:32:00Z">
              <w:rPr>
                <w:rFonts w:ascii="Times New Roman" w:hAnsi="Times New Roman" w:cs="Times New Roman"/>
                <w:color w:val="FF0000"/>
                <w:sz w:val="24"/>
                <w:szCs w:val="24"/>
              </w:rPr>
            </w:rPrChange>
          </w:rPr>
          <w:t xml:space="preserve"> também podem ser interfuncional</w:t>
        </w:r>
      </w:ins>
      <w:ins w:id="679" w:author="Emeson Santos" w:date="2019-08-15T21:44:00Z">
        <w:r w:rsidR="001666EE" w:rsidRPr="00916296">
          <w:rPr>
            <w:rFonts w:ascii="Times New Roman" w:hAnsi="Times New Roman" w:cs="Times New Roman"/>
            <w:sz w:val="24"/>
            <w:szCs w:val="24"/>
            <w:rPrChange w:id="680" w:author="Emeson Santos" w:date="2019-08-15T22:32:00Z">
              <w:rPr>
                <w:rFonts w:ascii="Times New Roman" w:hAnsi="Times New Roman" w:cs="Times New Roman"/>
                <w:color w:val="FF0000"/>
                <w:sz w:val="24"/>
                <w:szCs w:val="24"/>
              </w:rPr>
            </w:rPrChange>
          </w:rPr>
          <w:t xml:space="preserve"> ou </w:t>
        </w:r>
      </w:ins>
      <w:ins w:id="681" w:author="Emeson Santos" w:date="2019-08-15T21:45:00Z">
        <w:r w:rsidR="00400281" w:rsidRPr="00916296">
          <w:rPr>
            <w:rFonts w:ascii="Times New Roman" w:hAnsi="Times New Roman" w:cs="Times New Roman"/>
            <w:sz w:val="24"/>
            <w:szCs w:val="24"/>
            <w:rPrChange w:id="682" w:author="Emeson Santos" w:date="2019-08-15T22:32:00Z">
              <w:rPr>
                <w:rFonts w:ascii="Times New Roman" w:hAnsi="Times New Roman" w:cs="Times New Roman"/>
                <w:color w:val="FF0000"/>
                <w:sz w:val="24"/>
                <w:szCs w:val="24"/>
              </w:rPr>
            </w:rPrChange>
          </w:rPr>
          <w:t>Inter organizacional.</w:t>
        </w:r>
      </w:ins>
    </w:p>
    <w:p w14:paraId="7E3B8709" w14:textId="73E4B19B" w:rsidR="004D4C37" w:rsidRPr="00916296" w:rsidDel="00400281" w:rsidRDefault="004D4C37">
      <w:pPr>
        <w:spacing w:after="160" w:line="259" w:lineRule="auto"/>
        <w:ind w:firstLine="708"/>
        <w:jc w:val="both"/>
        <w:rPr>
          <w:del w:id="683" w:author="Emeson Santos" w:date="2019-08-15T21:46:00Z"/>
          <w:rFonts w:ascii="Times New Roman" w:hAnsi="Times New Roman" w:cs="Times New Roman"/>
          <w:sz w:val="24"/>
          <w:szCs w:val="24"/>
        </w:rPr>
        <w:pPrChange w:id="684" w:author="Emeson Santos" w:date="2019-08-15T21:50:00Z">
          <w:pPr>
            <w:spacing w:after="160" w:line="259" w:lineRule="auto"/>
            <w:ind w:firstLine="696"/>
            <w:jc w:val="both"/>
          </w:pPr>
        </w:pPrChange>
      </w:pPr>
      <w:del w:id="685" w:author="Emeson Santos" w:date="2019-08-15T21:46:00Z">
        <w:r w:rsidRPr="00916296" w:rsidDel="00400281">
          <w:rPr>
            <w:rFonts w:ascii="Times New Roman" w:hAnsi="Times New Roman" w:cs="Times New Roman"/>
            <w:sz w:val="24"/>
            <w:szCs w:val="24"/>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686"/>
        <w:r w:rsidRPr="00916296" w:rsidDel="00400281">
          <w:rPr>
            <w:rFonts w:ascii="Times New Roman" w:hAnsi="Times New Roman" w:cs="Times New Roman"/>
            <w:sz w:val="24"/>
            <w:szCs w:val="24"/>
          </w:rPr>
          <w:delText>(BORGES, 2015, p. 6).</w:delText>
        </w:r>
        <w:commentRangeEnd w:id="686"/>
        <w:r w:rsidRPr="00916296" w:rsidDel="00400281">
          <w:rPr>
            <w:rStyle w:val="Refdecomentrio"/>
            <w:rFonts w:ascii="Times New Roman" w:hAnsi="Times New Roman" w:cs="Times New Roman"/>
            <w:sz w:val="24"/>
            <w:szCs w:val="24"/>
          </w:rPr>
          <w:commentReference w:id="686"/>
        </w:r>
      </w:del>
    </w:p>
    <w:p w14:paraId="4CB85E07" w14:textId="1430BF67" w:rsidR="004D4C37" w:rsidRPr="00916296" w:rsidDel="00400281" w:rsidRDefault="004D4C37">
      <w:pPr>
        <w:spacing w:after="160" w:line="259" w:lineRule="auto"/>
        <w:ind w:firstLine="708"/>
        <w:jc w:val="both"/>
        <w:rPr>
          <w:del w:id="687" w:author="Emeson Santos" w:date="2019-08-15T21:46:00Z"/>
          <w:rFonts w:ascii="Times New Roman" w:hAnsi="Times New Roman" w:cs="Times New Roman"/>
          <w:sz w:val="24"/>
          <w:szCs w:val="24"/>
        </w:rPr>
        <w:pPrChange w:id="688" w:author="Emeson Santos" w:date="2019-08-15T21:50:00Z">
          <w:pPr>
            <w:spacing w:after="160" w:line="259" w:lineRule="auto"/>
            <w:ind w:firstLine="696"/>
            <w:jc w:val="both"/>
          </w:pPr>
        </w:pPrChange>
      </w:pPr>
      <w:del w:id="689" w:author="Emeson Santos" w:date="2019-08-15T21:46:00Z">
        <w:r w:rsidRPr="00916296" w:rsidDel="00400281">
          <w:rPr>
            <w:rFonts w:ascii="Times New Roman" w:hAnsi="Times New Roman" w:cs="Times New Roman"/>
            <w:sz w:val="24"/>
            <w:szCs w:val="24"/>
          </w:rPr>
          <w:delText xml:space="preserve">“No contexto de BPM, um "processo de negócio" é um trabalho que entrega valor para os clientes ou apoia/gerencia outros processos. Esse trabalho pode ser ponta a ponta, interfuncional e até mesmo interorganizacional.”, </w:delText>
        </w:r>
        <w:commentRangeStart w:id="690"/>
        <w:r w:rsidRPr="00916296" w:rsidDel="00400281">
          <w:rPr>
            <w:rFonts w:ascii="Times New Roman" w:hAnsi="Times New Roman" w:cs="Times New Roman"/>
            <w:sz w:val="24"/>
            <w:szCs w:val="24"/>
          </w:rPr>
          <w:fldChar w:fldCharType="begin" w:fldLock="1"/>
        </w:r>
        <w:r w:rsidRPr="00916296" w:rsidDel="00400281">
          <w:rPr>
            <w:rFonts w:ascii="Times New Roman" w:hAnsi="Times New Roman" w:cs="Times New Roman"/>
            <w:sz w:val="24"/>
            <w:szCs w:val="24"/>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916296" w:rsidDel="00400281">
          <w:rPr>
            <w:rFonts w:ascii="Times New Roman" w:hAnsi="Times New Roman" w:cs="Times New Roman"/>
            <w:sz w:val="24"/>
            <w:szCs w:val="24"/>
          </w:rPr>
          <w:fldChar w:fldCharType="separate"/>
        </w:r>
        <w:r w:rsidRPr="00916296" w:rsidDel="00400281">
          <w:rPr>
            <w:rFonts w:ascii="Times New Roman" w:hAnsi="Times New Roman" w:cs="Times New Roman"/>
            <w:noProof/>
            <w:sz w:val="24"/>
            <w:szCs w:val="24"/>
          </w:rPr>
          <w:delText>(BRASIL, 2013, p. 35)</w:delText>
        </w:r>
        <w:r w:rsidRPr="00916296" w:rsidDel="00400281">
          <w:rPr>
            <w:rFonts w:ascii="Times New Roman" w:hAnsi="Times New Roman" w:cs="Times New Roman"/>
            <w:sz w:val="24"/>
            <w:szCs w:val="24"/>
          </w:rPr>
          <w:fldChar w:fldCharType="end"/>
        </w:r>
        <w:r w:rsidRPr="00916296" w:rsidDel="00400281">
          <w:rPr>
            <w:rFonts w:ascii="Times New Roman" w:hAnsi="Times New Roman" w:cs="Times New Roman"/>
            <w:sz w:val="24"/>
            <w:szCs w:val="24"/>
          </w:rPr>
          <w:delText>.</w:delText>
        </w:r>
        <w:commentRangeEnd w:id="690"/>
        <w:r w:rsidRPr="00916296" w:rsidDel="00400281">
          <w:rPr>
            <w:rStyle w:val="Refdecomentrio"/>
            <w:rFonts w:ascii="Times New Roman" w:hAnsi="Times New Roman" w:cs="Times New Roman"/>
            <w:sz w:val="24"/>
            <w:szCs w:val="24"/>
          </w:rPr>
          <w:commentReference w:id="690"/>
        </w:r>
      </w:del>
    </w:p>
    <w:p w14:paraId="57FC12D3" w14:textId="6A277534" w:rsidR="004D4C37" w:rsidRPr="00916296" w:rsidDel="001D66AF" w:rsidRDefault="004D4C37">
      <w:pPr>
        <w:spacing w:after="160" w:line="259" w:lineRule="auto"/>
        <w:ind w:right="227" w:firstLine="708"/>
        <w:jc w:val="both"/>
        <w:rPr>
          <w:del w:id="691" w:author="Emeson Santos" w:date="2019-08-15T21:30:00Z"/>
          <w:rFonts w:ascii="Times New Roman" w:hAnsi="Times New Roman" w:cs="Times New Roman"/>
          <w:sz w:val="24"/>
          <w:szCs w:val="24"/>
        </w:rPr>
        <w:pPrChange w:id="692" w:author="Emeson Santos" w:date="2019-08-15T21:50:00Z">
          <w:pPr>
            <w:spacing w:after="160" w:line="259" w:lineRule="auto"/>
            <w:ind w:left="227" w:right="227" w:firstLine="697"/>
            <w:jc w:val="both"/>
          </w:pPr>
        </w:pPrChange>
      </w:pPr>
      <w:commentRangeStart w:id="693"/>
      <w:del w:id="694" w:author="Emeson Santos" w:date="2019-08-15T19:56:00Z">
        <w:r w:rsidRPr="00916296" w:rsidDel="00124999">
          <w:rPr>
            <w:rFonts w:ascii="Times New Roman" w:hAnsi="Times New Roman" w:cs="Times New Roman"/>
            <w:sz w:val="24"/>
            <w:szCs w:val="24"/>
          </w:rPr>
          <w:delText xml:space="preserve">Segundo </w:delText>
        </w:r>
      </w:del>
      <w:del w:id="695" w:author="Emeson Santos" w:date="2019-08-15T21:30:00Z">
        <w:r w:rsidRPr="00916296" w:rsidDel="001D66AF">
          <w:rPr>
            <w:rFonts w:ascii="Times New Roman" w:hAnsi="Times New Roman" w:cs="Times New Roman"/>
            <w:sz w:val="24"/>
            <w:szCs w:val="24"/>
          </w:rPr>
          <w:delText>Weske (2007, p.16)</w:delText>
        </w:r>
        <w:commentRangeEnd w:id="693"/>
        <w:r w:rsidRPr="00916296" w:rsidDel="001D66AF">
          <w:rPr>
            <w:rStyle w:val="Refdecomentrio"/>
            <w:rFonts w:ascii="Times New Roman" w:hAnsi="Times New Roman" w:cs="Times New Roman"/>
            <w:sz w:val="24"/>
            <w:szCs w:val="24"/>
          </w:rPr>
          <w:commentReference w:id="693"/>
        </w:r>
      </w:del>
    </w:p>
    <w:p w14:paraId="7C6B1226" w14:textId="06C83F5C" w:rsidR="004D4C37" w:rsidRPr="00916296" w:rsidDel="001D66AF" w:rsidRDefault="004D4C37">
      <w:pPr>
        <w:spacing w:after="160" w:line="259" w:lineRule="auto"/>
        <w:ind w:right="227" w:firstLine="708"/>
        <w:jc w:val="both"/>
        <w:rPr>
          <w:del w:id="696" w:author="Emeson Santos" w:date="2019-08-15T21:30:00Z"/>
          <w:rFonts w:ascii="Times New Roman" w:hAnsi="Times New Roman" w:cs="Times New Roman"/>
          <w:sz w:val="24"/>
          <w:szCs w:val="24"/>
        </w:rPr>
        <w:pPrChange w:id="697" w:author="Emeson Santos" w:date="2019-08-15T21:50:00Z">
          <w:pPr>
            <w:spacing w:after="160" w:line="259" w:lineRule="auto"/>
            <w:ind w:left="227" w:right="227" w:firstLine="697"/>
            <w:jc w:val="both"/>
          </w:pPr>
        </w:pPrChange>
      </w:pPr>
    </w:p>
    <w:p w14:paraId="0F9034D8" w14:textId="79139920" w:rsidR="004D4C37" w:rsidRPr="00916296" w:rsidDel="001D66AF" w:rsidRDefault="004D4C37">
      <w:pPr>
        <w:spacing w:after="160"/>
        <w:ind w:firstLine="708"/>
        <w:jc w:val="both"/>
        <w:rPr>
          <w:del w:id="698" w:author="Emeson Santos" w:date="2019-08-15T21:30:00Z"/>
          <w:rFonts w:ascii="Times New Roman" w:hAnsi="Times New Roman" w:cs="Times New Roman"/>
          <w:sz w:val="24"/>
          <w:szCs w:val="24"/>
        </w:rPr>
        <w:pPrChange w:id="699" w:author="Emeson Santos" w:date="2019-08-15T21:50:00Z">
          <w:pPr>
            <w:spacing w:after="160"/>
            <w:ind w:left="2268" w:firstLine="697"/>
            <w:jc w:val="both"/>
          </w:pPr>
        </w:pPrChange>
      </w:pPr>
      <w:del w:id="700" w:author="Emeson Santos" w:date="2019-08-15T21:30:00Z">
        <w:r w:rsidRPr="00916296" w:rsidDel="001D66AF">
          <w:rPr>
            <w:rFonts w:ascii="Times New Roman" w:hAnsi="Times New Roman" w:cs="Times New Roman"/>
            <w:sz w:val="24"/>
            <w:szCs w:val="24"/>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599"/>
    <w:p w14:paraId="70A62EE5" w14:textId="35013646" w:rsidR="003277E6" w:rsidRPr="00916296" w:rsidRDefault="0047588B">
      <w:pPr>
        <w:ind w:firstLine="708"/>
        <w:jc w:val="both"/>
        <w:rPr>
          <w:rFonts w:ascii="Times New Roman" w:hAnsi="Times New Roman" w:cs="Times New Roman"/>
        </w:rPr>
        <w:pPrChange w:id="701" w:author="Emeson Santos" w:date="2019-08-15T21:50:00Z">
          <w:pPr/>
        </w:pPrChange>
      </w:pPr>
      <w:r w:rsidRPr="00916296">
        <w:rPr>
          <w:rStyle w:val="Refdecomentrio"/>
        </w:rPr>
        <w:commentReference w:id="599"/>
      </w:r>
    </w:p>
    <w:p w14:paraId="2A4800BC" w14:textId="724501FD" w:rsidR="004D4C37" w:rsidRPr="00FE6672" w:rsidRDefault="000C7D8A"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Portanto, entendemos</w:t>
      </w:r>
      <w:commentRangeStart w:id="702"/>
      <w:r w:rsidR="004D4C37" w:rsidRPr="00FE6672">
        <w:rPr>
          <w:rFonts w:ascii="Times New Roman" w:hAnsi="Times New Roman" w:cs="Times New Roman"/>
          <w:sz w:val="24"/>
          <w:szCs w:val="24"/>
        </w:rPr>
        <w:t xml:space="preserve"> que o processo de negócio é um trabalho feito em passo a passo a fim de organizar, padronizar, facilitar, e melhorar os processos de uma organização </w:t>
      </w:r>
      <w:ins w:id="703" w:author="Emeson Santos" w:date="2019-08-15T22:19:00Z">
        <w:r w:rsidR="00F910FB">
          <w:rPr>
            <w:rFonts w:ascii="Times New Roman" w:hAnsi="Times New Roman" w:cs="Times New Roman"/>
            <w:sz w:val="24"/>
            <w:szCs w:val="24"/>
          </w:rPr>
          <w:t>seguindo uma notação para modelagem de processos de negócios</w:t>
        </w:r>
      </w:ins>
      <w:ins w:id="704" w:author="Emeson Santos" w:date="2019-08-15T22:20:00Z">
        <w:r w:rsidR="00F910FB">
          <w:rPr>
            <w:rFonts w:ascii="Times New Roman" w:hAnsi="Times New Roman" w:cs="Times New Roman"/>
            <w:sz w:val="24"/>
            <w:szCs w:val="24"/>
          </w:rPr>
          <w:t>,</w:t>
        </w:r>
      </w:ins>
      <w:ins w:id="705" w:author="Emeson Santos" w:date="2019-08-15T22:19:00Z">
        <w:r w:rsidR="00F910FB">
          <w:rPr>
            <w:rFonts w:ascii="Times New Roman" w:hAnsi="Times New Roman" w:cs="Times New Roman"/>
            <w:sz w:val="24"/>
            <w:szCs w:val="24"/>
          </w:rPr>
          <w:t xml:space="preserve"> </w:t>
        </w:r>
      </w:ins>
      <w:r w:rsidR="004D4C37" w:rsidRPr="00FE6672">
        <w:rPr>
          <w:rFonts w:ascii="Times New Roman" w:hAnsi="Times New Roman" w:cs="Times New Roman"/>
          <w:sz w:val="24"/>
          <w:szCs w:val="24"/>
        </w:rPr>
        <w:t xml:space="preserve">que deve ser conhecido por todos da organização, ou estudado a ponto de que esteja bem claro para uma melhor aplicação dos procedimentos de maneira mais eficaz, de forma que as tarefas sejam especificadas e mapeadas para que </w:t>
      </w:r>
      <w:ins w:id="706" w:author="Emeson Santos" w:date="2019-08-15T22:21:00Z">
        <w:r w:rsidR="003C2287">
          <w:rPr>
            <w:rFonts w:ascii="Times New Roman" w:hAnsi="Times New Roman" w:cs="Times New Roman"/>
            <w:sz w:val="24"/>
            <w:szCs w:val="24"/>
          </w:rPr>
          <w:t>seja benéfico para a org</w:t>
        </w:r>
      </w:ins>
      <w:ins w:id="707" w:author="Emeson Santos" w:date="2019-08-15T22:22:00Z">
        <w:r w:rsidR="003C2287">
          <w:rPr>
            <w:rFonts w:ascii="Times New Roman" w:hAnsi="Times New Roman" w:cs="Times New Roman"/>
            <w:sz w:val="24"/>
            <w:szCs w:val="24"/>
          </w:rPr>
          <w:t>a</w:t>
        </w:r>
      </w:ins>
      <w:ins w:id="708" w:author="Emeson Santos" w:date="2019-08-15T22:21:00Z">
        <w:r w:rsidR="003C2287">
          <w:rPr>
            <w:rFonts w:ascii="Times New Roman" w:hAnsi="Times New Roman" w:cs="Times New Roman"/>
            <w:sz w:val="24"/>
            <w:szCs w:val="24"/>
          </w:rPr>
          <w:t>nização</w:t>
        </w:r>
      </w:ins>
      <w:del w:id="709" w:author="Emeson Santos" w:date="2019-08-15T22:21:00Z">
        <w:r w:rsidR="004D4C37" w:rsidRPr="00FE6672" w:rsidDel="003C2287">
          <w:rPr>
            <w:rFonts w:ascii="Times New Roman" w:hAnsi="Times New Roman" w:cs="Times New Roman"/>
            <w:sz w:val="24"/>
            <w:szCs w:val="24"/>
          </w:rPr>
          <w:delText>tudo fique mais fácil</w:delText>
        </w:r>
      </w:del>
      <w:r w:rsidR="004D4C37" w:rsidRPr="00FE6672">
        <w:rPr>
          <w:rFonts w:ascii="Times New Roman" w:hAnsi="Times New Roman" w:cs="Times New Roman"/>
          <w:sz w:val="24"/>
          <w:szCs w:val="24"/>
        </w:rPr>
        <w:t>,</w:t>
      </w:r>
      <w:ins w:id="710" w:author="Emeson Santos" w:date="2019-08-15T22:22:00Z">
        <w:r w:rsidR="003C2287">
          <w:rPr>
            <w:rFonts w:ascii="Times New Roman" w:hAnsi="Times New Roman" w:cs="Times New Roman"/>
            <w:sz w:val="24"/>
            <w:szCs w:val="24"/>
          </w:rPr>
          <w:t xml:space="preserve"> mais</w:t>
        </w:r>
      </w:ins>
      <w:r w:rsidR="004D4C37" w:rsidRPr="00FE6672">
        <w:rPr>
          <w:rFonts w:ascii="Times New Roman" w:hAnsi="Times New Roman" w:cs="Times New Roman"/>
          <w:sz w:val="24"/>
          <w:szCs w:val="24"/>
        </w:rPr>
        <w:t xml:space="preserve"> rápido</w:t>
      </w:r>
      <w:ins w:id="711" w:author="Emeson Santos" w:date="2019-08-15T22:22:00Z">
        <w:r w:rsidR="003C2287">
          <w:rPr>
            <w:rFonts w:ascii="Times New Roman" w:hAnsi="Times New Roman" w:cs="Times New Roman"/>
            <w:sz w:val="24"/>
            <w:szCs w:val="24"/>
          </w:rPr>
          <w:t xml:space="preserve">, com menos repetições </w:t>
        </w:r>
      </w:ins>
      <w:ins w:id="712" w:author="Emeson Santos" w:date="2019-08-15T22:23:00Z">
        <w:r w:rsidR="003C2287">
          <w:rPr>
            <w:rFonts w:ascii="Times New Roman" w:hAnsi="Times New Roman" w:cs="Times New Roman"/>
            <w:sz w:val="24"/>
            <w:szCs w:val="24"/>
          </w:rPr>
          <w:t>dos trabalhos,</w:t>
        </w:r>
      </w:ins>
      <w:r w:rsidR="004D4C37" w:rsidRPr="00FE6672">
        <w:rPr>
          <w:rFonts w:ascii="Times New Roman" w:hAnsi="Times New Roman" w:cs="Times New Roman"/>
          <w:sz w:val="24"/>
          <w:szCs w:val="24"/>
        </w:rPr>
        <w:t xml:space="preserve"> estimulando a produtividade e melhorias dentro e fora das organizações.</w:t>
      </w:r>
    </w:p>
    <w:p w14:paraId="7459317A" w14:textId="386C17EF" w:rsidR="00866254" w:rsidRPr="00135233" w:rsidDel="00124999" w:rsidRDefault="00124999">
      <w:pPr>
        <w:spacing w:after="160" w:line="259" w:lineRule="auto"/>
        <w:ind w:left="12" w:firstLine="696"/>
        <w:jc w:val="both"/>
        <w:rPr>
          <w:del w:id="713" w:author="Emeson Santos" w:date="2019-08-15T19:57:00Z"/>
          <w:rFonts w:ascii="Times New Roman" w:hAnsi="Times New Roman" w:cs="Times New Roman"/>
          <w:sz w:val="24"/>
          <w:szCs w:val="24"/>
        </w:rPr>
      </w:pPr>
      <w:ins w:id="714" w:author="Emeson Santos" w:date="2019-08-15T19:56:00Z">
        <w:r>
          <w:rPr>
            <w:rFonts w:ascii="Times New Roman" w:hAnsi="Times New Roman" w:cs="Times New Roman"/>
            <w:sz w:val="24"/>
            <w:szCs w:val="24"/>
          </w:rPr>
          <w:t xml:space="preserve">Nas palavras de </w:t>
        </w:r>
      </w:ins>
      <w:commentRangeStart w:id="715"/>
      <w:del w:id="716" w:author="Emeson Santos" w:date="2019-08-15T19:56:00Z">
        <w:r w:rsidR="00866254" w:rsidRPr="00FE6672" w:rsidDel="00124999">
          <w:rPr>
            <w:rFonts w:ascii="Times New Roman" w:hAnsi="Times New Roman" w:cs="Times New Roman"/>
            <w:sz w:val="24"/>
            <w:szCs w:val="24"/>
          </w:rPr>
          <w:delText xml:space="preserve">Segundo </w:delText>
        </w:r>
      </w:del>
      <w:r w:rsidR="00866254" w:rsidRPr="00FE6672">
        <w:rPr>
          <w:rFonts w:ascii="Times New Roman" w:hAnsi="Times New Roman" w:cs="Times New Roman"/>
          <w:sz w:val="24"/>
          <w:szCs w:val="24"/>
        </w:rPr>
        <w:t>Baldam (</w:t>
      </w:r>
      <w:r w:rsidR="00872AC2" w:rsidRPr="00FE6672">
        <w:rPr>
          <w:rFonts w:ascii="Times New Roman" w:hAnsi="Times New Roman" w:cs="Times New Roman"/>
          <w:sz w:val="24"/>
          <w:szCs w:val="24"/>
        </w:rPr>
        <w:t>2014</w:t>
      </w:r>
      <w:r w:rsidR="00866254" w:rsidRPr="00FE6672">
        <w:rPr>
          <w:rFonts w:ascii="Times New Roman" w:hAnsi="Times New Roman" w:cs="Times New Roman"/>
          <w:sz w:val="24"/>
          <w:szCs w:val="24"/>
        </w:rPr>
        <w:t>, p. 34)</w:t>
      </w:r>
      <w:ins w:id="717" w:author="Emeson Santos" w:date="2019-08-15T20:00:00Z">
        <w:r w:rsidR="005472C5">
          <w:rPr>
            <w:rFonts w:ascii="Times New Roman" w:hAnsi="Times New Roman" w:cs="Times New Roman"/>
            <w:sz w:val="24"/>
            <w:szCs w:val="24"/>
          </w:rPr>
          <w:t>,</w:t>
        </w:r>
      </w:ins>
      <w:r w:rsidR="00866254" w:rsidRPr="00FE6672">
        <w:rPr>
          <w:rFonts w:ascii="Times New Roman" w:hAnsi="Times New Roman" w:cs="Times New Roman"/>
          <w:sz w:val="24"/>
          <w:szCs w:val="24"/>
        </w:rPr>
        <w:t xml:space="preserve"> </w:t>
      </w:r>
      <w:ins w:id="718" w:author="Emeson Santos" w:date="2019-08-15T21:47:00Z">
        <w:r w:rsidR="00C57330">
          <w:rPr>
            <w:rFonts w:ascii="Times New Roman" w:hAnsi="Times New Roman" w:cs="Times New Roman"/>
            <w:sz w:val="24"/>
            <w:szCs w:val="24"/>
          </w:rPr>
          <w:t>podemos citar como</w:t>
        </w:r>
      </w:ins>
      <w:del w:id="719" w:author="Emeson Santos" w:date="2019-08-15T21:47:00Z">
        <w:r w:rsidR="00866254" w:rsidRPr="00FE6672" w:rsidDel="00C57330">
          <w:rPr>
            <w:rFonts w:ascii="Times New Roman" w:hAnsi="Times New Roman" w:cs="Times New Roman"/>
            <w:sz w:val="24"/>
            <w:szCs w:val="24"/>
          </w:rPr>
          <w:delText>entre os</w:delText>
        </w:r>
      </w:del>
      <w:r w:rsidR="00866254" w:rsidRPr="00FE6672">
        <w:rPr>
          <w:rFonts w:ascii="Times New Roman" w:hAnsi="Times New Roman" w:cs="Times New Roman"/>
          <w:sz w:val="24"/>
          <w:szCs w:val="24"/>
        </w:rPr>
        <w:t xml:space="preserve"> benefícios da utilização do BP</w:t>
      </w:r>
      <w:ins w:id="720" w:author="Emeson Santos" w:date="2019-08-15T21:48:00Z">
        <w:r w:rsidR="00C57330">
          <w:rPr>
            <w:rFonts w:ascii="Times New Roman" w:hAnsi="Times New Roman" w:cs="Times New Roman"/>
            <w:sz w:val="24"/>
            <w:szCs w:val="24"/>
          </w:rPr>
          <w:t>M</w:t>
        </w:r>
      </w:ins>
      <w:del w:id="721" w:author="Emeson Santos" w:date="2019-08-15T21:48:00Z">
        <w:r w:rsidR="00866254" w:rsidRPr="00FE6672" w:rsidDel="00C57330">
          <w:rPr>
            <w:rFonts w:ascii="Times New Roman" w:hAnsi="Times New Roman" w:cs="Times New Roman"/>
            <w:sz w:val="24"/>
            <w:szCs w:val="24"/>
          </w:rPr>
          <w:delText>M, podemos citar</w:delText>
        </w:r>
        <w:r w:rsidR="00866254" w:rsidRPr="00135233" w:rsidDel="00C57330">
          <w:rPr>
            <w:rFonts w:ascii="Times New Roman" w:hAnsi="Times New Roman" w:cs="Times New Roman"/>
            <w:sz w:val="24"/>
            <w:szCs w:val="24"/>
          </w:rPr>
          <w:delText>:</w:delText>
        </w:r>
        <w:r w:rsidR="00866254" w:rsidRPr="00135233" w:rsidDel="00EE4830">
          <w:rPr>
            <w:rFonts w:ascii="Times New Roman" w:hAnsi="Times New Roman" w:cs="Times New Roman"/>
            <w:sz w:val="24"/>
            <w:szCs w:val="24"/>
          </w:rPr>
          <w:delText xml:space="preserve"> </w:delText>
        </w:r>
      </w:del>
    </w:p>
    <w:p w14:paraId="1E6E0C66" w14:textId="290076B0" w:rsidR="00B90CFF" w:rsidRPr="00400281" w:rsidDel="00124999" w:rsidRDefault="00EE4830">
      <w:pPr>
        <w:spacing w:after="160" w:line="259" w:lineRule="auto"/>
        <w:ind w:left="12" w:firstLine="696"/>
        <w:jc w:val="both"/>
        <w:rPr>
          <w:del w:id="722" w:author="Emeson Santos" w:date="2019-08-15T19:57:00Z"/>
          <w:rFonts w:ascii="Times New Roman" w:hAnsi="Times New Roman" w:cs="Times New Roman"/>
          <w:rPrChange w:id="723" w:author="Emeson Santos" w:date="2019-08-15T21:47:00Z">
            <w:rPr>
              <w:del w:id="724" w:author="Emeson Santos" w:date="2019-08-15T19:57:00Z"/>
              <w:rFonts w:ascii="Times New Roman" w:hAnsi="Times New Roman" w:cs="Times New Roman"/>
            </w:rPr>
          </w:rPrChange>
        </w:rPr>
        <w:pPrChange w:id="725" w:author="Emeson Santos" w:date="2019-08-15T21:48:00Z">
          <w:pPr>
            <w:pStyle w:val="PargrafodaLista"/>
            <w:numPr>
              <w:numId w:val="13"/>
            </w:numPr>
            <w:spacing w:after="160" w:line="259" w:lineRule="auto"/>
            <w:ind w:left="1446" w:hanging="360"/>
            <w:jc w:val="both"/>
          </w:pPr>
        </w:pPrChange>
      </w:pPr>
      <w:ins w:id="726" w:author="Emeson Santos" w:date="2019-08-15T21:48:00Z">
        <w:r>
          <w:rPr>
            <w:rFonts w:ascii="Times New Roman" w:hAnsi="Times New Roman" w:cs="Times New Roman"/>
            <w:sz w:val="24"/>
            <w:szCs w:val="24"/>
          </w:rPr>
          <w:t xml:space="preserve">: A </w:t>
        </w:r>
      </w:ins>
      <w:ins w:id="727" w:author="Emeson Santos" w:date="2019-08-15T20:00:00Z">
        <w:r w:rsidR="005472C5" w:rsidRPr="00400281">
          <w:rPr>
            <w:rFonts w:ascii="Times New Roman" w:hAnsi="Times New Roman" w:cs="Times New Roman"/>
            <w:sz w:val="24"/>
            <w:szCs w:val="24"/>
            <w:rPrChange w:id="728" w:author="Emeson Santos" w:date="2019-08-15T21:47:00Z">
              <w:rPr>
                <w:rFonts w:ascii="Times New Roman" w:hAnsi="Times New Roman" w:cs="Times New Roman"/>
              </w:rPr>
            </w:rPrChange>
          </w:rPr>
          <w:t>diminuição</w:t>
        </w:r>
      </w:ins>
      <w:del w:id="729" w:author="Emeson Santos" w:date="2019-08-15T19:57:00Z">
        <w:r w:rsidR="00866254" w:rsidRPr="00400281" w:rsidDel="00124999">
          <w:rPr>
            <w:rFonts w:ascii="Times New Roman" w:hAnsi="Times New Roman" w:cs="Times New Roman"/>
            <w:sz w:val="24"/>
            <w:szCs w:val="24"/>
            <w:rPrChange w:id="730" w:author="Emeson Santos" w:date="2019-08-15T21:47:00Z">
              <w:rPr>
                <w:rFonts w:ascii="Times New Roman" w:hAnsi="Times New Roman" w:cs="Times New Roman"/>
              </w:rPr>
            </w:rPrChange>
          </w:rPr>
          <w:delText>E</w:delText>
        </w:r>
      </w:del>
      <w:del w:id="731" w:author="Emeson Santos" w:date="2019-08-15T20:00:00Z">
        <w:r w:rsidR="00866254" w:rsidRPr="00400281" w:rsidDel="005472C5">
          <w:rPr>
            <w:rFonts w:ascii="Times New Roman" w:hAnsi="Times New Roman" w:cs="Times New Roman"/>
            <w:sz w:val="24"/>
            <w:szCs w:val="24"/>
            <w:rPrChange w:id="732" w:author="Emeson Santos" w:date="2019-08-15T21:47:00Z">
              <w:rPr>
                <w:rFonts w:ascii="Times New Roman" w:hAnsi="Times New Roman" w:cs="Times New Roman"/>
              </w:rPr>
            </w:rPrChange>
          </w:rPr>
          <w:delText>liminação</w:delText>
        </w:r>
        <w:r w:rsidR="00866254" w:rsidRPr="00400281" w:rsidDel="00124999">
          <w:rPr>
            <w:rFonts w:ascii="Times New Roman" w:hAnsi="Times New Roman" w:cs="Times New Roman"/>
            <w:sz w:val="24"/>
            <w:szCs w:val="24"/>
            <w:rPrChange w:id="733" w:author="Emeson Santos" w:date="2019-08-15T21:47:00Z">
              <w:rPr>
                <w:rFonts w:ascii="Times New Roman" w:hAnsi="Times New Roman" w:cs="Times New Roman"/>
              </w:rPr>
            </w:rPrChange>
          </w:rPr>
          <w:delText>/</w:delText>
        </w:r>
        <w:r w:rsidR="00866254" w:rsidRPr="00400281" w:rsidDel="005472C5">
          <w:rPr>
            <w:rFonts w:ascii="Times New Roman" w:hAnsi="Times New Roman" w:cs="Times New Roman"/>
            <w:sz w:val="24"/>
            <w:szCs w:val="24"/>
            <w:rPrChange w:id="734" w:author="Emeson Santos" w:date="2019-08-15T21:47:00Z">
              <w:rPr>
                <w:rFonts w:ascii="Times New Roman" w:hAnsi="Times New Roman" w:cs="Times New Roman"/>
              </w:rPr>
            </w:rPrChange>
          </w:rPr>
          <w:delText>redução</w:delText>
        </w:r>
      </w:del>
      <w:r w:rsidR="00B90CFF" w:rsidRPr="00400281">
        <w:rPr>
          <w:rFonts w:ascii="Times New Roman" w:hAnsi="Times New Roman" w:cs="Times New Roman"/>
          <w:sz w:val="24"/>
          <w:szCs w:val="24"/>
          <w:rPrChange w:id="735"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736"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737"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738" w:author="Emeson Santos" w:date="2019-08-15T21:47:00Z">
            <w:rPr>
              <w:rFonts w:ascii="Times New Roman" w:hAnsi="Times New Roman" w:cs="Times New Roman"/>
            </w:rPr>
          </w:rPrChange>
        </w:rPr>
        <w:t>tarefas</w:t>
      </w:r>
      <w:r w:rsidR="00B90CFF" w:rsidRPr="00400281">
        <w:rPr>
          <w:rFonts w:ascii="Times New Roman" w:hAnsi="Times New Roman" w:cs="Times New Roman"/>
          <w:sz w:val="24"/>
          <w:szCs w:val="24"/>
          <w:rPrChange w:id="739"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740" w:author="Emeson Santos" w:date="2019-08-15T21:47:00Z">
            <w:rPr>
              <w:rFonts w:ascii="Times New Roman" w:hAnsi="Times New Roman" w:cs="Times New Roman"/>
            </w:rPr>
          </w:rPrChange>
        </w:rPr>
        <w:t>manuais</w:t>
      </w:r>
      <w:del w:id="741" w:author="Emeson Santos" w:date="2019-08-15T19:57:00Z">
        <w:r w:rsidR="00866254" w:rsidRPr="00400281" w:rsidDel="00124999">
          <w:rPr>
            <w:rFonts w:ascii="Times New Roman" w:hAnsi="Times New Roman" w:cs="Times New Roman"/>
            <w:sz w:val="24"/>
            <w:szCs w:val="24"/>
            <w:rPrChange w:id="742" w:author="Emeson Santos" w:date="2019-08-15T21:47:00Z">
              <w:rPr>
                <w:rFonts w:ascii="Times New Roman" w:hAnsi="Times New Roman" w:cs="Times New Roman"/>
              </w:rPr>
            </w:rPrChange>
          </w:rPr>
          <w:delText>.</w:delText>
        </w:r>
      </w:del>
      <w:ins w:id="743" w:author="Emeson Santos" w:date="2019-08-15T19:57:00Z">
        <w:r w:rsidR="00124999" w:rsidRPr="00400281">
          <w:rPr>
            <w:rFonts w:ascii="Times New Roman" w:hAnsi="Times New Roman" w:cs="Times New Roman"/>
            <w:sz w:val="24"/>
            <w:szCs w:val="24"/>
            <w:rPrChange w:id="744" w:author="Emeson Santos" w:date="2019-08-15T21:47:00Z">
              <w:rPr>
                <w:rFonts w:ascii="Times New Roman" w:hAnsi="Times New Roman" w:cs="Times New Roman"/>
              </w:rPr>
            </w:rPrChange>
          </w:rPr>
          <w:t xml:space="preserve">, </w:t>
        </w:r>
      </w:ins>
    </w:p>
    <w:p w14:paraId="39D41FF9" w14:textId="784BD6AB" w:rsidR="00B90CFF" w:rsidRPr="00400281" w:rsidDel="00124999" w:rsidRDefault="00866254">
      <w:pPr>
        <w:spacing w:after="160" w:line="259" w:lineRule="auto"/>
        <w:ind w:left="12" w:firstLine="696"/>
        <w:jc w:val="both"/>
        <w:rPr>
          <w:del w:id="745" w:author="Emeson Santos" w:date="2019-08-15T19:58:00Z"/>
          <w:rFonts w:ascii="Times New Roman" w:hAnsi="Times New Roman" w:cs="Times New Roman"/>
          <w:rPrChange w:id="746" w:author="Emeson Santos" w:date="2019-08-15T21:47:00Z">
            <w:rPr>
              <w:del w:id="747" w:author="Emeson Santos" w:date="2019-08-15T19:58:00Z"/>
              <w:rFonts w:ascii="Times New Roman" w:hAnsi="Times New Roman" w:cs="Times New Roman"/>
            </w:rPr>
          </w:rPrChange>
        </w:rPr>
        <w:pPrChange w:id="748" w:author="Emeson Santos" w:date="2019-08-15T21:48:00Z">
          <w:pPr>
            <w:pStyle w:val="PargrafodaLista"/>
            <w:numPr>
              <w:numId w:val="13"/>
            </w:numPr>
            <w:spacing w:after="160" w:line="259" w:lineRule="auto"/>
            <w:ind w:left="1446" w:hanging="360"/>
            <w:jc w:val="both"/>
          </w:pPr>
        </w:pPrChange>
      </w:pPr>
      <w:del w:id="749" w:author="Emeson Santos" w:date="2019-08-15T19:57:00Z">
        <w:r w:rsidRPr="00400281" w:rsidDel="00124999">
          <w:rPr>
            <w:rFonts w:ascii="Times New Roman" w:hAnsi="Times New Roman" w:cs="Times New Roman"/>
            <w:sz w:val="24"/>
            <w:szCs w:val="24"/>
            <w:rPrChange w:id="750" w:author="Emeson Santos" w:date="2019-08-15T21:47:00Z">
              <w:rPr>
                <w:rFonts w:ascii="Times New Roman" w:hAnsi="Times New Roman" w:cs="Times New Roman"/>
              </w:rPr>
            </w:rPrChange>
          </w:rPr>
          <w:delText>E</w:delText>
        </w:r>
      </w:del>
      <w:ins w:id="751" w:author="Emeson Santos" w:date="2019-08-15T19:57:00Z">
        <w:r w:rsidR="00124999" w:rsidRPr="00400281">
          <w:rPr>
            <w:rFonts w:ascii="Times New Roman" w:hAnsi="Times New Roman" w:cs="Times New Roman"/>
            <w:sz w:val="24"/>
            <w:szCs w:val="24"/>
            <w:rPrChange w:id="752" w:author="Emeson Santos" w:date="2019-08-15T21:47:00Z">
              <w:rPr>
                <w:rFonts w:ascii="Times New Roman" w:hAnsi="Times New Roman" w:cs="Times New Roman"/>
              </w:rPr>
            </w:rPrChange>
          </w:rPr>
          <w:t>e</w:t>
        </w:r>
      </w:ins>
      <w:r w:rsidRPr="00400281">
        <w:rPr>
          <w:rFonts w:ascii="Times New Roman" w:hAnsi="Times New Roman" w:cs="Times New Roman"/>
          <w:sz w:val="24"/>
          <w:szCs w:val="24"/>
          <w:rPrChange w:id="753" w:author="Emeson Santos" w:date="2019-08-15T21:47:00Z">
            <w:rPr>
              <w:rFonts w:ascii="Times New Roman" w:hAnsi="Times New Roman" w:cs="Times New Roman"/>
            </w:rPr>
          </w:rPrChange>
        </w:rPr>
        <w:t>liminação</w:t>
      </w:r>
      <w:r w:rsidR="00B90CFF" w:rsidRPr="00400281">
        <w:rPr>
          <w:rFonts w:ascii="Times New Roman" w:hAnsi="Times New Roman" w:cs="Times New Roman"/>
          <w:sz w:val="24"/>
          <w:szCs w:val="24"/>
          <w:rPrChange w:id="75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755" w:author="Emeson Santos" w:date="2019-08-15T21:47:00Z">
            <w:rPr>
              <w:rFonts w:ascii="Times New Roman" w:hAnsi="Times New Roman" w:cs="Times New Roman"/>
            </w:rPr>
          </w:rPrChange>
        </w:rPr>
        <w:t>d</w:t>
      </w:r>
      <w:ins w:id="756" w:author="Emeson Santos" w:date="2019-08-15T20:01:00Z">
        <w:r w:rsidR="005472C5" w:rsidRPr="00400281">
          <w:rPr>
            <w:rFonts w:ascii="Times New Roman" w:hAnsi="Times New Roman" w:cs="Times New Roman"/>
            <w:sz w:val="24"/>
            <w:szCs w:val="24"/>
            <w:rPrChange w:id="757" w:author="Emeson Santos" w:date="2019-08-15T21:47:00Z">
              <w:rPr>
                <w:rFonts w:ascii="Times New Roman" w:hAnsi="Times New Roman" w:cs="Times New Roman"/>
              </w:rPr>
            </w:rPrChange>
          </w:rPr>
          <w:t>as</w:t>
        </w:r>
      </w:ins>
      <w:del w:id="758" w:author="Emeson Santos" w:date="2019-08-15T20:01:00Z">
        <w:r w:rsidRPr="00400281" w:rsidDel="005472C5">
          <w:rPr>
            <w:rFonts w:ascii="Times New Roman" w:hAnsi="Times New Roman" w:cs="Times New Roman"/>
            <w:sz w:val="24"/>
            <w:szCs w:val="24"/>
            <w:rPrChange w:id="759" w:author="Emeson Santos" w:date="2019-08-15T21:47:00Z">
              <w:rPr>
                <w:rFonts w:ascii="Times New Roman" w:hAnsi="Times New Roman" w:cs="Times New Roman"/>
              </w:rPr>
            </w:rPrChange>
          </w:rPr>
          <w:delText>e</w:delText>
        </w:r>
        <w:r w:rsidR="00B90CFF" w:rsidRPr="00400281" w:rsidDel="005472C5">
          <w:rPr>
            <w:rFonts w:ascii="Times New Roman" w:hAnsi="Times New Roman" w:cs="Times New Roman"/>
            <w:sz w:val="24"/>
            <w:szCs w:val="24"/>
            <w:rPrChange w:id="760"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761" w:author="Emeson Santos" w:date="2019-08-15T21:47:00Z">
              <w:rPr>
                <w:rFonts w:ascii="Times New Roman" w:hAnsi="Times New Roman" w:cs="Times New Roman"/>
              </w:rPr>
            </w:rPrChange>
          </w:rPr>
          <w:delText>esforços</w:delText>
        </w:r>
        <w:r w:rsidR="00B90CFF" w:rsidRPr="00400281" w:rsidDel="005472C5">
          <w:rPr>
            <w:rFonts w:ascii="Times New Roman" w:hAnsi="Times New Roman" w:cs="Times New Roman"/>
            <w:sz w:val="24"/>
            <w:szCs w:val="24"/>
            <w:rPrChange w:id="762"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763" w:author="Emeson Santos" w:date="2019-08-15T21:47:00Z">
              <w:rPr>
                <w:rFonts w:ascii="Times New Roman" w:hAnsi="Times New Roman" w:cs="Times New Roman"/>
              </w:rPr>
            </w:rPrChange>
          </w:rPr>
          <w:delText>em</w:delText>
        </w:r>
      </w:del>
      <w:r w:rsidR="00B90CFF" w:rsidRPr="00400281">
        <w:rPr>
          <w:rFonts w:ascii="Times New Roman" w:hAnsi="Times New Roman" w:cs="Times New Roman"/>
          <w:sz w:val="24"/>
          <w:szCs w:val="24"/>
          <w:rPrChange w:id="76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765" w:author="Emeson Santos" w:date="2019-08-15T21:47:00Z">
            <w:rPr>
              <w:rFonts w:ascii="Times New Roman" w:hAnsi="Times New Roman" w:cs="Times New Roman"/>
            </w:rPr>
          </w:rPrChange>
        </w:rPr>
        <w:t>duplicidade</w:t>
      </w:r>
      <w:ins w:id="766" w:author="Emeson Santos" w:date="2019-08-15T20:01:00Z">
        <w:r w:rsidR="005472C5" w:rsidRPr="00400281">
          <w:rPr>
            <w:rFonts w:ascii="Times New Roman" w:hAnsi="Times New Roman" w:cs="Times New Roman"/>
            <w:sz w:val="24"/>
            <w:szCs w:val="24"/>
            <w:rPrChange w:id="767" w:author="Emeson Santos" w:date="2019-08-15T21:47:00Z">
              <w:rPr>
                <w:rFonts w:ascii="Times New Roman" w:hAnsi="Times New Roman" w:cs="Times New Roman"/>
              </w:rPr>
            </w:rPrChange>
          </w:rPr>
          <w:t>s</w:t>
        </w:r>
      </w:ins>
      <w:ins w:id="768" w:author="Emeson Santos" w:date="2019-08-15T19:57:00Z">
        <w:r w:rsidR="00124999" w:rsidRPr="00400281">
          <w:rPr>
            <w:rFonts w:ascii="Times New Roman" w:hAnsi="Times New Roman" w:cs="Times New Roman"/>
            <w:sz w:val="24"/>
            <w:szCs w:val="24"/>
            <w:rPrChange w:id="769" w:author="Emeson Santos" w:date="2019-08-15T21:47:00Z">
              <w:rPr>
                <w:rFonts w:ascii="Times New Roman" w:hAnsi="Times New Roman" w:cs="Times New Roman"/>
              </w:rPr>
            </w:rPrChange>
          </w:rPr>
          <w:t xml:space="preserve">, </w:t>
        </w:r>
      </w:ins>
      <w:del w:id="770" w:author="Emeson Santos" w:date="2019-08-15T19:57:00Z">
        <w:r w:rsidRPr="00400281" w:rsidDel="00124999">
          <w:rPr>
            <w:rFonts w:ascii="Times New Roman" w:hAnsi="Times New Roman" w:cs="Times New Roman"/>
            <w:sz w:val="24"/>
            <w:szCs w:val="24"/>
            <w:rPrChange w:id="771" w:author="Emeson Santos" w:date="2019-08-15T21:47:00Z">
              <w:rPr>
                <w:rFonts w:ascii="Times New Roman" w:hAnsi="Times New Roman" w:cs="Times New Roman"/>
              </w:rPr>
            </w:rPrChange>
          </w:rPr>
          <w:delText>.</w:delText>
        </w:r>
      </w:del>
    </w:p>
    <w:p w14:paraId="01BF2B1A" w14:textId="5FD8D180" w:rsidR="00B90CFF" w:rsidRPr="00400281" w:rsidDel="00124999" w:rsidRDefault="00866254">
      <w:pPr>
        <w:spacing w:after="160" w:line="259" w:lineRule="auto"/>
        <w:ind w:left="12" w:firstLine="696"/>
        <w:jc w:val="both"/>
        <w:rPr>
          <w:del w:id="772" w:author="Emeson Santos" w:date="2019-08-15T19:58:00Z"/>
          <w:rFonts w:ascii="Times New Roman" w:hAnsi="Times New Roman" w:cs="Times New Roman"/>
          <w:rPrChange w:id="773" w:author="Emeson Santos" w:date="2019-08-15T21:47:00Z">
            <w:rPr>
              <w:del w:id="774" w:author="Emeson Santos" w:date="2019-08-15T19:58:00Z"/>
              <w:rFonts w:ascii="Times New Roman" w:hAnsi="Times New Roman" w:cs="Times New Roman"/>
            </w:rPr>
          </w:rPrChange>
        </w:rPr>
        <w:pPrChange w:id="775" w:author="Emeson Santos" w:date="2019-08-15T21:48:00Z">
          <w:pPr>
            <w:pStyle w:val="PargrafodaLista"/>
            <w:numPr>
              <w:numId w:val="13"/>
            </w:numPr>
            <w:spacing w:after="160" w:line="259" w:lineRule="auto"/>
            <w:ind w:left="1446" w:hanging="360"/>
            <w:jc w:val="both"/>
          </w:pPr>
        </w:pPrChange>
      </w:pPr>
      <w:del w:id="776" w:author="Emeson Santos" w:date="2019-08-15T19:58:00Z">
        <w:r w:rsidRPr="00400281" w:rsidDel="00124999">
          <w:rPr>
            <w:rFonts w:ascii="Times New Roman" w:hAnsi="Times New Roman" w:cs="Times New Roman"/>
            <w:sz w:val="24"/>
            <w:szCs w:val="24"/>
            <w:rPrChange w:id="777" w:author="Emeson Santos" w:date="2019-08-15T21:47:00Z">
              <w:rPr>
                <w:rFonts w:ascii="Times New Roman" w:hAnsi="Times New Roman" w:cs="Times New Roman"/>
              </w:rPr>
            </w:rPrChange>
          </w:rPr>
          <w:delText>R</w:delText>
        </w:r>
      </w:del>
      <w:ins w:id="778" w:author="Emeson Santos" w:date="2019-08-15T19:58:00Z">
        <w:r w:rsidR="00124999" w:rsidRPr="00400281">
          <w:rPr>
            <w:rFonts w:ascii="Times New Roman" w:hAnsi="Times New Roman" w:cs="Times New Roman"/>
            <w:sz w:val="24"/>
            <w:szCs w:val="24"/>
            <w:rPrChange w:id="779"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780"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781" w:author="Emeson Santos" w:date="2019-08-15T21:47:00Z">
            <w:rPr>
              <w:rFonts w:ascii="Times New Roman" w:hAnsi="Times New Roman" w:cs="Times New Roman"/>
            </w:rPr>
          </w:rPrChange>
        </w:rPr>
        <w:t xml:space="preserve"> </w:t>
      </w:r>
      <w:ins w:id="782" w:author="Emeson Santos" w:date="2019-08-15T19:58:00Z">
        <w:r w:rsidR="00124999" w:rsidRPr="00400281">
          <w:rPr>
            <w:rFonts w:ascii="Times New Roman" w:hAnsi="Times New Roman" w:cs="Times New Roman"/>
            <w:sz w:val="24"/>
            <w:szCs w:val="24"/>
            <w:rPrChange w:id="783" w:author="Emeson Santos" w:date="2019-08-15T21:47:00Z">
              <w:rPr>
                <w:rFonts w:ascii="Times New Roman" w:hAnsi="Times New Roman" w:cs="Times New Roman"/>
              </w:rPr>
            </w:rPrChange>
          </w:rPr>
          <w:t>para conclusão</w:t>
        </w:r>
      </w:ins>
      <w:del w:id="784" w:author="Emeson Santos" w:date="2019-08-15T19:58:00Z">
        <w:r w:rsidRPr="00400281" w:rsidDel="00124999">
          <w:rPr>
            <w:rFonts w:ascii="Times New Roman" w:hAnsi="Times New Roman" w:cs="Times New Roman"/>
            <w:sz w:val="24"/>
            <w:szCs w:val="24"/>
            <w:rPrChange w:id="785" w:author="Emeson Santos" w:date="2019-08-15T21:47:00Z">
              <w:rPr>
                <w:rFonts w:ascii="Times New Roman" w:hAnsi="Times New Roman" w:cs="Times New Roman"/>
              </w:rPr>
            </w:rPrChange>
          </w:rPr>
          <w:delText>do</w:delText>
        </w:r>
        <w:r w:rsidR="00B90CFF" w:rsidRPr="00400281" w:rsidDel="00124999">
          <w:rPr>
            <w:rFonts w:ascii="Times New Roman" w:hAnsi="Times New Roman" w:cs="Times New Roman"/>
            <w:sz w:val="24"/>
            <w:szCs w:val="24"/>
            <w:rPrChange w:id="786"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787" w:author="Emeson Santos" w:date="2019-08-15T21:47:00Z">
              <w:rPr>
                <w:rFonts w:ascii="Times New Roman" w:hAnsi="Times New Roman" w:cs="Times New Roman"/>
              </w:rPr>
            </w:rPrChange>
          </w:rPr>
          <w:delText>lead</w:delText>
        </w:r>
        <w:r w:rsidR="00B90CFF" w:rsidRPr="00400281" w:rsidDel="00124999">
          <w:rPr>
            <w:rFonts w:ascii="Times New Roman" w:hAnsi="Times New Roman" w:cs="Times New Roman"/>
            <w:sz w:val="24"/>
            <w:szCs w:val="24"/>
            <w:rPrChange w:id="788"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789" w:author="Emeson Santos" w:date="2019-08-15T21:47:00Z">
              <w:rPr>
                <w:rFonts w:ascii="Times New Roman" w:hAnsi="Times New Roman" w:cs="Times New Roman"/>
              </w:rPr>
            </w:rPrChange>
          </w:rPr>
          <w:delText>time</w:delText>
        </w:r>
      </w:del>
      <w:r w:rsidRPr="00400281">
        <w:rPr>
          <w:rFonts w:ascii="Times New Roman" w:hAnsi="Times New Roman" w:cs="Times New Roman"/>
          <w:sz w:val="24"/>
          <w:szCs w:val="24"/>
          <w:rPrChange w:id="790" w:author="Emeson Santos" w:date="2019-08-15T21:47:00Z">
            <w:rPr>
              <w:rFonts w:ascii="Times New Roman" w:hAnsi="Times New Roman" w:cs="Times New Roman"/>
            </w:rPr>
          </w:rPrChange>
        </w:rPr>
        <w:t xml:space="preserve"> dos processos</w:t>
      </w:r>
      <w:ins w:id="791" w:author="Emeson Santos" w:date="2019-08-15T19:58:00Z">
        <w:r w:rsidR="00124999" w:rsidRPr="00400281">
          <w:rPr>
            <w:rFonts w:ascii="Times New Roman" w:hAnsi="Times New Roman" w:cs="Times New Roman"/>
            <w:sz w:val="24"/>
            <w:szCs w:val="24"/>
            <w:rPrChange w:id="792" w:author="Emeson Santos" w:date="2019-08-15T21:47:00Z">
              <w:rPr>
                <w:rFonts w:ascii="Times New Roman" w:hAnsi="Times New Roman" w:cs="Times New Roman"/>
              </w:rPr>
            </w:rPrChange>
          </w:rPr>
          <w:t xml:space="preserve">, </w:t>
        </w:r>
      </w:ins>
      <w:del w:id="793" w:author="Emeson Santos" w:date="2019-08-15T19:58:00Z">
        <w:r w:rsidRPr="00400281" w:rsidDel="00124999">
          <w:rPr>
            <w:rFonts w:ascii="Times New Roman" w:hAnsi="Times New Roman" w:cs="Times New Roman"/>
            <w:sz w:val="24"/>
            <w:szCs w:val="24"/>
            <w:rPrChange w:id="794" w:author="Emeson Santos" w:date="2019-08-15T21:47:00Z">
              <w:rPr>
                <w:rFonts w:ascii="Times New Roman" w:hAnsi="Times New Roman" w:cs="Times New Roman"/>
              </w:rPr>
            </w:rPrChange>
          </w:rPr>
          <w:delText>.</w:delText>
        </w:r>
      </w:del>
    </w:p>
    <w:p w14:paraId="152C7DD6" w14:textId="3DAC3D49" w:rsidR="00B90CFF" w:rsidRPr="00400281" w:rsidDel="00124999" w:rsidRDefault="00866254">
      <w:pPr>
        <w:spacing w:after="160" w:line="259" w:lineRule="auto"/>
        <w:ind w:left="12" w:firstLine="696"/>
        <w:jc w:val="both"/>
        <w:rPr>
          <w:del w:id="795" w:author="Emeson Santos" w:date="2019-08-15T19:58:00Z"/>
          <w:rFonts w:ascii="Times New Roman" w:hAnsi="Times New Roman" w:cs="Times New Roman"/>
          <w:rPrChange w:id="796" w:author="Emeson Santos" w:date="2019-08-15T21:47:00Z">
            <w:rPr>
              <w:del w:id="797" w:author="Emeson Santos" w:date="2019-08-15T19:58:00Z"/>
              <w:rFonts w:ascii="Times New Roman" w:hAnsi="Times New Roman" w:cs="Times New Roman"/>
            </w:rPr>
          </w:rPrChange>
        </w:rPr>
        <w:pPrChange w:id="798" w:author="Emeson Santos" w:date="2019-08-15T21:48:00Z">
          <w:pPr>
            <w:pStyle w:val="PargrafodaLista"/>
            <w:numPr>
              <w:numId w:val="13"/>
            </w:numPr>
            <w:spacing w:after="160" w:line="259" w:lineRule="auto"/>
            <w:ind w:left="1446" w:hanging="360"/>
            <w:jc w:val="both"/>
          </w:pPr>
        </w:pPrChange>
      </w:pPr>
      <w:del w:id="799" w:author="Emeson Santos" w:date="2019-08-15T19:58:00Z">
        <w:r w:rsidRPr="00400281" w:rsidDel="00124999">
          <w:rPr>
            <w:rFonts w:ascii="Times New Roman" w:hAnsi="Times New Roman" w:cs="Times New Roman"/>
            <w:sz w:val="24"/>
            <w:szCs w:val="24"/>
            <w:rPrChange w:id="800" w:author="Emeson Santos" w:date="2019-08-15T21:47:00Z">
              <w:rPr>
                <w:rFonts w:ascii="Times New Roman" w:hAnsi="Times New Roman" w:cs="Times New Roman"/>
              </w:rPr>
            </w:rPrChange>
          </w:rPr>
          <w:delText>R</w:delText>
        </w:r>
      </w:del>
      <w:ins w:id="801" w:author="Emeson Santos" w:date="2019-08-15T19:58:00Z">
        <w:r w:rsidR="00124999" w:rsidRPr="00400281">
          <w:rPr>
            <w:rFonts w:ascii="Times New Roman" w:hAnsi="Times New Roman" w:cs="Times New Roman"/>
            <w:sz w:val="24"/>
            <w:szCs w:val="24"/>
            <w:rPrChange w:id="802"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803"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80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05"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80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07" w:author="Emeson Santos" w:date="2019-08-15T21:47:00Z">
            <w:rPr>
              <w:rFonts w:ascii="Times New Roman" w:hAnsi="Times New Roman" w:cs="Times New Roman"/>
            </w:rPr>
          </w:rPrChange>
        </w:rPr>
        <w:t>custos</w:t>
      </w:r>
      <w:ins w:id="808" w:author="Emeson Santos" w:date="2019-08-15T19:58:00Z">
        <w:r w:rsidR="00124999" w:rsidRPr="00400281">
          <w:rPr>
            <w:rFonts w:ascii="Times New Roman" w:hAnsi="Times New Roman" w:cs="Times New Roman"/>
            <w:sz w:val="24"/>
            <w:szCs w:val="24"/>
            <w:rPrChange w:id="809" w:author="Emeson Santos" w:date="2019-08-15T21:47:00Z">
              <w:rPr>
                <w:rFonts w:ascii="Times New Roman" w:hAnsi="Times New Roman" w:cs="Times New Roman"/>
              </w:rPr>
            </w:rPrChange>
          </w:rPr>
          <w:t xml:space="preserve">, </w:t>
        </w:r>
      </w:ins>
      <w:del w:id="810" w:author="Emeson Santos" w:date="2019-08-15T19:58:00Z">
        <w:r w:rsidRPr="00400281" w:rsidDel="00124999">
          <w:rPr>
            <w:rFonts w:ascii="Times New Roman" w:hAnsi="Times New Roman" w:cs="Times New Roman"/>
            <w:sz w:val="24"/>
            <w:szCs w:val="24"/>
            <w:rPrChange w:id="811" w:author="Emeson Santos" w:date="2019-08-15T21:47:00Z">
              <w:rPr>
                <w:rFonts w:ascii="Times New Roman" w:hAnsi="Times New Roman" w:cs="Times New Roman"/>
              </w:rPr>
            </w:rPrChange>
          </w:rPr>
          <w:delText>.</w:delText>
        </w:r>
      </w:del>
    </w:p>
    <w:p w14:paraId="1DDAE708" w14:textId="10527852" w:rsidR="00B90CFF" w:rsidRPr="00400281" w:rsidDel="00124999" w:rsidRDefault="00866254">
      <w:pPr>
        <w:spacing w:after="160" w:line="259" w:lineRule="auto"/>
        <w:ind w:left="12" w:firstLine="696"/>
        <w:jc w:val="both"/>
        <w:rPr>
          <w:del w:id="812" w:author="Emeson Santos" w:date="2019-08-15T19:59:00Z"/>
          <w:rFonts w:ascii="Times New Roman" w:hAnsi="Times New Roman" w:cs="Times New Roman"/>
          <w:rPrChange w:id="813" w:author="Emeson Santos" w:date="2019-08-15T21:47:00Z">
            <w:rPr>
              <w:del w:id="814" w:author="Emeson Santos" w:date="2019-08-15T19:59:00Z"/>
              <w:rFonts w:ascii="Times New Roman" w:hAnsi="Times New Roman" w:cs="Times New Roman"/>
            </w:rPr>
          </w:rPrChange>
        </w:rPr>
        <w:pPrChange w:id="815" w:author="Emeson Santos" w:date="2019-08-15T21:48:00Z">
          <w:pPr>
            <w:pStyle w:val="PargrafodaLista"/>
            <w:numPr>
              <w:numId w:val="13"/>
            </w:numPr>
            <w:spacing w:after="160" w:line="259" w:lineRule="auto"/>
            <w:ind w:left="1446" w:hanging="360"/>
            <w:jc w:val="both"/>
          </w:pPr>
        </w:pPrChange>
      </w:pPr>
      <w:del w:id="816" w:author="Emeson Santos" w:date="2019-08-15T19:58:00Z">
        <w:r w:rsidRPr="00400281" w:rsidDel="00124999">
          <w:rPr>
            <w:rFonts w:ascii="Times New Roman" w:hAnsi="Times New Roman" w:cs="Times New Roman"/>
            <w:sz w:val="24"/>
            <w:szCs w:val="24"/>
            <w:rPrChange w:id="817" w:author="Emeson Santos" w:date="2019-08-15T21:47:00Z">
              <w:rPr>
                <w:rFonts w:ascii="Times New Roman" w:hAnsi="Times New Roman" w:cs="Times New Roman"/>
              </w:rPr>
            </w:rPrChange>
          </w:rPr>
          <w:delText>M</w:delText>
        </w:r>
      </w:del>
      <w:ins w:id="818" w:author="Emeson Santos" w:date="2019-08-15T19:58:00Z">
        <w:r w:rsidR="00124999" w:rsidRPr="00400281">
          <w:rPr>
            <w:rFonts w:ascii="Times New Roman" w:hAnsi="Times New Roman" w:cs="Times New Roman"/>
            <w:sz w:val="24"/>
            <w:szCs w:val="24"/>
            <w:rPrChange w:id="819" w:author="Emeson Santos" w:date="2019-08-15T21:47:00Z">
              <w:rPr>
                <w:rFonts w:ascii="Times New Roman" w:hAnsi="Times New Roman" w:cs="Times New Roman"/>
              </w:rPr>
            </w:rPrChange>
          </w:rPr>
          <w:t>m</w:t>
        </w:r>
      </w:ins>
      <w:r w:rsidRPr="00400281">
        <w:rPr>
          <w:rFonts w:ascii="Times New Roman" w:hAnsi="Times New Roman" w:cs="Times New Roman"/>
          <w:sz w:val="24"/>
          <w:szCs w:val="24"/>
          <w:rPrChange w:id="820" w:author="Emeson Santos" w:date="2019-08-15T21:47:00Z">
            <w:rPr>
              <w:rFonts w:ascii="Times New Roman" w:hAnsi="Times New Roman" w:cs="Times New Roman"/>
            </w:rPr>
          </w:rPrChange>
        </w:rPr>
        <w:t>elhoria</w:t>
      </w:r>
      <w:r w:rsidR="00B90CFF" w:rsidRPr="00400281">
        <w:rPr>
          <w:rFonts w:ascii="Times New Roman" w:hAnsi="Times New Roman" w:cs="Times New Roman"/>
          <w:sz w:val="24"/>
          <w:szCs w:val="24"/>
          <w:rPrChange w:id="82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22"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82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24" w:author="Emeson Santos" w:date="2019-08-15T21:47:00Z">
            <w:rPr>
              <w:rFonts w:ascii="Times New Roman" w:hAnsi="Times New Roman" w:cs="Times New Roman"/>
            </w:rPr>
          </w:rPrChange>
        </w:rPr>
        <w:t>serviço</w:t>
      </w:r>
      <w:r w:rsidR="00B90CFF" w:rsidRPr="00400281">
        <w:rPr>
          <w:rFonts w:ascii="Times New Roman" w:hAnsi="Times New Roman" w:cs="Times New Roman"/>
          <w:sz w:val="24"/>
          <w:szCs w:val="24"/>
          <w:rPrChange w:id="82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26" w:author="Emeson Santos" w:date="2019-08-15T21:47:00Z">
            <w:rPr>
              <w:rFonts w:ascii="Times New Roman" w:hAnsi="Times New Roman" w:cs="Times New Roman"/>
            </w:rPr>
          </w:rPrChange>
        </w:rPr>
        <w:t>ao</w:t>
      </w:r>
      <w:r w:rsidR="00B90CFF" w:rsidRPr="00400281">
        <w:rPr>
          <w:rFonts w:ascii="Times New Roman" w:hAnsi="Times New Roman" w:cs="Times New Roman"/>
          <w:sz w:val="24"/>
          <w:szCs w:val="24"/>
          <w:rPrChange w:id="82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28" w:author="Emeson Santos" w:date="2019-08-15T21:47:00Z">
            <w:rPr>
              <w:rFonts w:ascii="Times New Roman" w:hAnsi="Times New Roman" w:cs="Times New Roman"/>
            </w:rPr>
          </w:rPrChange>
        </w:rPr>
        <w:t>cliente</w:t>
      </w:r>
      <w:ins w:id="829" w:author="Emeson Santos" w:date="2019-08-15T19:59:00Z">
        <w:r w:rsidR="00124999" w:rsidRPr="00400281">
          <w:rPr>
            <w:rFonts w:ascii="Times New Roman" w:hAnsi="Times New Roman" w:cs="Times New Roman"/>
            <w:sz w:val="24"/>
            <w:szCs w:val="24"/>
            <w:rPrChange w:id="830" w:author="Emeson Santos" w:date="2019-08-15T21:47:00Z">
              <w:rPr>
                <w:rFonts w:ascii="Times New Roman" w:hAnsi="Times New Roman" w:cs="Times New Roman"/>
              </w:rPr>
            </w:rPrChange>
          </w:rPr>
          <w:t xml:space="preserve">, </w:t>
        </w:r>
      </w:ins>
      <w:del w:id="831" w:author="Emeson Santos" w:date="2019-08-15T19:59:00Z">
        <w:r w:rsidRPr="00400281" w:rsidDel="00124999">
          <w:rPr>
            <w:rFonts w:ascii="Times New Roman" w:hAnsi="Times New Roman" w:cs="Times New Roman"/>
            <w:sz w:val="24"/>
            <w:szCs w:val="24"/>
            <w:rPrChange w:id="832" w:author="Emeson Santos" w:date="2019-08-15T21:47:00Z">
              <w:rPr>
                <w:rFonts w:ascii="Times New Roman" w:hAnsi="Times New Roman" w:cs="Times New Roman"/>
              </w:rPr>
            </w:rPrChange>
          </w:rPr>
          <w:delText>.</w:delText>
        </w:r>
      </w:del>
    </w:p>
    <w:p w14:paraId="6BEE4A8D" w14:textId="3B83E39E" w:rsidR="00B90CFF" w:rsidRPr="00400281" w:rsidDel="00124999" w:rsidRDefault="00866254">
      <w:pPr>
        <w:spacing w:after="160" w:line="259" w:lineRule="auto"/>
        <w:ind w:left="12" w:firstLine="696"/>
        <w:jc w:val="both"/>
        <w:rPr>
          <w:del w:id="833" w:author="Emeson Santos" w:date="2019-08-15T19:59:00Z"/>
          <w:rFonts w:ascii="Times New Roman" w:hAnsi="Times New Roman" w:cs="Times New Roman"/>
          <w:rPrChange w:id="834" w:author="Emeson Santos" w:date="2019-08-15T21:47:00Z">
            <w:rPr>
              <w:del w:id="835" w:author="Emeson Santos" w:date="2019-08-15T19:59:00Z"/>
              <w:rFonts w:ascii="Times New Roman" w:hAnsi="Times New Roman" w:cs="Times New Roman"/>
            </w:rPr>
          </w:rPrChange>
        </w:rPr>
        <w:pPrChange w:id="836" w:author="Emeson Santos" w:date="2019-08-15T21:48:00Z">
          <w:pPr>
            <w:pStyle w:val="PargrafodaLista"/>
            <w:numPr>
              <w:numId w:val="13"/>
            </w:numPr>
            <w:spacing w:after="160" w:line="259" w:lineRule="auto"/>
            <w:ind w:left="1446" w:hanging="360"/>
            <w:jc w:val="both"/>
          </w:pPr>
        </w:pPrChange>
      </w:pPr>
      <w:del w:id="837" w:author="Emeson Santos" w:date="2019-08-15T19:59:00Z">
        <w:r w:rsidRPr="00400281" w:rsidDel="00124999">
          <w:rPr>
            <w:rFonts w:ascii="Times New Roman" w:hAnsi="Times New Roman" w:cs="Times New Roman"/>
            <w:sz w:val="24"/>
            <w:szCs w:val="24"/>
            <w:rPrChange w:id="838" w:author="Emeson Santos" w:date="2019-08-15T21:47:00Z">
              <w:rPr>
                <w:rFonts w:ascii="Times New Roman" w:hAnsi="Times New Roman" w:cs="Times New Roman"/>
              </w:rPr>
            </w:rPrChange>
          </w:rPr>
          <w:delText>G</w:delText>
        </w:r>
      </w:del>
      <w:ins w:id="839" w:author="Emeson Santos" w:date="2019-08-15T20:01:00Z">
        <w:r w:rsidR="005472C5" w:rsidRPr="00400281">
          <w:rPr>
            <w:rFonts w:ascii="Times New Roman" w:hAnsi="Times New Roman" w:cs="Times New Roman"/>
            <w:sz w:val="24"/>
            <w:szCs w:val="24"/>
            <w:rPrChange w:id="840" w:author="Emeson Santos" w:date="2019-08-15T21:47:00Z">
              <w:rPr>
                <w:rFonts w:ascii="Times New Roman" w:hAnsi="Times New Roman" w:cs="Times New Roman"/>
              </w:rPr>
            </w:rPrChange>
          </w:rPr>
          <w:t>ter melhor gerência</w:t>
        </w:r>
      </w:ins>
      <w:del w:id="841" w:author="Emeson Santos" w:date="2019-08-15T20:01:00Z">
        <w:r w:rsidRPr="00400281" w:rsidDel="005472C5">
          <w:rPr>
            <w:rFonts w:ascii="Times New Roman" w:hAnsi="Times New Roman" w:cs="Times New Roman"/>
            <w:sz w:val="24"/>
            <w:szCs w:val="24"/>
            <w:rPrChange w:id="842" w:author="Emeson Santos" w:date="2019-08-15T21:47:00Z">
              <w:rPr>
                <w:rFonts w:ascii="Times New Roman" w:hAnsi="Times New Roman" w:cs="Times New Roman"/>
              </w:rPr>
            </w:rPrChange>
          </w:rPr>
          <w:delText>erenciabilidade</w:delText>
        </w:r>
      </w:del>
      <w:r w:rsidR="00B90CFF" w:rsidRPr="00400281">
        <w:rPr>
          <w:rFonts w:ascii="Times New Roman" w:hAnsi="Times New Roman" w:cs="Times New Roman"/>
          <w:sz w:val="24"/>
          <w:szCs w:val="24"/>
          <w:rPrChange w:id="84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44" w:author="Emeson Santos" w:date="2019-08-15T21:47:00Z">
            <w:rPr>
              <w:rFonts w:ascii="Times New Roman" w:hAnsi="Times New Roman" w:cs="Times New Roman"/>
            </w:rPr>
          </w:rPrChange>
        </w:rPr>
        <w:t>das</w:t>
      </w:r>
      <w:r w:rsidR="00B90CFF" w:rsidRPr="00400281">
        <w:rPr>
          <w:rFonts w:ascii="Times New Roman" w:hAnsi="Times New Roman" w:cs="Times New Roman"/>
          <w:sz w:val="24"/>
          <w:szCs w:val="24"/>
          <w:rPrChange w:id="84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46" w:author="Emeson Santos" w:date="2019-08-15T21:47:00Z">
            <w:rPr>
              <w:rFonts w:ascii="Times New Roman" w:hAnsi="Times New Roman" w:cs="Times New Roman"/>
            </w:rPr>
          </w:rPrChange>
        </w:rPr>
        <w:t>atividades</w:t>
      </w:r>
      <w:ins w:id="847" w:author="Emeson Santos" w:date="2019-08-15T19:59:00Z">
        <w:r w:rsidR="00124999" w:rsidRPr="00400281">
          <w:rPr>
            <w:rFonts w:ascii="Times New Roman" w:hAnsi="Times New Roman" w:cs="Times New Roman"/>
            <w:sz w:val="24"/>
            <w:szCs w:val="24"/>
            <w:rPrChange w:id="848" w:author="Emeson Santos" w:date="2019-08-15T21:47:00Z">
              <w:rPr>
                <w:rFonts w:ascii="Times New Roman" w:hAnsi="Times New Roman" w:cs="Times New Roman"/>
              </w:rPr>
            </w:rPrChange>
          </w:rPr>
          <w:t xml:space="preserve">, </w:t>
        </w:r>
      </w:ins>
      <w:del w:id="849" w:author="Emeson Santos" w:date="2019-08-15T19:59:00Z">
        <w:r w:rsidRPr="00400281" w:rsidDel="00124999">
          <w:rPr>
            <w:rFonts w:ascii="Times New Roman" w:hAnsi="Times New Roman" w:cs="Times New Roman"/>
            <w:sz w:val="24"/>
            <w:szCs w:val="24"/>
            <w:rPrChange w:id="850" w:author="Emeson Santos" w:date="2019-08-15T21:47:00Z">
              <w:rPr>
                <w:rFonts w:ascii="Times New Roman" w:hAnsi="Times New Roman" w:cs="Times New Roman"/>
              </w:rPr>
            </w:rPrChange>
          </w:rPr>
          <w:delText>.</w:delText>
        </w:r>
      </w:del>
    </w:p>
    <w:p w14:paraId="64FC9818" w14:textId="6CC0855A" w:rsidR="00B90CFF" w:rsidRPr="00400281" w:rsidDel="00124999" w:rsidRDefault="00866254">
      <w:pPr>
        <w:spacing w:after="160" w:line="259" w:lineRule="auto"/>
        <w:ind w:left="12" w:firstLine="696"/>
        <w:jc w:val="both"/>
        <w:rPr>
          <w:del w:id="851" w:author="Emeson Santos" w:date="2019-08-15T19:59:00Z"/>
          <w:rFonts w:ascii="Times New Roman" w:hAnsi="Times New Roman" w:cs="Times New Roman"/>
          <w:rPrChange w:id="852" w:author="Emeson Santos" w:date="2019-08-15T21:47:00Z">
            <w:rPr>
              <w:del w:id="853" w:author="Emeson Santos" w:date="2019-08-15T19:59:00Z"/>
              <w:rFonts w:ascii="Times New Roman" w:hAnsi="Times New Roman" w:cs="Times New Roman"/>
            </w:rPr>
          </w:rPrChange>
        </w:rPr>
        <w:pPrChange w:id="854" w:author="Emeson Santos" w:date="2019-08-15T21:48:00Z">
          <w:pPr>
            <w:pStyle w:val="PargrafodaLista"/>
            <w:numPr>
              <w:numId w:val="13"/>
            </w:numPr>
            <w:spacing w:after="160" w:line="259" w:lineRule="auto"/>
            <w:ind w:left="1446" w:hanging="360"/>
            <w:jc w:val="both"/>
          </w:pPr>
        </w:pPrChange>
      </w:pPr>
      <w:del w:id="855" w:author="Emeson Santos" w:date="2019-08-15T19:59:00Z">
        <w:r w:rsidRPr="00400281" w:rsidDel="00124999">
          <w:rPr>
            <w:rFonts w:ascii="Times New Roman" w:hAnsi="Times New Roman" w:cs="Times New Roman"/>
            <w:sz w:val="24"/>
            <w:szCs w:val="24"/>
            <w:rPrChange w:id="856" w:author="Emeson Santos" w:date="2019-08-15T21:47:00Z">
              <w:rPr>
                <w:rFonts w:ascii="Times New Roman" w:hAnsi="Times New Roman" w:cs="Times New Roman"/>
              </w:rPr>
            </w:rPrChange>
          </w:rPr>
          <w:delText>I</w:delText>
        </w:r>
      </w:del>
      <w:ins w:id="857" w:author="Emeson Santos" w:date="2019-08-15T19:59:00Z">
        <w:r w:rsidR="00124999" w:rsidRPr="00400281">
          <w:rPr>
            <w:rFonts w:ascii="Times New Roman" w:hAnsi="Times New Roman" w:cs="Times New Roman"/>
            <w:sz w:val="24"/>
            <w:szCs w:val="24"/>
            <w:rPrChange w:id="858" w:author="Emeson Santos" w:date="2019-08-15T21:47:00Z">
              <w:rPr>
                <w:rFonts w:ascii="Times New Roman" w:hAnsi="Times New Roman" w:cs="Times New Roman"/>
              </w:rPr>
            </w:rPrChange>
          </w:rPr>
          <w:t>i</w:t>
        </w:r>
      </w:ins>
      <w:r w:rsidRPr="00400281">
        <w:rPr>
          <w:rFonts w:ascii="Times New Roman" w:hAnsi="Times New Roman" w:cs="Times New Roman"/>
          <w:sz w:val="24"/>
          <w:szCs w:val="24"/>
          <w:rPrChange w:id="859" w:author="Emeson Santos" w:date="2019-08-15T21:47:00Z">
            <w:rPr>
              <w:rFonts w:ascii="Times New Roman" w:hAnsi="Times New Roman" w:cs="Times New Roman"/>
            </w:rPr>
          </w:rPrChange>
        </w:rPr>
        <w:t>ntegração</w:t>
      </w:r>
      <w:r w:rsidR="00B90CFF" w:rsidRPr="00400281">
        <w:rPr>
          <w:rFonts w:ascii="Times New Roman" w:hAnsi="Times New Roman" w:cs="Times New Roman"/>
          <w:sz w:val="24"/>
          <w:szCs w:val="24"/>
          <w:rPrChange w:id="86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61"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86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63" w:author="Emeson Santos" w:date="2019-08-15T21:47:00Z">
            <w:rPr>
              <w:rFonts w:ascii="Times New Roman" w:hAnsi="Times New Roman" w:cs="Times New Roman"/>
            </w:rPr>
          </w:rPrChange>
        </w:rPr>
        <w:t>sistemas</w:t>
      </w:r>
      <w:r w:rsidR="00B90CFF" w:rsidRPr="00400281">
        <w:rPr>
          <w:rFonts w:ascii="Times New Roman" w:hAnsi="Times New Roman" w:cs="Times New Roman"/>
          <w:sz w:val="24"/>
          <w:szCs w:val="24"/>
          <w:rPrChange w:id="86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65" w:author="Emeson Santos" w:date="2019-08-15T21:47:00Z">
            <w:rPr>
              <w:rFonts w:ascii="Times New Roman" w:hAnsi="Times New Roman" w:cs="Times New Roman"/>
            </w:rPr>
          </w:rPrChange>
        </w:rPr>
        <w:t>desconectados</w:t>
      </w:r>
      <w:ins w:id="866" w:author="Emeson Santos" w:date="2019-08-15T20:02:00Z">
        <w:r w:rsidR="005472C5" w:rsidRPr="00400281">
          <w:rPr>
            <w:rFonts w:ascii="Times New Roman" w:hAnsi="Times New Roman" w:cs="Times New Roman"/>
            <w:sz w:val="24"/>
            <w:szCs w:val="24"/>
            <w:rPrChange w:id="867" w:author="Emeson Santos" w:date="2019-08-15T21:47:00Z">
              <w:rPr>
                <w:rFonts w:ascii="Times New Roman" w:hAnsi="Times New Roman" w:cs="Times New Roman"/>
              </w:rPr>
            </w:rPrChange>
          </w:rPr>
          <w:t xml:space="preserve"> (movimentar setores esquecidos)</w:t>
        </w:r>
      </w:ins>
      <w:del w:id="868" w:author="Emeson Santos" w:date="2019-08-15T19:59:00Z">
        <w:r w:rsidRPr="00400281" w:rsidDel="00124999">
          <w:rPr>
            <w:rFonts w:ascii="Times New Roman" w:hAnsi="Times New Roman" w:cs="Times New Roman"/>
            <w:sz w:val="24"/>
            <w:szCs w:val="24"/>
            <w:rPrChange w:id="869" w:author="Emeson Santos" w:date="2019-08-15T21:47:00Z">
              <w:rPr>
                <w:rFonts w:ascii="Times New Roman" w:hAnsi="Times New Roman" w:cs="Times New Roman"/>
              </w:rPr>
            </w:rPrChange>
          </w:rPr>
          <w:delText>.</w:delText>
        </w:r>
      </w:del>
      <w:ins w:id="870" w:author="Emeson Santos" w:date="2019-08-15T19:59:00Z">
        <w:r w:rsidR="00124999" w:rsidRPr="00400281">
          <w:rPr>
            <w:rFonts w:ascii="Times New Roman" w:hAnsi="Times New Roman" w:cs="Times New Roman"/>
            <w:sz w:val="24"/>
            <w:szCs w:val="24"/>
            <w:rPrChange w:id="871" w:author="Emeson Santos" w:date="2019-08-15T21:47:00Z">
              <w:rPr>
                <w:rFonts w:ascii="Times New Roman" w:hAnsi="Times New Roman" w:cs="Times New Roman"/>
              </w:rPr>
            </w:rPrChange>
          </w:rPr>
          <w:t xml:space="preserve">, </w:t>
        </w:r>
      </w:ins>
    </w:p>
    <w:p w14:paraId="4218AC3C" w14:textId="52325D5E" w:rsidR="00866254" w:rsidRPr="00400281" w:rsidDel="00135233" w:rsidRDefault="00866254">
      <w:pPr>
        <w:spacing w:after="160" w:line="259" w:lineRule="auto"/>
        <w:ind w:left="12" w:firstLine="696"/>
        <w:jc w:val="both"/>
        <w:rPr>
          <w:del w:id="872" w:author="Emeson Santos" w:date="2019-08-15T21:49:00Z"/>
          <w:rFonts w:ascii="Times New Roman" w:hAnsi="Times New Roman" w:cs="Times New Roman"/>
          <w:rPrChange w:id="873" w:author="Emeson Santos" w:date="2019-08-15T21:47:00Z">
            <w:rPr>
              <w:del w:id="874" w:author="Emeson Santos" w:date="2019-08-15T21:49:00Z"/>
              <w:rFonts w:ascii="Times New Roman" w:hAnsi="Times New Roman" w:cs="Times New Roman"/>
            </w:rPr>
          </w:rPrChange>
        </w:rPr>
        <w:pPrChange w:id="875" w:author="Emeson Santos" w:date="2019-08-15T21:48:00Z">
          <w:pPr>
            <w:pStyle w:val="PargrafodaLista"/>
            <w:numPr>
              <w:numId w:val="13"/>
            </w:numPr>
            <w:spacing w:after="160" w:line="259" w:lineRule="auto"/>
            <w:ind w:left="1446" w:hanging="360"/>
            <w:jc w:val="both"/>
          </w:pPr>
        </w:pPrChange>
      </w:pPr>
      <w:del w:id="876" w:author="Emeson Santos" w:date="2019-08-15T19:59:00Z">
        <w:r w:rsidRPr="00400281" w:rsidDel="00124999">
          <w:rPr>
            <w:rFonts w:ascii="Times New Roman" w:hAnsi="Times New Roman" w:cs="Times New Roman"/>
            <w:sz w:val="24"/>
            <w:szCs w:val="24"/>
            <w:rPrChange w:id="877" w:author="Emeson Santos" w:date="2019-08-15T21:47:00Z">
              <w:rPr>
                <w:rFonts w:ascii="Times New Roman" w:hAnsi="Times New Roman" w:cs="Times New Roman"/>
              </w:rPr>
            </w:rPrChange>
          </w:rPr>
          <w:delText>D</w:delText>
        </w:r>
      </w:del>
      <w:ins w:id="878" w:author="Emeson Santos" w:date="2019-08-15T19:59:00Z">
        <w:r w:rsidR="00124999" w:rsidRPr="00400281">
          <w:rPr>
            <w:rFonts w:ascii="Times New Roman" w:hAnsi="Times New Roman" w:cs="Times New Roman"/>
            <w:sz w:val="24"/>
            <w:szCs w:val="24"/>
            <w:rPrChange w:id="879" w:author="Emeson Santos" w:date="2019-08-15T21:47:00Z">
              <w:rPr>
                <w:rFonts w:ascii="Times New Roman" w:hAnsi="Times New Roman" w:cs="Times New Roman"/>
              </w:rPr>
            </w:rPrChange>
          </w:rPr>
          <w:t>d</w:t>
        </w:r>
      </w:ins>
      <w:r w:rsidRPr="00400281">
        <w:rPr>
          <w:rFonts w:ascii="Times New Roman" w:hAnsi="Times New Roman" w:cs="Times New Roman"/>
          <w:sz w:val="24"/>
          <w:szCs w:val="24"/>
          <w:rPrChange w:id="880" w:author="Emeson Santos" w:date="2019-08-15T21:47:00Z">
            <w:rPr>
              <w:rFonts w:ascii="Times New Roman" w:hAnsi="Times New Roman" w:cs="Times New Roman"/>
            </w:rPr>
          </w:rPrChange>
        </w:rPr>
        <w:t>irecionamento</w:t>
      </w:r>
      <w:r w:rsidR="00B90CFF" w:rsidRPr="00400281">
        <w:rPr>
          <w:rFonts w:ascii="Times New Roman" w:hAnsi="Times New Roman" w:cs="Times New Roman"/>
          <w:sz w:val="24"/>
          <w:szCs w:val="24"/>
          <w:rPrChange w:id="88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82" w:author="Emeson Santos" w:date="2019-08-15T21:47:00Z">
            <w:rPr>
              <w:rFonts w:ascii="Times New Roman" w:hAnsi="Times New Roman" w:cs="Times New Roman"/>
            </w:rPr>
          </w:rPrChange>
        </w:rPr>
        <w:t>automático</w:t>
      </w:r>
      <w:r w:rsidR="00B90CFF" w:rsidRPr="00400281">
        <w:rPr>
          <w:rFonts w:ascii="Times New Roman" w:hAnsi="Times New Roman" w:cs="Times New Roman"/>
          <w:sz w:val="24"/>
          <w:szCs w:val="24"/>
          <w:rPrChange w:id="88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84"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88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86" w:author="Emeson Santos" w:date="2019-08-15T21:47:00Z">
            <w:rPr>
              <w:rFonts w:ascii="Times New Roman" w:hAnsi="Times New Roman" w:cs="Times New Roman"/>
            </w:rPr>
          </w:rPrChange>
        </w:rPr>
        <w:t>problemas</w:t>
      </w:r>
      <w:ins w:id="887" w:author="Emeson Santos" w:date="2019-08-15T19:59:00Z">
        <w:r w:rsidR="00124999" w:rsidRPr="00400281">
          <w:rPr>
            <w:rFonts w:ascii="Times New Roman" w:hAnsi="Times New Roman" w:cs="Times New Roman"/>
            <w:sz w:val="24"/>
            <w:szCs w:val="24"/>
            <w:rPrChange w:id="888" w:author="Emeson Santos" w:date="2019-08-15T21:47:00Z">
              <w:rPr>
                <w:rFonts w:ascii="Times New Roman" w:hAnsi="Times New Roman" w:cs="Times New Roman"/>
              </w:rPr>
            </w:rPrChange>
          </w:rPr>
          <w:t xml:space="preserve"> das </w:t>
        </w:r>
      </w:ins>
      <w:del w:id="889" w:author="Emeson Santos" w:date="2019-08-15T19:59:00Z">
        <w:r w:rsidRPr="00400281" w:rsidDel="00124999">
          <w:rPr>
            <w:rFonts w:ascii="Times New Roman" w:hAnsi="Times New Roman" w:cs="Times New Roman"/>
            <w:sz w:val="24"/>
            <w:szCs w:val="24"/>
            <w:rPrChange w:id="890"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891" w:author="Emeson Santos" w:date="2019-08-15T21:47:00Z">
            <w:rPr>
              <w:rFonts w:ascii="Times New Roman" w:hAnsi="Times New Roman" w:cs="Times New Roman"/>
            </w:rPr>
          </w:rPrChange>
        </w:rPr>
        <w:t>exceções</w:t>
      </w:r>
      <w:r w:rsidR="00B90CFF" w:rsidRPr="00400281">
        <w:rPr>
          <w:rFonts w:ascii="Times New Roman" w:hAnsi="Times New Roman" w:cs="Times New Roman"/>
          <w:sz w:val="24"/>
          <w:szCs w:val="24"/>
          <w:rPrChange w:id="89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93" w:author="Emeson Santos" w:date="2019-08-15T21:47:00Z">
            <w:rPr>
              <w:rFonts w:ascii="Times New Roman" w:hAnsi="Times New Roman" w:cs="Times New Roman"/>
            </w:rPr>
          </w:rPrChange>
        </w:rPr>
        <w:t>para</w:t>
      </w:r>
      <w:r w:rsidR="00B90CFF" w:rsidRPr="00400281">
        <w:rPr>
          <w:rFonts w:ascii="Times New Roman" w:hAnsi="Times New Roman" w:cs="Times New Roman"/>
          <w:sz w:val="24"/>
          <w:szCs w:val="24"/>
          <w:rPrChange w:id="89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95" w:author="Emeson Santos" w:date="2019-08-15T21:47:00Z">
            <w:rPr>
              <w:rFonts w:ascii="Times New Roman" w:hAnsi="Times New Roman" w:cs="Times New Roman"/>
            </w:rPr>
          </w:rPrChange>
        </w:rPr>
        <w:t>os</w:t>
      </w:r>
      <w:r w:rsidR="00217717" w:rsidRPr="00400281">
        <w:rPr>
          <w:rFonts w:ascii="Times New Roman" w:hAnsi="Times New Roman" w:cs="Times New Roman"/>
          <w:sz w:val="24"/>
          <w:szCs w:val="24"/>
          <w:rPrChange w:id="89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897" w:author="Emeson Santos" w:date="2019-08-15T21:47:00Z">
            <w:rPr>
              <w:rFonts w:ascii="Times New Roman" w:hAnsi="Times New Roman" w:cs="Times New Roman"/>
            </w:rPr>
          </w:rPrChange>
        </w:rPr>
        <w:t>gerentes</w:t>
      </w:r>
      <w:ins w:id="898" w:author="Emeson Santos" w:date="2019-08-15T19:59:00Z">
        <w:r w:rsidR="00124999" w:rsidRPr="00400281">
          <w:rPr>
            <w:rFonts w:ascii="Times New Roman" w:hAnsi="Times New Roman" w:cs="Times New Roman"/>
            <w:sz w:val="24"/>
            <w:szCs w:val="24"/>
            <w:rPrChange w:id="899" w:author="Emeson Santos" w:date="2019-08-15T21:47:00Z">
              <w:rPr>
                <w:rFonts w:ascii="Times New Roman" w:hAnsi="Times New Roman" w:cs="Times New Roman"/>
              </w:rPr>
            </w:rPrChange>
          </w:rPr>
          <w:t xml:space="preserve"> </w:t>
        </w:r>
      </w:ins>
      <w:ins w:id="900" w:author="Emeson Santos" w:date="2019-08-15T20:02:00Z">
        <w:r w:rsidR="005472C5" w:rsidRPr="00400281">
          <w:rPr>
            <w:rFonts w:ascii="Times New Roman" w:hAnsi="Times New Roman" w:cs="Times New Roman"/>
            <w:sz w:val="24"/>
            <w:szCs w:val="24"/>
            <w:rPrChange w:id="901" w:author="Emeson Santos" w:date="2019-08-15T21:47:00Z">
              <w:rPr>
                <w:rFonts w:ascii="Times New Roman" w:hAnsi="Times New Roman" w:cs="Times New Roman"/>
              </w:rPr>
            </w:rPrChange>
          </w:rPr>
          <w:t>ou</w:t>
        </w:r>
      </w:ins>
      <w:ins w:id="902" w:author="Emeson Santos" w:date="2019-08-15T19:59:00Z">
        <w:r w:rsidR="00124999" w:rsidRPr="00400281">
          <w:rPr>
            <w:rFonts w:ascii="Times New Roman" w:hAnsi="Times New Roman" w:cs="Times New Roman"/>
            <w:sz w:val="24"/>
            <w:szCs w:val="24"/>
            <w:rPrChange w:id="903" w:author="Emeson Santos" w:date="2019-08-15T21:47:00Z">
              <w:rPr>
                <w:rFonts w:ascii="Times New Roman" w:hAnsi="Times New Roman" w:cs="Times New Roman"/>
              </w:rPr>
            </w:rPrChange>
          </w:rPr>
          <w:t xml:space="preserve"> </w:t>
        </w:r>
      </w:ins>
      <w:del w:id="904" w:author="Emeson Santos" w:date="2019-08-15T19:59:00Z">
        <w:r w:rsidRPr="00400281" w:rsidDel="00124999">
          <w:rPr>
            <w:rFonts w:ascii="Times New Roman" w:hAnsi="Times New Roman" w:cs="Times New Roman"/>
            <w:sz w:val="24"/>
            <w:szCs w:val="24"/>
            <w:rPrChange w:id="905"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906" w:author="Emeson Santos" w:date="2019-08-15T21:47:00Z">
            <w:rPr>
              <w:rFonts w:ascii="Times New Roman" w:hAnsi="Times New Roman" w:cs="Times New Roman"/>
            </w:rPr>
          </w:rPrChange>
        </w:rPr>
        <w:t>responsáveis</w:t>
      </w:r>
      <w:r w:rsidR="00B90CFF" w:rsidRPr="00400281">
        <w:rPr>
          <w:rFonts w:ascii="Times New Roman" w:hAnsi="Times New Roman" w:cs="Times New Roman"/>
          <w:sz w:val="24"/>
          <w:szCs w:val="24"/>
          <w:rPrChange w:id="90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908" w:author="Emeson Santos" w:date="2019-08-15T21:47:00Z">
            <w:rPr>
              <w:rFonts w:ascii="Times New Roman" w:hAnsi="Times New Roman" w:cs="Times New Roman"/>
            </w:rPr>
          </w:rPrChange>
        </w:rPr>
        <w:t>pelos</w:t>
      </w:r>
      <w:r w:rsidR="00B90CFF" w:rsidRPr="00400281">
        <w:rPr>
          <w:rFonts w:ascii="Times New Roman" w:hAnsi="Times New Roman" w:cs="Times New Roman"/>
          <w:sz w:val="24"/>
          <w:szCs w:val="24"/>
          <w:rPrChange w:id="909" w:author="Emeson Santos" w:date="2019-08-15T21:47:00Z">
            <w:rPr>
              <w:rFonts w:ascii="Times New Roman" w:hAnsi="Times New Roman" w:cs="Times New Roman"/>
            </w:rPr>
          </w:rPrChange>
        </w:rPr>
        <w:t xml:space="preserve"> </w:t>
      </w:r>
      <w:del w:id="910" w:author="Emeson Santos" w:date="2019-08-15T21:57:00Z">
        <w:r w:rsidRPr="00400281" w:rsidDel="00981A18">
          <w:rPr>
            <w:rFonts w:ascii="Times New Roman" w:hAnsi="Times New Roman" w:cs="Times New Roman"/>
            <w:sz w:val="24"/>
            <w:szCs w:val="24"/>
            <w:rPrChange w:id="911" w:author="Emeson Santos" w:date="2019-08-15T21:47:00Z">
              <w:rPr>
                <w:rFonts w:ascii="Times New Roman" w:hAnsi="Times New Roman" w:cs="Times New Roman"/>
              </w:rPr>
            </w:rPrChange>
          </w:rPr>
          <w:delText>processos.</w:delText>
        </w:r>
        <w:commentRangeEnd w:id="715"/>
        <w:r w:rsidR="00872AC2" w:rsidRPr="00400281" w:rsidDel="00981A18">
          <w:rPr>
            <w:rStyle w:val="Refdecomentrio"/>
            <w:rFonts w:ascii="Times New Roman" w:hAnsi="Times New Roman" w:cs="Times New Roman"/>
            <w:sz w:val="24"/>
            <w:szCs w:val="24"/>
            <w:rPrChange w:id="912" w:author="Emeson Santos" w:date="2019-08-15T21:47:00Z">
              <w:rPr>
                <w:rStyle w:val="Refdecomentrio"/>
                <w:rFonts w:ascii="Times New Roman" w:hAnsi="Times New Roman" w:cs="Times New Roman"/>
              </w:rPr>
            </w:rPrChange>
          </w:rPr>
          <w:commentReference w:id="715"/>
        </w:r>
      </w:del>
    </w:p>
    <w:p w14:paraId="275103F7" w14:textId="0DC67DCD" w:rsidR="004D4C37" w:rsidRPr="00FE6672" w:rsidRDefault="004D4C37">
      <w:pPr>
        <w:spacing w:after="160" w:line="259" w:lineRule="auto"/>
        <w:ind w:left="12" w:firstLine="696"/>
        <w:jc w:val="both"/>
        <w:rPr>
          <w:rFonts w:ascii="Times New Roman" w:hAnsi="Times New Roman" w:cs="Times New Roman"/>
          <w:sz w:val="24"/>
          <w:szCs w:val="24"/>
        </w:rPr>
        <w:pPrChange w:id="913" w:author="Emeson Santos" w:date="2019-08-15T21:49:00Z">
          <w:pPr>
            <w:spacing w:after="160" w:line="259" w:lineRule="auto"/>
            <w:ind w:left="12" w:firstLine="432"/>
            <w:jc w:val="both"/>
          </w:pPr>
        </w:pPrChange>
      </w:pPr>
      <w:del w:id="914" w:author="Emeson Santos" w:date="2019-08-15T21:57:00Z">
        <w:r w:rsidRPr="00FE6672" w:rsidDel="00981A18">
          <w:rPr>
            <w:rFonts w:ascii="Times New Roman" w:hAnsi="Times New Roman" w:cs="Times New Roman"/>
            <w:sz w:val="24"/>
            <w:szCs w:val="24"/>
          </w:rPr>
          <w:delText>Logo</w:delText>
        </w:r>
      </w:del>
      <w:ins w:id="915" w:author="Emeson Santos" w:date="2019-08-15T21:57:00Z">
        <w:r w:rsidR="00981A18" w:rsidRPr="00981A18">
          <w:rPr>
            <w:rFonts w:ascii="Times New Roman" w:hAnsi="Times New Roman" w:cs="Times New Roman"/>
            <w:sz w:val="24"/>
            <w:szCs w:val="24"/>
          </w:rPr>
          <w:t>processos.</w:t>
        </w:r>
        <w:r w:rsidR="00981A18" w:rsidRPr="00981A18">
          <w:rPr>
            <w:rStyle w:val="Refdecomentrio"/>
            <w:rFonts w:ascii="Times New Roman" w:hAnsi="Times New Roman" w:cs="Times New Roman"/>
            <w:sz w:val="24"/>
            <w:szCs w:val="24"/>
          </w:rPr>
          <w:t xml:space="preserve"> </w:t>
        </w:r>
        <w:r w:rsidR="00981A18" w:rsidRPr="00FE6672">
          <w:rPr>
            <w:rFonts w:ascii="Times New Roman" w:hAnsi="Times New Roman" w:cs="Times New Roman"/>
            <w:sz w:val="24"/>
            <w:szCs w:val="24"/>
          </w:rPr>
          <w:t>Logo</w:t>
        </w:r>
      </w:ins>
      <w:r w:rsidRPr="00FE6672">
        <w:rPr>
          <w:rFonts w:ascii="Times New Roman" w:hAnsi="Times New Roman" w:cs="Times New Roman"/>
          <w:sz w:val="24"/>
          <w:szCs w:val="24"/>
        </w:rPr>
        <w:t>, é justo dizer que o sucesso ou fracasso de uma empresa ou organização depende de como, e se, está organizada.</w:t>
      </w:r>
      <w:commentRangeEnd w:id="702"/>
      <w:r w:rsidRPr="00FE6672">
        <w:rPr>
          <w:rStyle w:val="Refdecomentrio"/>
          <w:rFonts w:ascii="Times New Roman" w:hAnsi="Times New Roman" w:cs="Times New Roman"/>
          <w:sz w:val="24"/>
          <w:szCs w:val="24"/>
        </w:rPr>
        <w:commentReference w:id="702"/>
      </w:r>
    </w:p>
    <w:p w14:paraId="6A11E223" w14:textId="7CB45388" w:rsidR="004D4C37" w:rsidRPr="003C2287" w:rsidRDefault="004D4C37">
      <w:pPr>
        <w:spacing w:after="160" w:line="259" w:lineRule="auto"/>
        <w:ind w:firstLine="708"/>
        <w:jc w:val="both"/>
        <w:rPr>
          <w:rFonts w:ascii="Times New Roman" w:hAnsi="Times New Roman" w:cs="Times New Roman"/>
          <w:sz w:val="24"/>
          <w:szCs w:val="24"/>
          <w:rPrChange w:id="916" w:author="Emeson Santos" w:date="2019-08-15T22:24:00Z">
            <w:rPr>
              <w:rFonts w:ascii="Times New Roman" w:hAnsi="Times New Roman" w:cs="Times New Roman"/>
              <w:color w:val="FF0000"/>
              <w:sz w:val="24"/>
              <w:szCs w:val="24"/>
            </w:rPr>
          </w:rPrChange>
        </w:rPr>
        <w:pPrChange w:id="917" w:author="Emeson Santos" w:date="2019-08-15T21:55:00Z">
          <w:pPr>
            <w:spacing w:after="160" w:line="259" w:lineRule="auto"/>
            <w:ind w:firstLine="444"/>
            <w:jc w:val="both"/>
          </w:pPr>
        </w:pPrChange>
      </w:pPr>
      <w:r w:rsidRPr="003C2287">
        <w:rPr>
          <w:rFonts w:ascii="Times New Roman" w:hAnsi="Times New Roman" w:cs="Times New Roman"/>
          <w:sz w:val="24"/>
          <w:szCs w:val="24"/>
          <w:rPrChange w:id="918" w:author="Emeson Santos" w:date="2019-08-15T22:24:00Z">
            <w:rPr>
              <w:rFonts w:ascii="Times New Roman" w:hAnsi="Times New Roman" w:cs="Times New Roman"/>
              <w:color w:val="FF0000"/>
              <w:sz w:val="24"/>
              <w:szCs w:val="24"/>
            </w:rPr>
          </w:rPrChange>
        </w:rPr>
        <w:t xml:space="preserve">Os processos de negócios apresentam três tipos de classificações: o processo primário, o processo de suporte e o processo de gerenciamento. No caso deste trabalho </w:t>
      </w:r>
      <w:r w:rsidR="000C7D8A" w:rsidRPr="003C2287">
        <w:rPr>
          <w:rFonts w:ascii="Times New Roman" w:hAnsi="Times New Roman" w:cs="Times New Roman"/>
          <w:sz w:val="24"/>
          <w:szCs w:val="24"/>
          <w:rPrChange w:id="919" w:author="Emeson Santos" w:date="2019-08-15T22:24:00Z">
            <w:rPr>
              <w:rFonts w:ascii="Times New Roman" w:hAnsi="Times New Roman" w:cs="Times New Roman"/>
              <w:color w:val="FF0000"/>
              <w:sz w:val="24"/>
              <w:szCs w:val="24"/>
            </w:rPr>
          </w:rPrChange>
        </w:rPr>
        <w:t xml:space="preserve">não </w:t>
      </w:r>
      <w:r w:rsidRPr="003C2287">
        <w:rPr>
          <w:rFonts w:ascii="Times New Roman" w:hAnsi="Times New Roman" w:cs="Times New Roman"/>
          <w:sz w:val="24"/>
          <w:szCs w:val="24"/>
          <w:rPrChange w:id="920" w:author="Emeson Santos" w:date="2019-08-15T22:24:00Z">
            <w:rPr>
              <w:rFonts w:ascii="Times New Roman" w:hAnsi="Times New Roman" w:cs="Times New Roman"/>
              <w:color w:val="FF0000"/>
              <w:sz w:val="24"/>
              <w:szCs w:val="24"/>
            </w:rPr>
          </w:rPrChange>
        </w:rPr>
        <w:t xml:space="preserve">vamos utilizar </w:t>
      </w:r>
      <w:r w:rsidR="000C7D8A" w:rsidRPr="003C2287">
        <w:rPr>
          <w:rFonts w:ascii="Times New Roman" w:hAnsi="Times New Roman" w:cs="Times New Roman"/>
          <w:sz w:val="24"/>
          <w:szCs w:val="24"/>
          <w:rPrChange w:id="921" w:author="Emeson Santos" w:date="2019-08-15T22:24:00Z">
            <w:rPr>
              <w:rFonts w:ascii="Times New Roman" w:hAnsi="Times New Roman" w:cs="Times New Roman"/>
              <w:color w:val="FF0000"/>
              <w:sz w:val="24"/>
              <w:szCs w:val="24"/>
            </w:rPr>
          </w:rPrChange>
        </w:rPr>
        <w:t>o processo de suporte nem o de gerenciamento focando assim no processo</w:t>
      </w:r>
      <w:r w:rsidR="00F85D41" w:rsidRPr="003C2287">
        <w:rPr>
          <w:rFonts w:ascii="Times New Roman" w:hAnsi="Times New Roman" w:cs="Times New Roman"/>
          <w:sz w:val="24"/>
          <w:szCs w:val="24"/>
          <w:rPrChange w:id="922" w:author="Emeson Santos" w:date="2019-08-15T22:24:00Z">
            <w:rPr>
              <w:rFonts w:ascii="Times New Roman" w:hAnsi="Times New Roman" w:cs="Times New Roman"/>
              <w:color w:val="FF0000"/>
              <w:sz w:val="24"/>
              <w:szCs w:val="24"/>
            </w:rPr>
          </w:rPrChange>
        </w:rPr>
        <w:t xml:space="preserve"> </w:t>
      </w:r>
      <w:del w:id="923" w:author="Emeson Santos" w:date="2019-08-15T21:49:00Z">
        <w:r w:rsidR="000C7D8A" w:rsidRPr="003C2287" w:rsidDel="00135233">
          <w:rPr>
            <w:rFonts w:ascii="Times New Roman" w:hAnsi="Times New Roman" w:cs="Times New Roman"/>
            <w:sz w:val="24"/>
            <w:szCs w:val="24"/>
            <w:rPrChange w:id="924" w:author="Emeson Santos" w:date="2019-08-15T22:24:00Z">
              <w:rPr>
                <w:rFonts w:ascii="Times New Roman" w:hAnsi="Times New Roman" w:cs="Times New Roman"/>
                <w:color w:val="FF0000"/>
                <w:sz w:val="24"/>
                <w:szCs w:val="24"/>
              </w:rPr>
            </w:rPrChange>
          </w:rPr>
          <w:delText xml:space="preserve">de gerenciamento </w:delText>
        </w:r>
      </w:del>
      <w:r w:rsidR="000C7D8A" w:rsidRPr="003C2287">
        <w:rPr>
          <w:rFonts w:ascii="Times New Roman" w:hAnsi="Times New Roman" w:cs="Times New Roman"/>
          <w:sz w:val="24"/>
          <w:szCs w:val="24"/>
          <w:rPrChange w:id="925" w:author="Emeson Santos" w:date="2019-08-15T22:24:00Z">
            <w:rPr>
              <w:rFonts w:ascii="Times New Roman" w:hAnsi="Times New Roman" w:cs="Times New Roman"/>
              <w:color w:val="FF0000"/>
              <w:sz w:val="24"/>
              <w:szCs w:val="24"/>
            </w:rPr>
          </w:rPrChange>
        </w:rPr>
        <w:t>primário</w:t>
      </w:r>
      <w:r w:rsidRPr="003C2287">
        <w:rPr>
          <w:rFonts w:ascii="Times New Roman" w:hAnsi="Times New Roman" w:cs="Times New Roman"/>
          <w:sz w:val="24"/>
          <w:szCs w:val="24"/>
          <w:rPrChange w:id="926" w:author="Emeson Santos" w:date="2019-08-15T22:24:00Z">
            <w:rPr>
              <w:rFonts w:ascii="Times New Roman" w:hAnsi="Times New Roman" w:cs="Times New Roman"/>
              <w:color w:val="FF0000"/>
              <w:sz w:val="24"/>
              <w:szCs w:val="24"/>
            </w:rPr>
          </w:rPrChange>
        </w:rPr>
        <w:t>.</w:t>
      </w:r>
    </w:p>
    <w:p w14:paraId="4B1D3686" w14:textId="42AAC7E2" w:rsidR="004D4C37" w:rsidDel="005B3441" w:rsidRDefault="004D4C37">
      <w:pPr>
        <w:spacing w:after="160" w:line="259" w:lineRule="auto"/>
        <w:ind w:firstLine="720"/>
        <w:jc w:val="both"/>
        <w:rPr>
          <w:del w:id="927" w:author="Emeson Santos" w:date="2019-08-15T20:58:00Z"/>
          <w:rFonts w:ascii="Times New Roman" w:hAnsi="Times New Roman" w:cs="Times New Roman"/>
          <w:color w:val="FF0000"/>
          <w:sz w:val="24"/>
          <w:szCs w:val="24"/>
        </w:rPr>
        <w:pPrChange w:id="928" w:author="Emeson Santos" w:date="2019-08-15T21:54:00Z">
          <w:pPr>
            <w:spacing w:after="160" w:line="259" w:lineRule="auto"/>
            <w:ind w:firstLine="360"/>
            <w:jc w:val="both"/>
          </w:pPr>
        </w:pPrChange>
      </w:pPr>
      <w:commentRangeStart w:id="929"/>
      <w:del w:id="930" w:author="Emeson Santos" w:date="2019-08-15T20:27:00Z">
        <w:r w:rsidRPr="002B2F96" w:rsidDel="00803AD3">
          <w:rPr>
            <w:rFonts w:ascii="Times New Roman" w:hAnsi="Times New Roman" w:cs="Times New Roman"/>
            <w:sz w:val="24"/>
            <w:szCs w:val="24"/>
            <w:rPrChange w:id="931" w:author="Emeson Santos" w:date="2019-08-15T22:29:00Z">
              <w:rPr>
                <w:rFonts w:ascii="Times New Roman" w:hAnsi="Times New Roman" w:cs="Times New Roman"/>
                <w:color w:val="FF0000"/>
                <w:sz w:val="24"/>
                <w:szCs w:val="24"/>
              </w:rPr>
            </w:rPrChange>
          </w:rPr>
          <w:delText xml:space="preserve">O processo primário conforme </w:delText>
        </w:r>
      </w:del>
      <w:commentRangeStart w:id="932"/>
      <w:r w:rsidRPr="002B2F96">
        <w:rPr>
          <w:rFonts w:ascii="Times New Roman" w:hAnsi="Times New Roman" w:cs="Times New Roman"/>
          <w:sz w:val="24"/>
          <w:szCs w:val="24"/>
          <w:rPrChange w:id="933" w:author="Emeson Santos" w:date="2019-08-15T22:29:00Z">
            <w:rPr>
              <w:rFonts w:ascii="Times New Roman" w:hAnsi="Times New Roman" w:cs="Times New Roman"/>
              <w:color w:val="FF0000"/>
              <w:sz w:val="24"/>
              <w:szCs w:val="24"/>
            </w:rPr>
          </w:rPrChange>
        </w:rPr>
        <w:t>Brasil (2013, p. 36)</w:t>
      </w:r>
      <w:commentRangeEnd w:id="932"/>
      <w:ins w:id="934" w:author="Emeson Santos" w:date="2019-08-15T20:27:00Z">
        <w:r w:rsidR="00803AD3" w:rsidRPr="002B2F96">
          <w:rPr>
            <w:rFonts w:ascii="Times New Roman" w:hAnsi="Times New Roman" w:cs="Times New Roman"/>
            <w:sz w:val="24"/>
            <w:szCs w:val="24"/>
            <w:rPrChange w:id="935" w:author="Emeson Santos" w:date="2019-08-15T22:29:00Z">
              <w:rPr>
                <w:rFonts w:ascii="Times New Roman" w:hAnsi="Times New Roman" w:cs="Times New Roman"/>
                <w:color w:val="FF0000"/>
                <w:sz w:val="24"/>
                <w:szCs w:val="24"/>
              </w:rPr>
            </w:rPrChange>
          </w:rPr>
          <w:t xml:space="preserve">, afirma que </w:t>
        </w:r>
      </w:ins>
      <w:ins w:id="936" w:author="Emeson Santos" w:date="2019-08-15T20:28:00Z">
        <w:r w:rsidR="00803AD3" w:rsidRPr="002B2F96">
          <w:rPr>
            <w:rFonts w:ascii="Times New Roman" w:hAnsi="Times New Roman" w:cs="Times New Roman"/>
            <w:sz w:val="24"/>
            <w:szCs w:val="24"/>
            <w:rPrChange w:id="937" w:author="Emeson Santos" w:date="2019-08-15T22:29:00Z">
              <w:rPr>
                <w:rFonts w:ascii="Times New Roman" w:hAnsi="Times New Roman" w:cs="Times New Roman"/>
                <w:color w:val="FF0000"/>
                <w:sz w:val="24"/>
                <w:szCs w:val="24"/>
              </w:rPr>
            </w:rPrChange>
          </w:rPr>
          <w:t>o processo primário é feito de ponta a ponta, passo a passo</w:t>
        </w:r>
      </w:ins>
      <w:ins w:id="938" w:author="Emeson Santos" w:date="2019-08-15T22:25:00Z">
        <w:r w:rsidR="003C2287" w:rsidRPr="002B2F96">
          <w:rPr>
            <w:rFonts w:ascii="Times New Roman" w:hAnsi="Times New Roman" w:cs="Times New Roman"/>
            <w:sz w:val="24"/>
            <w:szCs w:val="24"/>
            <w:rPrChange w:id="939" w:author="Emeson Santos" w:date="2019-08-15T22:29:00Z">
              <w:rPr>
                <w:rFonts w:ascii="Times New Roman" w:hAnsi="Times New Roman" w:cs="Times New Roman"/>
                <w:color w:val="FF0000"/>
                <w:sz w:val="24"/>
                <w:szCs w:val="24"/>
              </w:rPr>
            </w:rPrChange>
          </w:rPr>
          <w:t>,</w:t>
        </w:r>
      </w:ins>
      <w:ins w:id="940" w:author="Emeson Santos" w:date="2019-08-15T20:29:00Z">
        <w:r w:rsidR="00803AD3" w:rsidRPr="002B2F96">
          <w:rPr>
            <w:rFonts w:ascii="Times New Roman" w:hAnsi="Times New Roman" w:cs="Times New Roman"/>
            <w:sz w:val="24"/>
            <w:szCs w:val="24"/>
            <w:rPrChange w:id="941" w:author="Emeson Santos" w:date="2019-08-15T22:29:00Z">
              <w:rPr>
                <w:rFonts w:ascii="Times New Roman" w:hAnsi="Times New Roman" w:cs="Times New Roman"/>
                <w:color w:val="FF0000"/>
                <w:sz w:val="24"/>
                <w:szCs w:val="24"/>
              </w:rPr>
            </w:rPrChange>
          </w:rPr>
          <w:t xml:space="preserve"> agregando valor ao cliente. Os processos primários </w:t>
        </w:r>
      </w:ins>
      <w:r w:rsidRPr="002B2F96">
        <w:rPr>
          <w:rStyle w:val="Refdecomentrio"/>
          <w:rFonts w:ascii="Times New Roman" w:hAnsi="Times New Roman" w:cs="Times New Roman"/>
          <w:sz w:val="24"/>
          <w:szCs w:val="24"/>
          <w:rPrChange w:id="942" w:author="Emeson Santos" w:date="2019-08-15T22:29:00Z">
            <w:rPr>
              <w:rStyle w:val="Refdecomentrio"/>
              <w:rFonts w:ascii="Times New Roman" w:hAnsi="Times New Roman" w:cs="Times New Roman"/>
              <w:color w:val="FF0000"/>
              <w:sz w:val="24"/>
              <w:szCs w:val="24"/>
            </w:rPr>
          </w:rPrChange>
        </w:rPr>
        <w:commentReference w:id="932"/>
      </w:r>
      <w:ins w:id="943" w:author="Emeson Santos" w:date="2019-08-15T20:36:00Z">
        <w:r w:rsidR="00803AD3" w:rsidRPr="002B2F96">
          <w:rPr>
            <w:rFonts w:ascii="Times New Roman" w:hAnsi="Times New Roman" w:cs="Times New Roman"/>
            <w:sz w:val="24"/>
            <w:szCs w:val="24"/>
            <w:rPrChange w:id="944" w:author="Emeson Santos" w:date="2019-08-15T22:29:00Z">
              <w:rPr>
                <w:rFonts w:ascii="Times New Roman" w:hAnsi="Times New Roman" w:cs="Times New Roman"/>
                <w:color w:val="FF0000"/>
                <w:sz w:val="24"/>
                <w:szCs w:val="24"/>
              </w:rPr>
            </w:rPrChange>
          </w:rPr>
          <w:t xml:space="preserve">representam as atividades </w:t>
        </w:r>
      </w:ins>
      <w:ins w:id="945" w:author="Emeson Santos" w:date="2019-08-15T20:37:00Z">
        <w:r w:rsidR="00803AD3" w:rsidRPr="002B2F96">
          <w:rPr>
            <w:rFonts w:ascii="Times New Roman" w:hAnsi="Times New Roman" w:cs="Times New Roman"/>
            <w:sz w:val="24"/>
            <w:szCs w:val="24"/>
            <w:rPrChange w:id="946" w:author="Emeson Santos" w:date="2019-08-15T22:29:00Z">
              <w:rPr>
                <w:rFonts w:ascii="Times New Roman" w:hAnsi="Times New Roman" w:cs="Times New Roman"/>
                <w:color w:val="FF0000"/>
                <w:sz w:val="24"/>
                <w:szCs w:val="24"/>
              </w:rPr>
            </w:rPrChange>
          </w:rPr>
          <w:t xml:space="preserve">que uma organização executa para atingir </w:t>
        </w:r>
        <w:r w:rsidR="002E0E14" w:rsidRPr="002B2F96">
          <w:rPr>
            <w:rFonts w:ascii="Times New Roman" w:hAnsi="Times New Roman" w:cs="Times New Roman"/>
            <w:sz w:val="24"/>
            <w:szCs w:val="24"/>
            <w:rPrChange w:id="947" w:author="Emeson Santos" w:date="2019-08-15T22:29:00Z">
              <w:rPr>
                <w:rFonts w:ascii="Times New Roman" w:hAnsi="Times New Roman" w:cs="Times New Roman"/>
                <w:color w:val="FF0000"/>
                <w:sz w:val="24"/>
                <w:szCs w:val="24"/>
              </w:rPr>
            </w:rPrChange>
          </w:rPr>
          <w:t>um objetivo, seja ela</w:t>
        </w:r>
      </w:ins>
      <w:ins w:id="948" w:author="Emeson Santos" w:date="2019-08-15T20:38:00Z">
        <w:r w:rsidR="002E0E14" w:rsidRPr="002B2F96">
          <w:rPr>
            <w:rFonts w:ascii="Times New Roman" w:hAnsi="Times New Roman" w:cs="Times New Roman"/>
            <w:sz w:val="24"/>
            <w:szCs w:val="24"/>
            <w:rPrChange w:id="949" w:author="Emeson Santos" w:date="2019-08-15T22:29:00Z">
              <w:rPr>
                <w:rFonts w:ascii="Times New Roman" w:hAnsi="Times New Roman" w:cs="Times New Roman"/>
                <w:color w:val="FF0000"/>
                <w:sz w:val="24"/>
                <w:szCs w:val="24"/>
              </w:rPr>
            </w:rPrChange>
          </w:rPr>
          <w:t>s</w:t>
        </w:r>
      </w:ins>
      <w:ins w:id="950" w:author="Emeson Santos" w:date="2019-08-15T20:37:00Z">
        <w:r w:rsidR="002E0E14" w:rsidRPr="002B2F96">
          <w:rPr>
            <w:rFonts w:ascii="Times New Roman" w:hAnsi="Times New Roman" w:cs="Times New Roman"/>
            <w:sz w:val="24"/>
            <w:szCs w:val="24"/>
            <w:rPrChange w:id="951" w:author="Emeson Santos" w:date="2019-08-15T22:29:00Z">
              <w:rPr>
                <w:rFonts w:ascii="Times New Roman" w:hAnsi="Times New Roman" w:cs="Times New Roman"/>
                <w:color w:val="FF0000"/>
                <w:sz w:val="24"/>
                <w:szCs w:val="24"/>
              </w:rPr>
            </w:rPrChange>
          </w:rPr>
          <w:t xml:space="preserve"> essencia</w:t>
        </w:r>
      </w:ins>
      <w:ins w:id="952" w:author="Emeson Santos" w:date="2019-08-15T20:38:00Z">
        <w:r w:rsidR="002E0E14" w:rsidRPr="002B2F96">
          <w:rPr>
            <w:rFonts w:ascii="Times New Roman" w:hAnsi="Times New Roman" w:cs="Times New Roman"/>
            <w:sz w:val="24"/>
            <w:szCs w:val="24"/>
            <w:rPrChange w:id="953" w:author="Emeson Santos" w:date="2019-08-15T22:29:00Z">
              <w:rPr>
                <w:rFonts w:ascii="Times New Roman" w:hAnsi="Times New Roman" w:cs="Times New Roman"/>
                <w:color w:val="FF0000"/>
                <w:sz w:val="24"/>
                <w:szCs w:val="24"/>
              </w:rPr>
            </w:rPrChange>
          </w:rPr>
          <w:t>is</w:t>
        </w:r>
      </w:ins>
      <w:ins w:id="954" w:author="Emeson Santos" w:date="2019-08-15T20:37:00Z">
        <w:r w:rsidR="002E0E14" w:rsidRPr="002B2F96">
          <w:rPr>
            <w:rFonts w:ascii="Times New Roman" w:hAnsi="Times New Roman" w:cs="Times New Roman"/>
            <w:sz w:val="24"/>
            <w:szCs w:val="24"/>
            <w:rPrChange w:id="955" w:author="Emeson Santos" w:date="2019-08-15T22:29:00Z">
              <w:rPr>
                <w:rFonts w:ascii="Times New Roman" w:hAnsi="Times New Roman" w:cs="Times New Roman"/>
                <w:color w:val="FF0000"/>
                <w:sz w:val="24"/>
                <w:szCs w:val="24"/>
              </w:rPr>
            </w:rPrChange>
          </w:rPr>
          <w:t xml:space="preserve"> ou</w:t>
        </w:r>
      </w:ins>
      <w:ins w:id="956" w:author="Emeson Santos" w:date="2019-08-15T20:38:00Z">
        <w:r w:rsidR="002E0E14" w:rsidRPr="002B2F96">
          <w:rPr>
            <w:rFonts w:ascii="Times New Roman" w:hAnsi="Times New Roman" w:cs="Times New Roman"/>
            <w:sz w:val="24"/>
            <w:szCs w:val="24"/>
            <w:rPrChange w:id="957" w:author="Emeson Santos" w:date="2019-08-15T22:29:00Z">
              <w:rPr>
                <w:rFonts w:ascii="Times New Roman" w:hAnsi="Times New Roman" w:cs="Times New Roman"/>
                <w:color w:val="FF0000"/>
                <w:sz w:val="24"/>
                <w:szCs w:val="24"/>
              </w:rPr>
            </w:rPrChange>
          </w:rPr>
          <w:t xml:space="preserve"> de </w:t>
        </w:r>
      </w:ins>
      <w:ins w:id="958" w:author="Emeson Santos" w:date="2019-08-15T20:39:00Z">
        <w:r w:rsidR="002E0E14" w:rsidRPr="002B2F96">
          <w:rPr>
            <w:rFonts w:ascii="Times New Roman" w:hAnsi="Times New Roman" w:cs="Times New Roman"/>
            <w:sz w:val="24"/>
            <w:szCs w:val="24"/>
            <w:rPrChange w:id="959" w:author="Emeson Santos" w:date="2019-08-15T22:29:00Z">
              <w:rPr>
                <w:rFonts w:ascii="Times New Roman" w:hAnsi="Times New Roman" w:cs="Times New Roman"/>
                <w:color w:val="FF0000"/>
                <w:sz w:val="24"/>
                <w:szCs w:val="24"/>
              </w:rPr>
            </w:rPrChange>
          </w:rPr>
          <w:t>finalização</w:t>
        </w:r>
      </w:ins>
      <w:ins w:id="960" w:author="Emeson Santos" w:date="2019-08-15T20:38:00Z">
        <w:r w:rsidR="002E0E14" w:rsidRPr="002B2F96">
          <w:rPr>
            <w:rFonts w:ascii="Times New Roman" w:hAnsi="Times New Roman" w:cs="Times New Roman"/>
            <w:sz w:val="24"/>
            <w:szCs w:val="24"/>
            <w:rPrChange w:id="961" w:author="Emeson Santos" w:date="2019-08-15T22:29:00Z">
              <w:rPr>
                <w:rFonts w:ascii="Times New Roman" w:hAnsi="Times New Roman" w:cs="Times New Roman"/>
                <w:color w:val="FF0000"/>
                <w:sz w:val="24"/>
                <w:szCs w:val="24"/>
              </w:rPr>
            </w:rPrChange>
          </w:rPr>
          <w:t>.</w:t>
        </w:r>
      </w:ins>
      <w:ins w:id="962" w:author="Emeson Santos" w:date="2019-08-15T20:40:00Z">
        <w:r w:rsidR="002E0E14" w:rsidRPr="002B2F96">
          <w:rPr>
            <w:rFonts w:ascii="Times New Roman" w:hAnsi="Times New Roman" w:cs="Times New Roman"/>
            <w:sz w:val="24"/>
            <w:szCs w:val="24"/>
            <w:rPrChange w:id="963" w:author="Emeson Santos" w:date="2019-08-15T22:29:00Z">
              <w:rPr>
                <w:rFonts w:ascii="Times New Roman" w:hAnsi="Times New Roman" w:cs="Times New Roman"/>
                <w:color w:val="FF0000"/>
                <w:sz w:val="24"/>
                <w:szCs w:val="24"/>
              </w:rPr>
            </w:rPrChange>
          </w:rPr>
          <w:t xml:space="preserve"> Estes processos estão ligados a experiencia do produto ou do serviço</w:t>
        </w:r>
      </w:ins>
      <w:ins w:id="964" w:author="Emeson Santos" w:date="2019-08-15T20:41:00Z">
        <w:r w:rsidR="002E0E14" w:rsidRPr="002B2F96">
          <w:rPr>
            <w:rFonts w:ascii="Times New Roman" w:hAnsi="Times New Roman" w:cs="Times New Roman"/>
            <w:sz w:val="24"/>
            <w:szCs w:val="24"/>
            <w:rPrChange w:id="965" w:author="Emeson Santos" w:date="2019-08-15T22:29:00Z">
              <w:rPr>
                <w:rFonts w:ascii="Times New Roman" w:hAnsi="Times New Roman" w:cs="Times New Roman"/>
                <w:color w:val="FF0000"/>
                <w:sz w:val="24"/>
                <w:szCs w:val="24"/>
              </w:rPr>
            </w:rPrChange>
          </w:rPr>
          <w:t xml:space="preserve">, </w:t>
        </w:r>
      </w:ins>
      <w:ins w:id="966" w:author="Emeson Santos" w:date="2019-08-15T22:26:00Z">
        <w:r w:rsidR="003C2287" w:rsidRPr="002B2F96">
          <w:rPr>
            <w:rFonts w:ascii="Times New Roman" w:hAnsi="Times New Roman" w:cs="Times New Roman"/>
            <w:sz w:val="24"/>
            <w:szCs w:val="24"/>
            <w:rPrChange w:id="967" w:author="Emeson Santos" w:date="2019-08-15T22:29:00Z">
              <w:rPr>
                <w:rFonts w:ascii="Times New Roman" w:hAnsi="Times New Roman" w:cs="Times New Roman"/>
                <w:color w:val="FF0000"/>
                <w:sz w:val="24"/>
                <w:szCs w:val="24"/>
              </w:rPr>
            </w:rPrChange>
          </w:rPr>
          <w:t xml:space="preserve">voltado </w:t>
        </w:r>
      </w:ins>
      <w:ins w:id="968" w:author="Emeson Santos" w:date="2019-08-15T22:28:00Z">
        <w:r w:rsidR="003C2287" w:rsidRPr="002B2F96">
          <w:rPr>
            <w:rFonts w:ascii="Times New Roman" w:hAnsi="Times New Roman" w:cs="Times New Roman"/>
            <w:sz w:val="24"/>
            <w:szCs w:val="24"/>
            <w:rPrChange w:id="969" w:author="Emeson Santos" w:date="2019-08-15T22:29:00Z">
              <w:rPr>
                <w:rFonts w:ascii="Times New Roman" w:hAnsi="Times New Roman" w:cs="Times New Roman"/>
                <w:color w:val="FF0000"/>
                <w:sz w:val="24"/>
                <w:szCs w:val="24"/>
              </w:rPr>
            </w:rPrChange>
          </w:rPr>
          <w:t xml:space="preserve">para </w:t>
        </w:r>
      </w:ins>
      <w:ins w:id="970" w:author="Emeson Santos" w:date="2019-08-15T22:26:00Z">
        <w:r w:rsidR="003C2287" w:rsidRPr="002B2F96">
          <w:rPr>
            <w:rFonts w:ascii="Times New Roman" w:hAnsi="Times New Roman" w:cs="Times New Roman"/>
            <w:sz w:val="24"/>
            <w:szCs w:val="24"/>
            <w:rPrChange w:id="971" w:author="Emeson Santos" w:date="2019-08-15T22:29:00Z">
              <w:rPr>
                <w:rFonts w:ascii="Times New Roman" w:hAnsi="Times New Roman" w:cs="Times New Roman"/>
                <w:color w:val="FF0000"/>
                <w:sz w:val="24"/>
                <w:szCs w:val="24"/>
              </w:rPr>
            </w:rPrChange>
          </w:rPr>
          <w:t xml:space="preserve">o </w:t>
        </w:r>
      </w:ins>
      <w:ins w:id="972" w:author="Emeson Santos" w:date="2019-08-15T22:27:00Z">
        <w:r w:rsidR="003C2287" w:rsidRPr="002B2F96">
          <w:rPr>
            <w:rFonts w:ascii="Times New Roman" w:hAnsi="Times New Roman" w:cs="Times New Roman"/>
            <w:sz w:val="24"/>
            <w:szCs w:val="24"/>
            <w:rPrChange w:id="973" w:author="Emeson Santos" w:date="2019-08-15T22:29:00Z">
              <w:rPr>
                <w:rFonts w:ascii="Times New Roman" w:hAnsi="Times New Roman" w:cs="Times New Roman"/>
                <w:color w:val="FF0000"/>
                <w:sz w:val="24"/>
                <w:szCs w:val="24"/>
              </w:rPr>
            </w:rPrChange>
          </w:rPr>
          <w:t>cliente</w:t>
        </w:r>
      </w:ins>
      <w:ins w:id="974" w:author="Emeson Santos" w:date="2019-08-15T22:26:00Z">
        <w:r w:rsidR="003C2287" w:rsidRPr="002B2F96">
          <w:rPr>
            <w:rFonts w:ascii="Times New Roman" w:hAnsi="Times New Roman" w:cs="Times New Roman"/>
            <w:sz w:val="24"/>
            <w:szCs w:val="24"/>
            <w:rPrChange w:id="975" w:author="Emeson Santos" w:date="2019-08-15T22:29:00Z">
              <w:rPr>
                <w:rFonts w:ascii="Times New Roman" w:hAnsi="Times New Roman" w:cs="Times New Roman"/>
                <w:color w:val="FF0000"/>
                <w:sz w:val="24"/>
                <w:szCs w:val="24"/>
              </w:rPr>
            </w:rPrChange>
          </w:rPr>
          <w:t xml:space="preserve"> </w:t>
        </w:r>
      </w:ins>
      <w:ins w:id="976" w:author="Emeson Santos" w:date="2019-08-15T22:28:00Z">
        <w:r w:rsidR="003C2287" w:rsidRPr="002B2F96">
          <w:rPr>
            <w:rFonts w:ascii="Times New Roman" w:hAnsi="Times New Roman" w:cs="Times New Roman"/>
            <w:sz w:val="24"/>
            <w:szCs w:val="24"/>
            <w:rPrChange w:id="977" w:author="Emeson Santos" w:date="2019-08-15T22:29:00Z">
              <w:rPr>
                <w:rFonts w:ascii="Times New Roman" w:hAnsi="Times New Roman" w:cs="Times New Roman"/>
                <w:color w:val="FF0000"/>
                <w:sz w:val="24"/>
                <w:szCs w:val="24"/>
              </w:rPr>
            </w:rPrChange>
          </w:rPr>
          <w:t xml:space="preserve">uma percepção de </w:t>
        </w:r>
      </w:ins>
      <w:ins w:id="978" w:author="Emeson Santos" w:date="2019-08-15T22:26:00Z">
        <w:r w:rsidR="003C2287" w:rsidRPr="002B2F96">
          <w:rPr>
            <w:rFonts w:ascii="Times New Roman" w:hAnsi="Times New Roman" w:cs="Times New Roman"/>
            <w:sz w:val="24"/>
            <w:szCs w:val="24"/>
            <w:rPrChange w:id="979" w:author="Emeson Santos" w:date="2019-08-15T22:29:00Z">
              <w:rPr>
                <w:rFonts w:ascii="Times New Roman" w:hAnsi="Times New Roman" w:cs="Times New Roman"/>
                <w:color w:val="FF0000"/>
                <w:sz w:val="24"/>
                <w:szCs w:val="24"/>
              </w:rPr>
            </w:rPrChange>
          </w:rPr>
          <w:t xml:space="preserve">agregação de </w:t>
        </w:r>
      </w:ins>
      <w:ins w:id="980" w:author="Emeson Santos" w:date="2019-08-15T22:27:00Z">
        <w:r w:rsidR="003C2287" w:rsidRPr="002B2F96">
          <w:rPr>
            <w:rFonts w:ascii="Times New Roman" w:hAnsi="Times New Roman" w:cs="Times New Roman"/>
            <w:sz w:val="24"/>
            <w:szCs w:val="24"/>
            <w:rPrChange w:id="981" w:author="Emeson Santos" w:date="2019-08-15T22:29:00Z">
              <w:rPr>
                <w:rFonts w:ascii="Times New Roman" w:hAnsi="Times New Roman" w:cs="Times New Roman"/>
                <w:color w:val="FF0000"/>
                <w:sz w:val="24"/>
                <w:szCs w:val="24"/>
              </w:rPr>
            </w:rPrChange>
          </w:rPr>
          <w:t>valores</w:t>
        </w:r>
      </w:ins>
      <w:ins w:id="982" w:author="Emeson Santos" w:date="2019-08-15T22:28:00Z">
        <w:r w:rsidR="003C2287" w:rsidRPr="002B2F96">
          <w:rPr>
            <w:rFonts w:ascii="Times New Roman" w:hAnsi="Times New Roman" w:cs="Times New Roman"/>
            <w:sz w:val="24"/>
            <w:szCs w:val="24"/>
            <w:rPrChange w:id="983" w:author="Emeson Santos" w:date="2019-08-15T22:29:00Z">
              <w:rPr>
                <w:rFonts w:ascii="Times New Roman" w:hAnsi="Times New Roman" w:cs="Times New Roman"/>
                <w:color w:val="FF0000"/>
                <w:sz w:val="24"/>
                <w:szCs w:val="24"/>
              </w:rPr>
            </w:rPrChange>
          </w:rPr>
          <w:t xml:space="preserve"> </w:t>
        </w:r>
      </w:ins>
      <w:ins w:id="984" w:author="Emeson Santos" w:date="2019-08-15T22:27:00Z">
        <w:r w:rsidR="003C2287" w:rsidRPr="002B2F96">
          <w:rPr>
            <w:rFonts w:ascii="Times New Roman" w:hAnsi="Times New Roman" w:cs="Times New Roman"/>
            <w:sz w:val="24"/>
            <w:szCs w:val="24"/>
            <w:rPrChange w:id="985" w:author="Emeson Santos" w:date="2019-08-15T22:29:00Z">
              <w:rPr>
                <w:rFonts w:ascii="Times New Roman" w:hAnsi="Times New Roman" w:cs="Times New Roman"/>
                <w:color w:val="FF0000"/>
                <w:sz w:val="24"/>
                <w:szCs w:val="24"/>
              </w:rPr>
            </w:rPrChange>
          </w:rPr>
          <w:t xml:space="preserve">em relação </w:t>
        </w:r>
      </w:ins>
      <w:ins w:id="986" w:author="Emeson Santos" w:date="2019-08-15T22:29:00Z">
        <w:r w:rsidR="003C2287" w:rsidRPr="002B2F96">
          <w:rPr>
            <w:rFonts w:ascii="Times New Roman" w:hAnsi="Times New Roman" w:cs="Times New Roman"/>
            <w:sz w:val="24"/>
            <w:szCs w:val="24"/>
            <w:rPrChange w:id="987" w:author="Emeson Santos" w:date="2019-08-15T22:29:00Z">
              <w:rPr>
                <w:rFonts w:ascii="Times New Roman" w:hAnsi="Times New Roman" w:cs="Times New Roman"/>
                <w:color w:val="FF0000"/>
                <w:sz w:val="24"/>
                <w:szCs w:val="24"/>
              </w:rPr>
            </w:rPrChange>
          </w:rPr>
          <w:t>ao</w:t>
        </w:r>
      </w:ins>
      <w:ins w:id="988" w:author="Emeson Santos" w:date="2019-08-15T22:27:00Z">
        <w:r w:rsidR="003C2287" w:rsidRPr="002B2F96">
          <w:rPr>
            <w:rFonts w:ascii="Times New Roman" w:hAnsi="Times New Roman" w:cs="Times New Roman"/>
            <w:sz w:val="24"/>
            <w:szCs w:val="24"/>
            <w:rPrChange w:id="989" w:author="Emeson Santos" w:date="2019-08-15T22:29:00Z">
              <w:rPr>
                <w:rFonts w:ascii="Times New Roman" w:hAnsi="Times New Roman" w:cs="Times New Roman"/>
                <w:color w:val="FF0000"/>
                <w:sz w:val="24"/>
                <w:szCs w:val="24"/>
              </w:rPr>
            </w:rPrChange>
          </w:rPr>
          <w:t>s processos.</w:t>
        </w:r>
      </w:ins>
      <w:ins w:id="990" w:author="Emeson Santos" w:date="2019-08-15T20:39:00Z">
        <w:r w:rsidR="002E0E14">
          <w:rPr>
            <w:rFonts w:ascii="Times New Roman" w:hAnsi="Times New Roman" w:cs="Times New Roman"/>
            <w:color w:val="FF0000"/>
            <w:sz w:val="24"/>
            <w:szCs w:val="24"/>
          </w:rPr>
          <w:t xml:space="preserve"> </w:t>
        </w:r>
      </w:ins>
    </w:p>
    <w:p w14:paraId="0517F49D" w14:textId="77777777" w:rsidR="005B3441" w:rsidRDefault="005B3441">
      <w:pPr>
        <w:spacing w:after="160" w:line="259" w:lineRule="auto"/>
        <w:ind w:firstLine="720"/>
        <w:jc w:val="both"/>
        <w:rPr>
          <w:ins w:id="991" w:author="Emeson Santos" w:date="2019-08-15T21:54:00Z"/>
          <w:rFonts w:ascii="Times New Roman" w:hAnsi="Times New Roman" w:cs="Times New Roman"/>
          <w:color w:val="FF0000"/>
          <w:sz w:val="24"/>
          <w:szCs w:val="24"/>
        </w:rPr>
        <w:pPrChange w:id="992" w:author="Emeson Santos" w:date="2019-08-15T21:54:00Z">
          <w:pPr>
            <w:spacing w:after="160" w:line="259" w:lineRule="auto"/>
            <w:ind w:firstLine="444"/>
            <w:jc w:val="both"/>
          </w:pPr>
        </w:pPrChange>
      </w:pPr>
    </w:p>
    <w:p w14:paraId="4279FD2C" w14:textId="77777777" w:rsidR="005B3441" w:rsidRDefault="005B3441">
      <w:pPr>
        <w:spacing w:after="160" w:line="259" w:lineRule="auto"/>
        <w:ind w:firstLine="720"/>
        <w:jc w:val="both"/>
        <w:rPr>
          <w:moveTo w:id="993" w:author="Emeson Santos" w:date="2019-08-15T21:54:00Z"/>
          <w:rStyle w:val="textline"/>
          <w:rFonts w:ascii="Times New Roman" w:hAnsi="Times New Roman" w:cs="Times New Roman"/>
          <w:color w:val="000000" w:themeColor="text1"/>
          <w:sz w:val="24"/>
          <w:szCs w:val="24"/>
          <w:shd w:val="clear" w:color="auto" w:fill="FFFFFF"/>
        </w:rPr>
        <w:pPrChange w:id="994" w:author="Emeson Santos" w:date="2019-08-15T21:54:00Z">
          <w:pPr>
            <w:spacing w:after="160" w:line="259" w:lineRule="auto"/>
            <w:ind w:firstLine="360"/>
            <w:jc w:val="both"/>
          </w:pPr>
        </w:pPrChange>
      </w:pPr>
      <w:moveToRangeStart w:id="995" w:author="Emeson Santos" w:date="2019-08-15T21:54:00Z" w:name="move16798468"/>
      <w:moveTo w:id="996" w:author="Emeson Santos" w:date="2019-08-15T21:54:00Z">
        <w:r w:rsidRPr="00041A06">
          <w:rPr>
            <w:rFonts w:ascii="Times New Roman" w:hAnsi="Times New Roman" w:cs="Times New Roman"/>
            <w:color w:val="000000" w:themeColor="text1"/>
            <w:sz w:val="24"/>
            <w:szCs w:val="24"/>
          </w:rPr>
          <w:t>Segundo Cavalcanti (2017, p. 141),</w:t>
        </w:r>
        <w:r>
          <w:rPr>
            <w:rFonts w:ascii="Times New Roman" w:hAnsi="Times New Roman" w:cs="Times New Roman"/>
            <w:color w:val="000000" w:themeColor="text1"/>
            <w:sz w:val="24"/>
            <w:szCs w:val="24"/>
          </w:rPr>
          <w:t xml:space="preserve"> </w:t>
        </w:r>
        <w:r>
          <w:rPr>
            <w:rStyle w:val="textline"/>
            <w:rFonts w:ascii="Times New Roman" w:hAnsi="Times New Roman" w:cs="Times New Roman"/>
            <w:color w:val="000000" w:themeColor="text1"/>
            <w:sz w:val="24"/>
            <w:szCs w:val="24"/>
            <w:shd w:val="clear" w:color="auto" w:fill="FFFFFF"/>
          </w:rPr>
          <w:t>O mapeamento de processos são várias tarefas, ou atividades, dos processos existentes que são representadas seguindo uma notação e permitindo uma boa compreensão, e um melhor gerenciamento de seus processos e de seus componentes.</w:t>
        </w:r>
        <w:commentRangeStart w:id="997"/>
        <w:commentRangeEnd w:id="997"/>
        <w:r>
          <w:rPr>
            <w:rStyle w:val="Refdecomentrio"/>
          </w:rPr>
          <w:commentReference w:id="997"/>
        </w:r>
      </w:moveTo>
    </w:p>
    <w:moveToRangeEnd w:id="995"/>
    <w:p w14:paraId="3AC19C67" w14:textId="0085BEA4" w:rsidR="004D4C37" w:rsidRPr="000C7D8A" w:rsidDel="005B3441" w:rsidRDefault="005B3441">
      <w:pPr>
        <w:spacing w:after="160" w:line="259" w:lineRule="auto"/>
        <w:ind w:firstLine="444"/>
        <w:jc w:val="both"/>
        <w:rPr>
          <w:del w:id="998" w:author="Emeson Santos" w:date="2019-08-15T21:54:00Z"/>
          <w:rFonts w:ascii="Times New Roman" w:hAnsi="Times New Roman" w:cs="Times New Roman"/>
          <w:color w:val="FF0000"/>
          <w:sz w:val="24"/>
          <w:szCs w:val="24"/>
        </w:rPr>
        <w:pPrChange w:id="999" w:author="Emeson Santos" w:date="2019-08-15T20:58:00Z">
          <w:pPr>
            <w:spacing w:after="160" w:line="259" w:lineRule="auto"/>
            <w:ind w:left="12" w:firstLine="696"/>
            <w:jc w:val="both"/>
          </w:pPr>
        </w:pPrChange>
      </w:pPr>
      <w:ins w:id="1000" w:author="Emeson Santos" w:date="2019-08-15T21:54:00Z">
        <w:r>
          <w:rPr>
            <w:rFonts w:ascii="Times New Roman" w:hAnsi="Times New Roman" w:cs="Times New Roman"/>
            <w:color w:val="FF0000"/>
            <w:sz w:val="24"/>
            <w:szCs w:val="24"/>
          </w:rPr>
          <w:tab/>
        </w:r>
      </w:ins>
    </w:p>
    <w:p w14:paraId="309A0093" w14:textId="0BC66A1D" w:rsidR="004D4C37" w:rsidRPr="000C7D8A" w:rsidDel="002E0E14" w:rsidRDefault="004D4C37">
      <w:pPr>
        <w:spacing w:after="160"/>
        <w:jc w:val="both"/>
        <w:rPr>
          <w:del w:id="1001" w:author="Emeson Santos" w:date="2019-08-15T20:42:00Z"/>
          <w:rFonts w:ascii="Times New Roman" w:hAnsi="Times New Roman" w:cs="Times New Roman"/>
          <w:color w:val="FF0000"/>
          <w:sz w:val="24"/>
          <w:szCs w:val="24"/>
        </w:rPr>
        <w:pPrChange w:id="1002" w:author="Emeson Santos" w:date="2019-08-15T21:54:00Z">
          <w:pPr>
            <w:spacing w:after="160"/>
            <w:ind w:left="2268" w:firstLine="697"/>
            <w:jc w:val="both"/>
          </w:pPr>
        </w:pPrChange>
      </w:pPr>
      <w:commentRangeStart w:id="1003"/>
      <w:commentRangeStart w:id="1004"/>
      <w:del w:id="1005" w:author="Emeson Santos" w:date="2019-08-15T20:42:00Z">
        <w:r w:rsidRPr="000C7D8A" w:rsidDel="002E0E14">
          <w:rPr>
            <w:rFonts w:ascii="Times New Roman" w:hAnsi="Times New Roman" w:cs="Times New Roman"/>
            <w:color w:val="FF0000"/>
            <w:sz w:val="24"/>
            <w:szCs w:val="24"/>
          </w:rPr>
          <w:delText xml:space="preserve"> </w:delText>
        </w:r>
        <w:r w:rsidRPr="000C7D8A" w:rsidDel="002E0E14">
          <w:rPr>
            <w:rFonts w:ascii="Times New Roman" w:hAnsi="Times New Roman" w:cs="Times New Roman"/>
            <w:color w:val="FF0000"/>
          </w:rPr>
          <w:delTex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929"/>
        <w:r w:rsidR="004C52B2" w:rsidDel="002E0E14">
          <w:rPr>
            <w:rStyle w:val="Refdecomentrio"/>
          </w:rPr>
          <w:commentReference w:id="929"/>
        </w:r>
      </w:del>
    </w:p>
    <w:p w14:paraId="00511987" w14:textId="7033EF11" w:rsidR="00E47D7E" w:rsidDel="00885562" w:rsidRDefault="00E47D7E">
      <w:pPr>
        <w:spacing w:after="160" w:line="259" w:lineRule="auto"/>
        <w:jc w:val="both"/>
        <w:rPr>
          <w:del w:id="1006" w:author="Emeson Santos" w:date="2019-08-15T20:45:00Z"/>
          <w:rFonts w:ascii="Times New Roman" w:hAnsi="Times New Roman" w:cs="Times New Roman"/>
          <w:color w:val="000000" w:themeColor="text1"/>
          <w:sz w:val="24"/>
          <w:szCs w:val="24"/>
          <w:shd w:val="clear" w:color="auto" w:fill="FFFFFF"/>
        </w:rPr>
        <w:pPrChange w:id="1007" w:author="Emeson Santos" w:date="2019-08-15T21:54:00Z">
          <w:pPr>
            <w:spacing w:after="160" w:line="259" w:lineRule="auto"/>
            <w:ind w:left="12" w:firstLine="696"/>
            <w:jc w:val="both"/>
          </w:pPr>
        </w:pPrChange>
      </w:pPr>
      <w:r w:rsidRPr="002268E6">
        <w:rPr>
          <w:rFonts w:ascii="Times New Roman" w:hAnsi="Times New Roman" w:cs="Times New Roman"/>
          <w:color w:val="000000" w:themeColor="text1"/>
          <w:sz w:val="24"/>
          <w:szCs w:val="24"/>
          <w:shd w:val="clear" w:color="auto" w:fill="FFFFFF"/>
        </w:rPr>
        <w:t>A</w:t>
      </w:r>
      <w:r w:rsidR="00B55260">
        <w:rPr>
          <w:rFonts w:ascii="Times New Roman" w:hAnsi="Times New Roman" w:cs="Times New Roman"/>
          <w:color w:val="000000" w:themeColor="text1"/>
          <w:sz w:val="24"/>
          <w:szCs w:val="24"/>
          <w:shd w:val="clear" w:color="auto" w:fill="FFFFFF"/>
        </w:rPr>
        <w:t xml:space="preserve"> figura 1 exibe</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o </w:t>
      </w:r>
      <w:r w:rsidRPr="002268E6">
        <w:rPr>
          <w:rFonts w:ascii="Times New Roman" w:hAnsi="Times New Roman" w:cs="Times New Roman"/>
          <w:color w:val="000000" w:themeColor="text1"/>
          <w:sz w:val="24"/>
          <w:szCs w:val="24"/>
          <w:shd w:val="clear" w:color="auto" w:fill="FFFFFF"/>
        </w:rPr>
        <w:t>ciclo de vida</w:t>
      </w:r>
      <w:r w:rsidR="00B55260">
        <w:rPr>
          <w:rFonts w:ascii="Times New Roman" w:hAnsi="Times New Roman" w:cs="Times New Roman"/>
          <w:color w:val="000000" w:themeColor="text1"/>
          <w:sz w:val="24"/>
          <w:szCs w:val="24"/>
          <w:shd w:val="clear" w:color="auto" w:fill="FFFFFF"/>
        </w:rPr>
        <w:t xml:space="preserve"> </w:t>
      </w:r>
      <w:r w:rsidR="00387DA1" w:rsidRPr="002268E6">
        <w:rPr>
          <w:rFonts w:ascii="Times New Roman" w:hAnsi="Times New Roman" w:cs="Times New Roman"/>
          <w:color w:val="000000" w:themeColor="text1"/>
          <w:sz w:val="24"/>
          <w:szCs w:val="24"/>
          <w:shd w:val="clear" w:color="auto" w:fill="FFFFFF"/>
        </w:rPr>
        <w:t>conhecido como PDCA</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de modelagem de processos</w:t>
      </w:r>
      <w:r w:rsidR="00B55260"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de negócios, </w:t>
      </w:r>
      <w:r w:rsidRPr="002268E6">
        <w:rPr>
          <w:rFonts w:ascii="Times New Roman" w:hAnsi="Times New Roman" w:cs="Times New Roman"/>
          <w:color w:val="000000" w:themeColor="text1"/>
          <w:sz w:val="24"/>
          <w:szCs w:val="24"/>
          <w:shd w:val="clear" w:color="auto" w:fill="FFFFFF"/>
        </w:rPr>
        <w:t>onde</w:t>
      </w:r>
      <w:del w:id="1008" w:author="Emeson Santos" w:date="2019-08-15T20:59:00Z">
        <w:r w:rsidRPr="002268E6" w:rsidDel="00831B42">
          <w:rPr>
            <w:rFonts w:ascii="Times New Roman" w:hAnsi="Times New Roman" w:cs="Times New Roman"/>
            <w:color w:val="000000" w:themeColor="text1"/>
            <w:sz w:val="24"/>
            <w:szCs w:val="24"/>
            <w:shd w:val="clear" w:color="auto" w:fill="FFFFFF"/>
          </w:rPr>
          <w:delText xml:space="preserve"> segundo</w:delText>
        </w:r>
      </w:del>
      <w:r w:rsidRPr="002268E6">
        <w:rPr>
          <w:rFonts w:ascii="Times New Roman" w:hAnsi="Times New Roman" w:cs="Times New Roman"/>
          <w:color w:val="000000" w:themeColor="text1"/>
          <w:sz w:val="24"/>
          <w:szCs w:val="24"/>
          <w:shd w:val="clear" w:color="auto" w:fill="FFFFFF"/>
        </w:rPr>
        <w:t xml:space="preserve"> Campos (2014, p. 26) </w:t>
      </w:r>
      <w:ins w:id="1009" w:author="Emeson Santos" w:date="2019-08-15T20:59:00Z">
        <w:r w:rsidR="00831B42">
          <w:rPr>
            <w:rFonts w:ascii="Times New Roman" w:hAnsi="Times New Roman" w:cs="Times New Roman"/>
            <w:color w:val="000000" w:themeColor="text1"/>
            <w:sz w:val="24"/>
            <w:szCs w:val="24"/>
            <w:shd w:val="clear" w:color="auto" w:fill="FFFFFF"/>
          </w:rPr>
          <w:t>declara que se</w:t>
        </w:r>
      </w:ins>
      <w:del w:id="1010" w:author="Emeson Santos" w:date="2019-08-15T20:59:00Z">
        <w:r w:rsidRPr="002268E6" w:rsidDel="00831B42">
          <w:rPr>
            <w:rFonts w:ascii="Times New Roman" w:hAnsi="Times New Roman" w:cs="Times New Roman"/>
            <w:color w:val="000000" w:themeColor="text1"/>
            <w:sz w:val="24"/>
            <w:szCs w:val="24"/>
            <w:shd w:val="clear" w:color="auto" w:fill="FFFFFF"/>
          </w:rPr>
          <w:delText>“</w:delText>
        </w:r>
      </w:del>
      <w:ins w:id="1011" w:author="Emeson Santos" w:date="2019-08-15T20:59:00Z">
        <w:r w:rsidR="00831B42">
          <w:rPr>
            <w:rFonts w:ascii="Times New Roman" w:hAnsi="Times New Roman" w:cs="Times New Roman"/>
            <w:color w:val="000000" w:themeColor="text1"/>
            <w:sz w:val="24"/>
            <w:szCs w:val="24"/>
            <w:shd w:val="clear" w:color="auto" w:fill="FFFFFF"/>
          </w:rPr>
          <w:t xml:space="preserve"> </w:t>
        </w:r>
      </w:ins>
      <w:r w:rsidRPr="002268E6">
        <w:rPr>
          <w:rFonts w:ascii="Times New Roman" w:hAnsi="Times New Roman" w:cs="Times New Roman"/>
          <w:color w:val="000000" w:themeColor="text1"/>
          <w:sz w:val="24"/>
          <w:szCs w:val="24"/>
          <w:shd w:val="clear" w:color="auto" w:fill="FFFFFF"/>
        </w:rPr>
        <w:t>trata</w:t>
      </w:r>
      <w:del w:id="1012" w:author="Emeson Santos" w:date="2019-08-15T20:59:00Z">
        <w:r w:rsidRPr="002268E6" w:rsidDel="00831B42">
          <w:rPr>
            <w:rFonts w:ascii="Times New Roman" w:hAnsi="Times New Roman" w:cs="Times New Roman"/>
            <w:color w:val="000000" w:themeColor="text1"/>
            <w:sz w:val="24"/>
            <w:szCs w:val="24"/>
            <w:shd w:val="clear" w:color="auto" w:fill="FFFFFF"/>
          </w:rPr>
          <w:delText>-se</w:delText>
        </w:r>
      </w:del>
      <w:r w:rsidRPr="002268E6">
        <w:rPr>
          <w:rFonts w:ascii="Times New Roman" w:hAnsi="Times New Roman" w:cs="Times New Roman"/>
          <w:color w:val="000000" w:themeColor="text1"/>
          <w:sz w:val="24"/>
          <w:szCs w:val="24"/>
          <w:shd w:val="clear" w:color="auto" w:fill="FFFFFF"/>
        </w:rPr>
        <w:t xml:space="preserve"> de um método que </w:t>
      </w:r>
      <w:ins w:id="1013" w:author="Emeson Santos" w:date="2019-08-15T20:59:00Z">
        <w:r w:rsidR="00831B42">
          <w:rPr>
            <w:rFonts w:ascii="Times New Roman" w:hAnsi="Times New Roman" w:cs="Times New Roman"/>
            <w:color w:val="000000" w:themeColor="text1"/>
            <w:sz w:val="24"/>
            <w:szCs w:val="24"/>
            <w:shd w:val="clear" w:color="auto" w:fill="FFFFFF"/>
          </w:rPr>
          <w:t xml:space="preserve">é </w:t>
        </w:r>
      </w:ins>
      <w:r w:rsidRPr="002268E6">
        <w:rPr>
          <w:rFonts w:ascii="Times New Roman" w:hAnsi="Times New Roman" w:cs="Times New Roman"/>
          <w:color w:val="000000" w:themeColor="text1"/>
          <w:sz w:val="24"/>
          <w:szCs w:val="24"/>
          <w:shd w:val="clear" w:color="auto" w:fill="FFFFFF"/>
        </w:rPr>
        <w:t>aplica</w:t>
      </w:r>
      <w:ins w:id="1014" w:author="Emeson Santos" w:date="2019-08-15T21:00:00Z">
        <w:r w:rsidR="00831B42">
          <w:rPr>
            <w:rFonts w:ascii="Times New Roman" w:hAnsi="Times New Roman" w:cs="Times New Roman"/>
            <w:color w:val="000000" w:themeColor="text1"/>
            <w:sz w:val="24"/>
            <w:szCs w:val="24"/>
            <w:shd w:val="clear" w:color="auto" w:fill="FFFFFF"/>
          </w:rPr>
          <w:t>do de forma</w:t>
        </w:r>
      </w:ins>
      <w:r w:rsidRPr="002268E6">
        <w:rPr>
          <w:rFonts w:ascii="Times New Roman" w:hAnsi="Times New Roman" w:cs="Times New Roman"/>
          <w:color w:val="000000" w:themeColor="text1"/>
          <w:sz w:val="24"/>
          <w:szCs w:val="24"/>
          <w:shd w:val="clear" w:color="auto" w:fill="FFFFFF"/>
        </w:rPr>
        <w:t xml:space="preserve"> continua e progressiv</w:t>
      </w:r>
      <w:ins w:id="1015" w:author="Emeson Santos" w:date="2019-08-15T21:00:00Z">
        <w:r w:rsidR="00831B42">
          <w:rPr>
            <w:rFonts w:ascii="Times New Roman" w:hAnsi="Times New Roman" w:cs="Times New Roman"/>
            <w:color w:val="000000" w:themeColor="text1"/>
            <w:sz w:val="24"/>
            <w:szCs w:val="24"/>
            <w:shd w:val="clear" w:color="auto" w:fill="FFFFFF"/>
          </w:rPr>
          <w:t>a</w:t>
        </w:r>
      </w:ins>
      <w:del w:id="1016" w:author="Emeson Santos" w:date="2019-08-15T21:00:00Z">
        <w:r w:rsidRPr="002268E6" w:rsidDel="00831B42">
          <w:rPr>
            <w:rFonts w:ascii="Times New Roman" w:hAnsi="Times New Roman" w:cs="Times New Roman"/>
            <w:color w:val="000000" w:themeColor="text1"/>
            <w:sz w:val="24"/>
            <w:szCs w:val="24"/>
            <w:shd w:val="clear" w:color="auto" w:fill="FFFFFF"/>
          </w:rPr>
          <w:delText>amente</w:delText>
        </w:r>
      </w:del>
      <w:r w:rsidRPr="002268E6">
        <w:rPr>
          <w:rFonts w:ascii="Times New Roman" w:hAnsi="Times New Roman" w:cs="Times New Roman"/>
          <w:color w:val="000000" w:themeColor="text1"/>
          <w:sz w:val="24"/>
          <w:szCs w:val="24"/>
          <w:shd w:val="clear" w:color="auto" w:fill="FFFFFF"/>
        </w:rPr>
        <w:t xml:space="preserve"> </w:t>
      </w:r>
      <w:ins w:id="1017" w:author="Emeson Santos" w:date="2019-08-15T21:00:00Z">
        <w:r w:rsidR="00831B42">
          <w:rPr>
            <w:rFonts w:ascii="Times New Roman" w:hAnsi="Times New Roman" w:cs="Times New Roman"/>
            <w:color w:val="000000" w:themeColor="text1"/>
            <w:sz w:val="24"/>
            <w:szCs w:val="24"/>
            <w:shd w:val="clear" w:color="auto" w:fill="FFFFFF"/>
          </w:rPr>
          <w:t xml:space="preserve">através de </w:t>
        </w:r>
      </w:ins>
      <w:r w:rsidRPr="002268E6">
        <w:rPr>
          <w:rFonts w:ascii="Times New Roman" w:hAnsi="Times New Roman" w:cs="Times New Roman"/>
          <w:color w:val="000000" w:themeColor="text1"/>
          <w:sz w:val="24"/>
          <w:szCs w:val="24"/>
          <w:shd w:val="clear" w:color="auto" w:fill="FFFFFF"/>
        </w:rPr>
        <w:t xml:space="preserve">um conjunto de quatro </w:t>
      </w:r>
      <w:ins w:id="1018" w:author="Emeson Santos" w:date="2019-08-15T21:00:00Z">
        <w:r w:rsidR="00831B42">
          <w:rPr>
            <w:rFonts w:ascii="Times New Roman" w:hAnsi="Times New Roman" w:cs="Times New Roman"/>
            <w:color w:val="000000" w:themeColor="text1"/>
            <w:sz w:val="24"/>
            <w:szCs w:val="24"/>
            <w:shd w:val="clear" w:color="auto" w:fill="FFFFFF"/>
          </w:rPr>
          <w:t>etapas</w:t>
        </w:r>
      </w:ins>
      <w:del w:id="1019" w:author="Emeson Santos" w:date="2019-08-15T21:00:00Z">
        <w:r w:rsidRPr="002268E6" w:rsidDel="00831B42">
          <w:rPr>
            <w:rFonts w:ascii="Times New Roman" w:hAnsi="Times New Roman" w:cs="Times New Roman"/>
            <w:color w:val="000000" w:themeColor="text1"/>
            <w:sz w:val="24"/>
            <w:szCs w:val="24"/>
            <w:shd w:val="clear" w:color="auto" w:fill="FFFFFF"/>
          </w:rPr>
          <w:delText>passos</w:delText>
        </w:r>
      </w:del>
      <w:r w:rsidRPr="002268E6">
        <w:rPr>
          <w:rFonts w:ascii="Times New Roman" w:hAnsi="Times New Roman" w:cs="Times New Roman"/>
          <w:color w:val="000000" w:themeColor="text1"/>
          <w:sz w:val="24"/>
          <w:szCs w:val="24"/>
          <w:shd w:val="clear" w:color="auto" w:fill="FFFFFF"/>
        </w:rPr>
        <w:t>:</w:t>
      </w:r>
      <w:r w:rsidR="00824C17" w:rsidRPr="002268E6">
        <w:rPr>
          <w:rFonts w:ascii="Times New Roman" w:hAnsi="Times New Roman" w:cs="Times New Roman"/>
          <w:color w:val="000000" w:themeColor="text1"/>
          <w:sz w:val="24"/>
          <w:szCs w:val="24"/>
          <w:shd w:val="clear" w:color="auto" w:fill="FFFFFF"/>
        </w:rPr>
        <w:t xml:space="preserve"> </w:t>
      </w:r>
      <w:r w:rsidR="00824C17" w:rsidRPr="002268E6">
        <w:rPr>
          <w:rFonts w:ascii="Times New Roman" w:hAnsi="Times New Roman" w:cs="Times New Roman"/>
          <w:i/>
          <w:iCs/>
          <w:color w:val="000000" w:themeColor="text1"/>
          <w:sz w:val="24"/>
          <w:szCs w:val="24"/>
          <w:shd w:val="clear" w:color="auto" w:fill="FFFFFF"/>
        </w:rPr>
        <w:t>Plan</w:t>
      </w:r>
      <w:r w:rsidR="00FB505B">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 xml:space="preserve">(Planejar), </w:t>
      </w:r>
      <w:r w:rsidR="00824C17" w:rsidRPr="002268E6">
        <w:rPr>
          <w:rFonts w:ascii="Times New Roman" w:hAnsi="Times New Roman" w:cs="Times New Roman"/>
          <w:i/>
          <w:iCs/>
          <w:color w:val="000000" w:themeColor="text1"/>
          <w:sz w:val="24"/>
          <w:szCs w:val="24"/>
          <w:shd w:val="clear" w:color="auto" w:fill="FFFFFF"/>
        </w:rPr>
        <w:t xml:space="preserve">Do </w:t>
      </w:r>
      <w:r w:rsidR="00824C17" w:rsidRPr="002268E6">
        <w:rPr>
          <w:rFonts w:ascii="Times New Roman" w:hAnsi="Times New Roman" w:cs="Times New Roman"/>
          <w:color w:val="000000" w:themeColor="text1"/>
          <w:sz w:val="24"/>
          <w:szCs w:val="24"/>
          <w:shd w:val="clear" w:color="auto" w:fill="FFFFFF"/>
        </w:rPr>
        <w:t>(executar)</w:t>
      </w:r>
      <w:r w:rsidR="00824C17" w:rsidRPr="002268E6">
        <w:rPr>
          <w:rFonts w:ascii="Times New Roman" w:hAnsi="Times New Roman" w:cs="Times New Roman"/>
          <w:i/>
          <w:iCs/>
          <w:color w:val="000000" w:themeColor="text1"/>
          <w:sz w:val="24"/>
          <w:szCs w:val="24"/>
          <w:shd w:val="clear" w:color="auto" w:fill="FFFFFF"/>
        </w:rPr>
        <w:t xml:space="preserve">, Check </w:t>
      </w:r>
      <w:r w:rsidR="00824C17" w:rsidRPr="002268E6">
        <w:rPr>
          <w:rFonts w:ascii="Times New Roman" w:hAnsi="Times New Roman" w:cs="Times New Roman"/>
          <w:color w:val="000000" w:themeColor="text1"/>
          <w:sz w:val="24"/>
          <w:szCs w:val="24"/>
          <w:shd w:val="clear" w:color="auto" w:fill="FFFFFF"/>
        </w:rPr>
        <w:t>(Verificar)</w:t>
      </w:r>
      <w:r w:rsidR="00824C17" w:rsidRPr="002268E6">
        <w:rPr>
          <w:rFonts w:ascii="Times New Roman" w:hAnsi="Times New Roman" w:cs="Times New Roman"/>
          <w:i/>
          <w:iCs/>
          <w:color w:val="000000" w:themeColor="text1"/>
          <w:sz w:val="24"/>
          <w:szCs w:val="24"/>
          <w:shd w:val="clear" w:color="auto" w:fill="FFFFFF"/>
        </w:rPr>
        <w:t xml:space="preserve">, ACT </w:t>
      </w:r>
      <w:r w:rsidR="00824C17" w:rsidRPr="002268E6">
        <w:rPr>
          <w:rFonts w:ascii="Times New Roman" w:hAnsi="Times New Roman" w:cs="Times New Roman"/>
          <w:color w:val="000000" w:themeColor="text1"/>
          <w:sz w:val="24"/>
          <w:szCs w:val="24"/>
          <w:shd w:val="clear" w:color="auto" w:fill="FFFFFF"/>
        </w:rPr>
        <w:t>(Agir).</w:t>
      </w:r>
      <w:r w:rsidRPr="002268E6">
        <w:rPr>
          <w:rFonts w:ascii="Times New Roman" w:hAnsi="Times New Roman" w:cs="Times New Roman"/>
          <w:color w:val="000000" w:themeColor="text1"/>
          <w:sz w:val="24"/>
          <w:szCs w:val="24"/>
          <w:shd w:val="clear" w:color="auto" w:fill="FFFFFF"/>
        </w:rPr>
        <w:t>”</w:t>
      </w:r>
      <w:commentRangeEnd w:id="1003"/>
      <w:r w:rsidR="00831B42">
        <w:rPr>
          <w:rStyle w:val="Refdecomentrio"/>
        </w:rPr>
        <w:commentReference w:id="1003"/>
      </w:r>
      <w:commentRangeEnd w:id="1004"/>
      <w:r w:rsidR="00A56173">
        <w:rPr>
          <w:rStyle w:val="Refdecomentrio"/>
        </w:rPr>
        <w:commentReference w:id="1004"/>
      </w:r>
    </w:p>
    <w:p w14:paraId="1979BD5D" w14:textId="2186EFCE" w:rsidR="004C776B" w:rsidDel="00371669" w:rsidRDefault="004C776B">
      <w:pPr>
        <w:spacing w:after="160" w:line="259" w:lineRule="auto"/>
        <w:jc w:val="both"/>
        <w:rPr>
          <w:del w:id="1020" w:author="Emeson Santos" w:date="2019-08-15T20:44:00Z"/>
          <w:rFonts w:ascii="Times New Roman" w:hAnsi="Times New Roman" w:cs="Times New Roman"/>
          <w:color w:val="FF0000"/>
          <w:sz w:val="24"/>
          <w:szCs w:val="24"/>
          <w:shd w:val="clear" w:color="auto" w:fill="FFFFFF"/>
        </w:rPr>
        <w:pPrChange w:id="1021" w:author="Emeson Santos" w:date="2019-08-15T21:54:00Z">
          <w:pPr>
            <w:spacing w:after="160" w:line="259" w:lineRule="auto"/>
            <w:ind w:left="12" w:firstLine="696"/>
            <w:jc w:val="both"/>
          </w:pPr>
        </w:pPrChange>
      </w:pPr>
      <w:del w:id="1022" w:author="Emeson Santos" w:date="2019-08-15T20:45:00Z">
        <w:r w:rsidRPr="004C776B" w:rsidDel="00885562">
          <w:rPr>
            <w:rFonts w:ascii="Times New Roman" w:hAnsi="Times New Roman" w:cs="Times New Roman"/>
            <w:color w:val="FF0000"/>
            <w:sz w:val="24"/>
            <w:szCs w:val="24"/>
            <w:shd w:val="clear" w:color="auto" w:fill="FFFFFF"/>
          </w:rPr>
          <w:delText>(...</w:delText>
        </w:r>
        <w:r w:rsidDel="00885562">
          <w:rPr>
            <w:rFonts w:ascii="Times New Roman" w:hAnsi="Times New Roman" w:cs="Times New Roman"/>
            <w:color w:val="FF0000"/>
            <w:sz w:val="24"/>
            <w:szCs w:val="24"/>
            <w:shd w:val="clear" w:color="auto" w:fill="FFFFFF"/>
          </w:rPr>
          <w:delText>construir minha própria figura</w:delText>
        </w:r>
        <w:r w:rsidRPr="004C776B" w:rsidDel="00885562">
          <w:rPr>
            <w:rFonts w:ascii="Times New Roman" w:hAnsi="Times New Roman" w:cs="Times New Roman"/>
            <w:color w:val="FF0000"/>
            <w:sz w:val="24"/>
            <w:szCs w:val="24"/>
            <w:shd w:val="clear" w:color="auto" w:fill="FFFFFF"/>
          </w:rPr>
          <w:delText>)</w:delText>
        </w:r>
      </w:del>
    </w:p>
    <w:p w14:paraId="3D1DFDFE" w14:textId="77777777" w:rsidR="00371669" w:rsidRPr="004C776B" w:rsidRDefault="00371669">
      <w:pPr>
        <w:spacing w:after="160" w:line="259" w:lineRule="auto"/>
        <w:jc w:val="both"/>
        <w:rPr>
          <w:ins w:id="1023" w:author="Emeson Santos" w:date="2019-08-15T20:44:00Z"/>
          <w:rFonts w:ascii="Times New Roman" w:hAnsi="Times New Roman" w:cs="Times New Roman"/>
          <w:color w:val="FF0000"/>
          <w:sz w:val="24"/>
          <w:szCs w:val="24"/>
          <w:shd w:val="clear" w:color="auto" w:fill="FFFFFF"/>
        </w:rPr>
        <w:pPrChange w:id="1024" w:author="Emeson Santos" w:date="2019-08-15T21:54:00Z">
          <w:pPr>
            <w:spacing w:after="160" w:line="259" w:lineRule="auto"/>
            <w:ind w:left="12" w:firstLine="696"/>
            <w:jc w:val="both"/>
          </w:pPr>
        </w:pPrChange>
      </w:pPr>
    </w:p>
    <w:p w14:paraId="6A8BB21C" w14:textId="77777777" w:rsidR="007D20F7" w:rsidRDefault="007D20F7">
      <w:pPr>
        <w:keepNext/>
        <w:spacing w:after="160" w:line="259" w:lineRule="auto"/>
        <w:jc w:val="center"/>
        <w:rPr>
          <w:ins w:id="1025" w:author="Emeson Santos" w:date="2019-08-15T20:52:00Z"/>
        </w:rPr>
        <w:pPrChange w:id="1026" w:author="Emeson Santos" w:date="2019-08-15T20:52:00Z">
          <w:pPr>
            <w:spacing w:after="160" w:line="259" w:lineRule="auto"/>
            <w:jc w:val="center"/>
          </w:pPr>
        </w:pPrChange>
      </w:pPr>
      <w:ins w:id="1027" w:author="Emeson Santos" w:date="2019-08-15T20:47:00Z">
        <w:r>
          <w:rPr>
            <w:noProof/>
          </w:rPr>
          <w:lastRenderedPageBreak/>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7D20F7" w:rsidRPr="00B14F54" w:rsidRDefault="007D20F7" w:rsidP="007D20F7">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7D20F7" w:rsidRPr="00B14F54" w:rsidRDefault="007D20F7"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Plan</w:t>
                          </w:r>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Check</w:t>
                          </w:r>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7D20F7" w:rsidRPr="00B14F54" w:rsidRDefault="007D20F7" w:rsidP="007D20F7">
                          <w:pPr>
                            <w:jc w:val="center"/>
                            <w:rPr>
                              <w:rFonts w:ascii="Times New Roman" w:hAnsi="Times New Roman" w:cs="Times New Roman"/>
                              <w:b/>
                              <w:bCs/>
                            </w:rPr>
                          </w:pPr>
                          <w:r w:rsidRPr="00B14F54">
                            <w:rPr>
                              <w:rFonts w:ascii="Times New Roman" w:hAnsi="Times New Roman" w:cs="Times New Roman"/>
                              <w:b/>
                              <w:bCs/>
                            </w:rPr>
                            <w:t>Act</w:t>
                          </w:r>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7D20F7" w:rsidRPr="00B14F54" w:rsidRDefault="007D20F7" w:rsidP="007D20F7">
                          <w:pPr>
                            <w:rPr>
                              <w:rFonts w:ascii="Times New Roman" w:hAnsi="Times New Roman"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7D20F7" w:rsidRPr="00B14F54" w:rsidRDefault="007D20F7"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7D20F7" w:rsidRPr="00B14F54" w:rsidRDefault="007D20F7" w:rsidP="007D20F7">
                          <w:pPr>
                            <w:rPr>
                              <w:rFonts w:ascii="Times New Roman" w:hAnsi="Times New Roman" w:cs="Times New Roman"/>
                              <w:b/>
                              <w:bCs/>
                            </w:rPr>
                          </w:pPr>
                          <w:r w:rsidRPr="00B14F54">
                            <w:rPr>
                              <w:rFonts w:ascii="Times New Roman" w:hAnsi="Times New Roman"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7E2AE017" w:rsidR="00144914" w:rsidDel="00371669" w:rsidRDefault="007D20F7">
      <w:pPr>
        <w:pStyle w:val="Legenda"/>
        <w:jc w:val="center"/>
        <w:rPr>
          <w:del w:id="1028" w:author="Emeson Santos" w:date="2019-08-15T20:44:00Z"/>
        </w:rPr>
        <w:pPrChange w:id="1029" w:author="Emeson Santos" w:date="2019-08-15T21:56:00Z">
          <w:pPr>
            <w:keepNext/>
            <w:spacing w:after="160" w:line="259" w:lineRule="auto"/>
            <w:jc w:val="center"/>
          </w:pPr>
        </w:pPrChange>
      </w:pPr>
      <w:ins w:id="1030" w:author="Emeson Santos" w:date="2019-08-15T20:52:00Z">
        <w:r>
          <w:t xml:space="preserve">Figura </w:t>
        </w:r>
        <w:r>
          <w:rPr>
            <w:i w:val="0"/>
            <w:iCs w:val="0"/>
          </w:rPr>
          <w:fldChar w:fldCharType="begin"/>
        </w:r>
        <w:r>
          <w:instrText xml:space="preserve"> SEQ Figura \* ARABIC </w:instrText>
        </w:r>
      </w:ins>
      <w:r>
        <w:rPr>
          <w:i w:val="0"/>
          <w:iCs w:val="0"/>
        </w:rPr>
        <w:fldChar w:fldCharType="separate"/>
      </w:r>
      <w:ins w:id="1031" w:author="Emeson Santos" w:date="2019-08-15T20:52:00Z">
        <w:r>
          <w:rPr>
            <w:noProof/>
          </w:rPr>
          <w:t>1</w:t>
        </w:r>
        <w:r>
          <w:rPr>
            <w:i w:val="0"/>
            <w:iCs w:val="0"/>
          </w:rPr>
          <w:fldChar w:fldCharType="end"/>
        </w:r>
        <w:r>
          <w:t xml:space="preserve"> - Ciclo de vida PDCA de modelagem de processos de negócios Campos</w:t>
        </w:r>
      </w:ins>
      <w:ins w:id="1032" w:author="Emeson Santos" w:date="2019-08-15T22:29:00Z">
        <w:r w:rsidR="002B2F96">
          <w:t xml:space="preserve"> </w:t>
        </w:r>
      </w:ins>
      <w:ins w:id="1033" w:author="Emeson Santos" w:date="2019-08-15T20:52:00Z">
        <w:r>
          <w:t>(</w:t>
        </w:r>
      </w:ins>
      <w:ins w:id="1034" w:author="Emeson Santos" w:date="2019-08-15T20:53:00Z">
        <w:r>
          <w:t>2014, p, 26</w:t>
        </w:r>
      </w:ins>
      <w:ins w:id="1035" w:author="Emeson Santos" w:date="2019-08-15T20:52:00Z">
        <w:r>
          <w:t>)</w:t>
        </w:r>
      </w:ins>
      <w:ins w:id="1036" w:author="Emeson Santos" w:date="2019-08-15T20:53:00Z">
        <w:r>
          <w:t>.</w:t>
        </w:r>
      </w:ins>
      <w:del w:id="1037" w:author="Emeson Santos" w:date="2019-08-15T20:43:00Z">
        <w:r w:rsidR="00144914" w:rsidDel="00371669">
          <w:rPr>
            <w:i w:val="0"/>
            <w:iCs w:val="0"/>
            <w:noProof/>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25" cy="2219325"/>
                      </a:xfrm>
                      <a:prstGeom prst="rect">
                        <a:avLst/>
                      </a:prstGeom>
                    </pic:spPr>
                  </pic:pic>
                </a:graphicData>
              </a:graphic>
            </wp:inline>
          </w:drawing>
        </w:r>
      </w:del>
    </w:p>
    <w:p w14:paraId="6930213B" w14:textId="71452ED8" w:rsidR="00387DA1" w:rsidRDefault="00D6688C" w:rsidP="00217D10">
      <w:pPr>
        <w:pStyle w:val="Legenda"/>
        <w:jc w:val="center"/>
      </w:pPr>
      <w:del w:id="1038" w:author="Emeson Santos" w:date="2019-08-15T20:47:00Z">
        <w:r w:rsidDel="007D20F7">
          <w:rPr>
            <w:noProof/>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3AD9BD1A"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039" w:author="Emeson Santos" w:date="2019-08-15T20:44:00Z">
        <w:r w:rsidR="00144914" w:rsidDel="00371669">
          <w:delText xml:space="preserve">Figura </w:delText>
        </w:r>
        <w:r w:rsidR="00ED42D7" w:rsidDel="00371669">
          <w:fldChar w:fldCharType="begin"/>
        </w:r>
        <w:r w:rsidR="00ED42D7" w:rsidRPr="00217D10" w:rsidDel="00371669">
          <w:delInstrText xml:space="preserve"> SEQ Figura \* ARABIC </w:delInstrText>
        </w:r>
        <w:r w:rsidR="00ED42D7" w:rsidDel="00371669">
          <w:fldChar w:fldCharType="separate"/>
        </w:r>
        <w:r w:rsidR="004C776B" w:rsidRPr="00371669" w:rsidDel="00371669">
          <w:rPr>
            <w:noProof/>
          </w:rPr>
          <w:delText>1</w:delText>
        </w:r>
        <w:r w:rsidR="00ED42D7" w:rsidDel="00371669">
          <w:rPr>
            <w:noProof/>
          </w:rPr>
          <w:fldChar w:fldCharType="end"/>
        </w:r>
        <w:r w:rsidR="00144914" w:rsidDel="00371669">
          <w:delText xml:space="preserve"> – Campos p.26</w:delText>
        </w:r>
        <w:r w:rsidR="00B55260" w:rsidDel="00371669">
          <w:delText xml:space="preserve"> – Ciclo de vida PDCA de modelagem de processos de negócios</w:delText>
        </w:r>
      </w:del>
    </w:p>
    <w:p w14:paraId="480424AE" w14:textId="458F3DAB" w:rsidR="004C776B" w:rsidDel="00217D10" w:rsidRDefault="004C776B" w:rsidP="005618BD">
      <w:pPr>
        <w:ind w:firstLine="360"/>
        <w:jc w:val="both"/>
        <w:rPr>
          <w:del w:id="1040" w:author="Emeson Santos" w:date="2019-08-15T21:56:00Z"/>
        </w:rPr>
      </w:pPr>
    </w:p>
    <w:p w14:paraId="233DAC7A" w14:textId="77777777" w:rsidR="00217D10" w:rsidRDefault="00217D10" w:rsidP="004C776B">
      <w:pPr>
        <w:rPr>
          <w:ins w:id="1041" w:author="Emeson Santos" w:date="2019-08-15T21:57:00Z"/>
        </w:rPr>
      </w:pPr>
    </w:p>
    <w:p w14:paraId="34748A0F" w14:textId="4C79BC28" w:rsidR="004C776B" w:rsidRPr="004C776B" w:rsidDel="00217D10" w:rsidRDefault="00787FA2" w:rsidP="004C776B">
      <w:pPr>
        <w:rPr>
          <w:del w:id="1042" w:author="Emeson Santos" w:date="2019-08-15T21:56:00Z"/>
        </w:rPr>
      </w:pPr>
      <w:ins w:id="1043" w:author="Emeson Santos" w:date="2019-08-15T21:57:00Z">
        <w:r>
          <w:tab/>
        </w:r>
      </w:ins>
    </w:p>
    <w:p w14:paraId="20FC7986" w14:textId="7FA7E496" w:rsidR="00824C17" w:rsidDel="00217D10" w:rsidRDefault="00824C17" w:rsidP="00824C17">
      <w:pPr>
        <w:rPr>
          <w:del w:id="1044" w:author="Emeson Santos" w:date="2019-08-15T21:56:00Z"/>
        </w:rPr>
      </w:pPr>
    </w:p>
    <w:p w14:paraId="773E9B21" w14:textId="49565B70" w:rsidR="001111B3" w:rsidRDefault="00824C17" w:rsidP="005618BD">
      <w:pPr>
        <w:ind w:firstLine="360"/>
        <w:jc w:val="both"/>
        <w:rPr>
          <w:rFonts w:ascii="Times New Roman" w:hAnsi="Times New Roman" w:cs="Times New Roman"/>
          <w:sz w:val="24"/>
          <w:szCs w:val="24"/>
        </w:rPr>
      </w:pPr>
      <w:r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plan: R</w:t>
      </w:r>
      <w:r w:rsidR="001111B3" w:rsidRPr="00DC6728">
        <w:rPr>
          <w:rFonts w:ascii="Times New Roman" w:hAnsi="Times New Roman" w:cs="Times New Roman"/>
          <w:sz w:val="24"/>
          <w:szCs w:val="24"/>
        </w:rPr>
        <w:t>ealiza o diagnóstico de como tem que ser feito o ciclo, então um plano de ação é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Do</w:t>
      </w:r>
      <w:r w:rsidR="001111B3" w:rsidRPr="00DC6728">
        <w:rPr>
          <w:rFonts w:ascii="Times New Roman" w:hAnsi="Times New Roman" w:cs="Times New Roman"/>
          <w:sz w:val="24"/>
          <w:szCs w:val="24"/>
        </w:rPr>
        <w:t>: tudo é executado baseado no plano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Check</w:t>
      </w:r>
      <w:r w:rsidR="001111B3" w:rsidRPr="00DC6728">
        <w:rPr>
          <w:rFonts w:ascii="Times New Roman" w:hAnsi="Times New Roman" w:cs="Times New Roman"/>
          <w:sz w:val="24"/>
          <w:szCs w:val="24"/>
        </w:rPr>
        <w:t xml:space="preserve">: está para garantir que tudo que está sendo executado </w:t>
      </w:r>
      <w:r w:rsidR="00DC6728" w:rsidRPr="00DC6728">
        <w:rPr>
          <w:rFonts w:ascii="Times New Roman" w:hAnsi="Times New Roman" w:cs="Times New Roman"/>
          <w:sz w:val="24"/>
          <w:szCs w:val="24"/>
        </w:rPr>
        <w:t>está</w:t>
      </w:r>
      <w:r w:rsidR="001111B3" w:rsidRPr="00DC6728">
        <w:rPr>
          <w:rFonts w:ascii="Times New Roman" w:hAnsi="Times New Roman" w:cs="Times New Roman"/>
          <w:sz w:val="24"/>
          <w:szCs w:val="24"/>
        </w:rPr>
        <w:t xml:space="preserve"> de acordo com o que foi planejado.</w:t>
      </w:r>
      <w:r w:rsidRPr="00DC6728">
        <w:rPr>
          <w:rFonts w:ascii="Times New Roman" w:hAnsi="Times New Roman" w:cs="Times New Roman"/>
          <w:sz w:val="24"/>
          <w:szCs w:val="24"/>
        </w:rPr>
        <w:t xml:space="preserve"> O </w:t>
      </w:r>
      <w:r w:rsidR="001111B3" w:rsidRPr="00DC6728">
        <w:rPr>
          <w:rFonts w:ascii="Times New Roman" w:hAnsi="Times New Roman" w:cs="Times New Roman"/>
          <w:sz w:val="24"/>
          <w:szCs w:val="24"/>
        </w:rPr>
        <w:t>Act: está para avaliar se os objetivos foram realmente atingidos.</w:t>
      </w:r>
    </w:p>
    <w:p w14:paraId="05E1F900" w14:textId="3F2F07F5" w:rsidR="00E55282" w:rsidRDefault="00E55282">
      <w:pPr>
        <w:ind w:firstLine="720"/>
        <w:jc w:val="both"/>
        <w:rPr>
          <w:rFonts w:ascii="Times New Roman" w:hAnsi="Times New Roman" w:cs="Times New Roman"/>
          <w:sz w:val="24"/>
          <w:szCs w:val="24"/>
        </w:rPr>
        <w:pPrChange w:id="1045" w:author="Emeson Santos" w:date="2019-08-15T21:57:00Z">
          <w:pPr>
            <w:ind w:firstLine="360"/>
            <w:jc w:val="both"/>
          </w:pPr>
        </w:pPrChange>
      </w:pPr>
      <w:r>
        <w:rPr>
          <w:rFonts w:ascii="Times New Roman" w:hAnsi="Times New Roman" w:cs="Times New Roman"/>
          <w:sz w:val="24"/>
          <w:szCs w:val="24"/>
        </w:rPr>
        <w:t>Portanto, e</w:t>
      </w:r>
      <w:r w:rsidR="002268E6" w:rsidRPr="00FE6672">
        <w:rPr>
          <w:rFonts w:ascii="Times New Roman" w:hAnsi="Times New Roman" w:cs="Times New Roman"/>
          <w:sz w:val="24"/>
          <w:szCs w:val="24"/>
        </w:rPr>
        <w:t xml:space="preserve">stes passos são necessários para uma boa prática na construção do BPM nesta modalidade sendo favorável à redução de erros em suas ações e consequentemente tendo mais produtividade </w:t>
      </w:r>
      <w:ins w:id="1046" w:author="Emeson Santos" w:date="2019-08-15T22:31:00Z">
        <w:r w:rsidR="00916296">
          <w:rPr>
            <w:rFonts w:ascii="Times New Roman" w:hAnsi="Times New Roman" w:cs="Times New Roman"/>
            <w:sz w:val="24"/>
            <w:szCs w:val="24"/>
          </w:rPr>
          <w:t>n</w:t>
        </w:r>
      </w:ins>
      <w:del w:id="1047" w:author="Emeson Santos" w:date="2019-08-15T22:31:00Z">
        <w:r w:rsidR="002268E6" w:rsidRPr="00FE6672" w:rsidDel="00916296">
          <w:rPr>
            <w:rFonts w:ascii="Times New Roman" w:hAnsi="Times New Roman" w:cs="Times New Roman"/>
            <w:sz w:val="24"/>
            <w:szCs w:val="24"/>
          </w:rPr>
          <w:delText>d</w:delText>
        </w:r>
      </w:del>
      <w:r w:rsidR="002268E6" w:rsidRPr="00FE6672">
        <w:rPr>
          <w:rFonts w:ascii="Times New Roman" w:hAnsi="Times New Roman" w:cs="Times New Roman"/>
          <w:sz w:val="24"/>
          <w:szCs w:val="24"/>
        </w:rPr>
        <w:t xml:space="preserve">a modelagem escolhida para ser </w:t>
      </w:r>
      <w:r w:rsidR="00E6284A">
        <w:rPr>
          <w:rFonts w:ascii="Times New Roman" w:hAnsi="Times New Roman" w:cs="Times New Roman"/>
          <w:sz w:val="24"/>
          <w:szCs w:val="24"/>
        </w:rPr>
        <w:t>feito o mapeamento</w:t>
      </w:r>
      <w:r w:rsidR="002268E6" w:rsidRPr="00FE6672">
        <w:rPr>
          <w:rFonts w:ascii="Times New Roman" w:hAnsi="Times New Roman" w:cs="Times New Roman"/>
          <w:sz w:val="24"/>
          <w:szCs w:val="24"/>
        </w:rPr>
        <w:t>, no nosso caso, os processos das chefias departamentais da UFS.</w:t>
      </w:r>
    </w:p>
    <w:p w14:paraId="457206BC" w14:textId="7DF31284" w:rsidR="0064206D" w:rsidRPr="000024ED" w:rsidDel="005B3441" w:rsidRDefault="00787FA2" w:rsidP="00E55282">
      <w:pPr>
        <w:ind w:firstLine="360"/>
        <w:jc w:val="both"/>
        <w:rPr>
          <w:del w:id="1048" w:author="Emeson Santos" w:date="2019-08-15T21:51:00Z"/>
          <w:rStyle w:val="textline"/>
          <w:rFonts w:ascii="Times New Roman" w:hAnsi="Times New Roman" w:cs="Times New Roman"/>
          <w:color w:val="FF0000"/>
          <w:sz w:val="24"/>
          <w:szCs w:val="24"/>
          <w:shd w:val="clear" w:color="auto" w:fill="FFFFFF"/>
        </w:rPr>
      </w:pPr>
      <w:ins w:id="1049" w:author="Emeson Santos" w:date="2019-08-15T21:57:00Z">
        <w:r>
          <w:rPr>
            <w:rFonts w:ascii="Times New Roman" w:hAnsi="Times New Roman" w:cs="Times New Roman"/>
            <w:color w:val="FF0000"/>
            <w:sz w:val="24"/>
            <w:szCs w:val="24"/>
          </w:rPr>
          <w:tab/>
        </w:r>
      </w:ins>
      <w:commentRangeStart w:id="1050"/>
      <w:commentRangeStart w:id="1051"/>
      <w:commentRangeStart w:id="1052"/>
      <w:del w:id="1053" w:author="Emeson Santos" w:date="2019-08-15T21:51:00Z">
        <w:r w:rsidR="00D46D5E" w:rsidRPr="000024ED" w:rsidDel="005B3441">
          <w:rPr>
            <w:rFonts w:ascii="Times New Roman" w:hAnsi="Times New Roman" w:cs="Times New Roman"/>
            <w:color w:val="FF0000"/>
            <w:sz w:val="24"/>
            <w:szCs w:val="24"/>
          </w:rPr>
          <w:delText>Segundo Cavalcanti (2017, p. 141),</w:delText>
        </w:r>
        <w:r w:rsidR="00041A06" w:rsidRPr="000024ED" w:rsidDel="005B3441">
          <w:rPr>
            <w:rFonts w:ascii="Times New Roman" w:hAnsi="Times New Roman" w:cs="Times New Roman"/>
            <w:color w:val="FF0000"/>
            <w:sz w:val="24"/>
            <w:szCs w:val="24"/>
          </w:rPr>
          <w:delText xml:space="preserve"> “</w:delText>
        </w:r>
        <w:r w:rsidR="00D46D5E" w:rsidRPr="000024ED" w:rsidDel="005B3441">
          <w:rPr>
            <w:rStyle w:val="textline"/>
            <w:rFonts w:ascii="Times New Roman" w:hAnsi="Times New Roman" w:cs="Times New Roman"/>
            <w:color w:val="FF0000"/>
            <w:sz w:val="24"/>
            <w:szCs w:val="24"/>
            <w:shd w:val="clear" w:color="auto" w:fill="FFFFFF"/>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050"/>
        <w:r w:rsidR="00041A06" w:rsidRPr="000024ED" w:rsidDel="005B3441">
          <w:rPr>
            <w:rStyle w:val="Refdecomentrio"/>
            <w:color w:val="FF0000"/>
          </w:rPr>
          <w:commentReference w:id="1050"/>
        </w:r>
        <w:commentRangeEnd w:id="1051"/>
        <w:r w:rsidR="000024ED" w:rsidDel="005B3441">
          <w:rPr>
            <w:rStyle w:val="Refdecomentrio"/>
          </w:rPr>
          <w:commentReference w:id="1051"/>
        </w:r>
        <w:r w:rsidR="00041A06" w:rsidRPr="000024ED" w:rsidDel="005B3441">
          <w:rPr>
            <w:rStyle w:val="textline"/>
            <w:rFonts w:ascii="Times New Roman" w:hAnsi="Times New Roman" w:cs="Times New Roman"/>
            <w:color w:val="FF0000"/>
            <w:sz w:val="24"/>
            <w:szCs w:val="24"/>
            <w:shd w:val="clear" w:color="auto" w:fill="FFFFFF"/>
          </w:rPr>
          <w:delText>”</w:delText>
        </w:r>
      </w:del>
    </w:p>
    <w:p w14:paraId="60898712" w14:textId="2C90EFD9" w:rsidR="000C1126" w:rsidDel="005B3441" w:rsidRDefault="00CA78B4" w:rsidP="000C1126">
      <w:pPr>
        <w:spacing w:after="160" w:line="259" w:lineRule="auto"/>
        <w:ind w:firstLine="360"/>
        <w:jc w:val="both"/>
        <w:rPr>
          <w:moveFrom w:id="1054" w:author="Emeson Santos" w:date="2019-08-15T21:54:00Z"/>
          <w:rStyle w:val="textline"/>
          <w:rFonts w:ascii="Times New Roman" w:hAnsi="Times New Roman" w:cs="Times New Roman"/>
          <w:color w:val="000000" w:themeColor="text1"/>
          <w:sz w:val="24"/>
          <w:szCs w:val="24"/>
          <w:shd w:val="clear" w:color="auto" w:fill="FFFFFF"/>
        </w:rPr>
      </w:pPr>
      <w:moveFromRangeStart w:id="1055" w:author="Emeson Santos" w:date="2019-08-15T21:54:00Z" w:name="move16798468"/>
      <w:moveFrom w:id="1056" w:author="Emeson Santos" w:date="2019-08-15T21:54:00Z">
        <w:r w:rsidRPr="00041A06" w:rsidDel="005B3441">
          <w:rPr>
            <w:rFonts w:ascii="Times New Roman" w:hAnsi="Times New Roman" w:cs="Times New Roman"/>
            <w:color w:val="000000" w:themeColor="text1"/>
            <w:sz w:val="24"/>
            <w:szCs w:val="24"/>
          </w:rPr>
          <w:t>Segundo Cavalcanti (2017, p. 141),</w:t>
        </w:r>
        <w:r w:rsidDel="005B3441">
          <w:rPr>
            <w:rFonts w:ascii="Times New Roman" w:hAnsi="Times New Roman" w:cs="Times New Roman"/>
            <w:color w:val="000000" w:themeColor="text1"/>
            <w:sz w:val="24"/>
            <w:szCs w:val="24"/>
          </w:rPr>
          <w:t xml:space="preserve"> </w:t>
        </w:r>
        <w:r w:rsidR="005618BD" w:rsidDel="005B3441">
          <w:rPr>
            <w:rStyle w:val="textline"/>
            <w:rFonts w:ascii="Times New Roman" w:hAnsi="Times New Roman" w:cs="Times New Roman"/>
            <w:color w:val="000000" w:themeColor="text1"/>
            <w:sz w:val="24"/>
            <w:szCs w:val="24"/>
            <w:shd w:val="clear" w:color="auto" w:fill="FFFFFF"/>
          </w:rPr>
          <w:t>O mapeamento de processos sã</w:t>
        </w:r>
        <w:r w:rsidDel="005B3441">
          <w:rPr>
            <w:rStyle w:val="textline"/>
            <w:rFonts w:ascii="Times New Roman" w:hAnsi="Times New Roman" w:cs="Times New Roman"/>
            <w:color w:val="000000" w:themeColor="text1"/>
            <w:sz w:val="24"/>
            <w:szCs w:val="24"/>
            <w:shd w:val="clear" w:color="auto" w:fill="FFFFFF"/>
          </w:rPr>
          <w:t>o</w:t>
        </w:r>
        <w:r w:rsidR="005618BD" w:rsidDel="005B3441">
          <w:rPr>
            <w:rStyle w:val="textline"/>
            <w:rFonts w:ascii="Times New Roman" w:hAnsi="Times New Roman" w:cs="Times New Roman"/>
            <w:color w:val="000000" w:themeColor="text1"/>
            <w:sz w:val="24"/>
            <w:szCs w:val="24"/>
            <w:shd w:val="clear" w:color="auto" w:fill="FFFFFF"/>
          </w:rPr>
          <w:t xml:space="preserve"> </w:t>
        </w:r>
        <w:r w:rsidDel="005B3441">
          <w:rPr>
            <w:rStyle w:val="textline"/>
            <w:rFonts w:ascii="Times New Roman" w:hAnsi="Times New Roman" w:cs="Times New Roman"/>
            <w:color w:val="000000" w:themeColor="text1"/>
            <w:sz w:val="24"/>
            <w:szCs w:val="24"/>
            <w:shd w:val="clear" w:color="auto" w:fill="FFFFFF"/>
          </w:rPr>
          <w:t>várias</w:t>
        </w:r>
        <w:r w:rsidR="005618BD" w:rsidDel="005B3441">
          <w:rPr>
            <w:rStyle w:val="textline"/>
            <w:rFonts w:ascii="Times New Roman" w:hAnsi="Times New Roman" w:cs="Times New Roman"/>
            <w:color w:val="000000" w:themeColor="text1"/>
            <w:sz w:val="24"/>
            <w:szCs w:val="24"/>
            <w:shd w:val="clear" w:color="auto" w:fill="FFFFFF"/>
          </w:rPr>
          <w:t xml:space="preserve"> tarefas, ou atividades, dos processos existentes que são representadas seguindo uma notação</w:t>
        </w:r>
        <w:r w:rsidDel="005B3441">
          <w:rPr>
            <w:rStyle w:val="textline"/>
            <w:rFonts w:ascii="Times New Roman" w:hAnsi="Times New Roman" w:cs="Times New Roman"/>
            <w:color w:val="000000" w:themeColor="text1"/>
            <w:sz w:val="24"/>
            <w:szCs w:val="24"/>
            <w:shd w:val="clear" w:color="auto" w:fill="FFFFFF"/>
          </w:rPr>
          <w:t xml:space="preserve"> e permitindo uma boa compreensão, e um melhor gerenciamento de seus processos e de seus componentes.</w:t>
        </w:r>
        <w:commentRangeEnd w:id="1052"/>
        <w:r w:rsidR="005B3441" w:rsidDel="005B3441">
          <w:rPr>
            <w:rStyle w:val="Refdecomentrio"/>
          </w:rPr>
          <w:commentReference w:id="1052"/>
        </w:r>
      </w:moveFrom>
    </w:p>
    <w:moveFromRangeEnd w:id="1055"/>
    <w:p w14:paraId="580ADD66" w14:textId="144A8FC7" w:rsidR="00D72F44" w:rsidRPr="000351D2" w:rsidRDefault="00D72F44" w:rsidP="00D72F44">
      <w:pPr>
        <w:spacing w:after="160" w:line="259" w:lineRule="auto"/>
        <w:ind w:firstLine="360"/>
        <w:jc w:val="both"/>
        <w:rPr>
          <w:rFonts w:ascii="Times New Roman" w:hAnsi="Times New Roman" w:cs="Times New Roman"/>
          <w:sz w:val="24"/>
          <w:szCs w:val="24"/>
        </w:rPr>
      </w:pPr>
      <w:r w:rsidRPr="000351D2">
        <w:rPr>
          <w:rFonts w:ascii="Times New Roman" w:hAnsi="Times New Roman" w:cs="Times New Roman"/>
          <w:sz w:val="24"/>
          <w:szCs w:val="24"/>
        </w:rPr>
        <w:t xml:space="preserve">Neste contexto, podemos, a partir deste ciclo de vida, mapear os processos </w:t>
      </w:r>
      <w:r w:rsidR="00FB505B">
        <w:rPr>
          <w:rFonts w:ascii="Times New Roman" w:hAnsi="Times New Roman" w:cs="Times New Roman"/>
          <w:sz w:val="24"/>
          <w:szCs w:val="24"/>
        </w:rPr>
        <w:t>aplicados n</w:t>
      </w:r>
      <w:r w:rsidRPr="000351D2">
        <w:rPr>
          <w:rFonts w:ascii="Times New Roman" w:hAnsi="Times New Roman" w:cs="Times New Roman"/>
          <w:sz w:val="24"/>
          <w:szCs w:val="24"/>
        </w:rPr>
        <w:t>este TCC da forma como estão atualmente (AS-IS), já que de acordo o que já discutimos na seção 1.3. do capitulo 1, não vamos discutir o remodelamento destes processos (TO-BE).</w:t>
      </w:r>
    </w:p>
    <w:p w14:paraId="69F06880" w14:textId="77777777" w:rsidR="00D72F44" w:rsidRPr="00041A06" w:rsidRDefault="00D72F44" w:rsidP="00041A06">
      <w:pPr>
        <w:spacing w:after="160" w:line="259" w:lineRule="auto"/>
        <w:ind w:firstLine="360"/>
        <w:jc w:val="both"/>
        <w:rPr>
          <w:color w:val="000000" w:themeColor="text1"/>
        </w:rPr>
      </w:pPr>
    </w:p>
    <w:p w14:paraId="444DC242" w14:textId="7BA6CEBE" w:rsidR="004A0712" w:rsidRDefault="004A0712"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1B84FD31"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55997AC8" w:rsidRPr="55997AC8">
        <w:rPr>
          <w:rFonts w:ascii="Times New Roman" w:eastAsia="Times New Roman" w:hAnsi="Times New Roman" w:cs="Times New Roman"/>
          <w:sz w:val="24"/>
          <w:szCs w:val="24"/>
        </w:rPr>
        <w:t>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de negócio, analistas de sistemas e pessoas de negócios que irão gerenciar e monitorar estes processos. Um modelo de processo pode fornecer uma compreensão abrangente de um processo e uma empresa pode ser analisada e integrada através de seus processos de negócio. Para este ?m, o termo modelagem de processos de negócio é usado para caracterizar a identi?cação e especi?cação dos processos de negócio. Esta fase inclui a modelagem das atividades e suas relações causais e temporais, bem como regras de negócio especí?cas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cessos e o software responsável pela modelagem e estruturas organizacionais da empresa.(Exatas &amp; Szimanski,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Os termos diagrama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w:t>
      </w:r>
      <w:r w:rsidRPr="55997AC8">
        <w:rPr>
          <w:rFonts w:ascii="Times New Roman" w:eastAsia="Times New Roman" w:hAnsi="Times New Roman" w:cs="Times New Roman"/>
          <w:sz w:val="24"/>
          <w:szCs w:val="24"/>
        </w:rPr>
        <w:lastRenderedPageBreak/>
        <w:t>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4BFBA854"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t xml:space="preserve">Tabela </w:t>
      </w:r>
      <w:r w:rsidR="00A926C1">
        <w:fldChar w:fldCharType="begin"/>
      </w:r>
      <w:r w:rsidR="00A926C1">
        <w:instrText xml:space="preserve"> SEQ Tabela \* ARABIC </w:instrText>
      </w:r>
      <w:r w:rsidR="00A926C1">
        <w:fldChar w:fldCharType="separate"/>
      </w:r>
      <w:r>
        <w:rPr>
          <w:noProof/>
        </w:rPr>
        <w:t>1</w:t>
      </w:r>
      <w:r w:rsidR="00A926C1">
        <w:rPr>
          <w:noProof/>
        </w:rPr>
        <w:fldChar w:fldCharType="end"/>
      </w:r>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3F106BAE" w:rsidR="55997AC8" w:rsidRDefault="00B56312" w:rsidP="00B56312">
      <w:pPr>
        <w:pStyle w:val="Legenda"/>
        <w:jc w:val="center"/>
      </w:pPr>
      <w:r>
        <w:t xml:space="preserve">Figura </w:t>
      </w:r>
      <w:r w:rsidR="00A926C1">
        <w:fldChar w:fldCharType="begin"/>
      </w:r>
      <w:r w:rsidR="00A926C1">
        <w:instrText xml:space="preserve"> SEQ Figura \* ARABIC </w:instrText>
      </w:r>
      <w:r w:rsidR="00A926C1">
        <w:fldChar w:fldCharType="separate"/>
      </w:r>
      <w:r w:rsidR="004C776B">
        <w:rPr>
          <w:noProof/>
        </w:rPr>
        <w:t>3</w:t>
      </w:r>
      <w:r w:rsidR="00A926C1">
        <w:rPr>
          <w:noProof/>
        </w:rPr>
        <w:fldChar w:fldCharType="end"/>
      </w:r>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 xml:space="preserve">Por exemplo, a notação musical inclui símbolos universalmente reconhecidos </w:t>
      </w:r>
      <w:r w:rsidRPr="55997AC8">
        <w:rPr>
          <w:rFonts w:ascii="Times New Roman" w:eastAsia="Times New Roman" w:hAnsi="Times New Roman" w:cs="Times New Roman"/>
          <w:sz w:val="24"/>
          <w:szCs w:val="24"/>
        </w:rPr>
        <w:lastRenderedPageBreak/>
        <w:t>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Esta seção apresenta uma descrição resumida de algumas das notações de modelagem comumente encontradas.(Brasil, 2013)</w:t>
      </w:r>
    </w:p>
    <w:p w14:paraId="0FC918AF" w14:textId="3A727C15" w:rsidR="55997AC8" w:rsidRDefault="55997AC8" w:rsidP="55997AC8">
      <w:pPr>
        <w:spacing w:after="160" w:line="256" w:lineRule="auto"/>
        <w:ind w:firstLine="720"/>
        <w:jc w:val="both"/>
      </w:pPr>
      <w:r>
        <w:rPr>
          <w:noProof/>
        </w:rPr>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1057"/>
      <w:r w:rsidRPr="55997AC8">
        <w:rPr>
          <w:rFonts w:ascii="Times New Roman" w:hAnsi="Times New Roman" w:cs="Times New Roman"/>
          <w:sz w:val="24"/>
          <w:szCs w:val="24"/>
        </w:rPr>
        <w:t xml:space="preserve">(BORGES, 2015, p. 12). </w:t>
      </w:r>
      <w:commentRangeEnd w:id="1057"/>
      <w:r>
        <w:commentReference w:id="1057"/>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flip-chart ou notas autoadesivas, até ferramentas sofisticadas e especializadas de BPM que incluem modelagem e armazenamentos de dados para modelos de processos. O uso de quadro branco com canetas de tinta removível para desenho de fluxo de processo e flip-chart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Outra técnica comum de workshop é colar nas paredes de uma sala papéis grandes de flip-chart para que os participantes coloquem sobre eles papéis adesivos removíveis até conseguirem rearranjar atividades em uma sequência acordada. O modelo resultante deve, então, ser transcrito para uma ferramenta de desenho, modelagem ou de informação. Também 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Fluxogramas têm sido utilizados por décadas e são baseados em um conjunto simples de símbolos para operações, decisões e outros elementos de processo. A notação para o mapeamento de fluxo mais comum foi aprovado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w:t>
      </w:r>
      <w:r w:rsidRPr="55997AC8">
        <w:rPr>
          <w:rFonts w:ascii="Times New Roman" w:eastAsia="Times New Roman" w:hAnsi="Times New Roman" w:cs="Times New Roman"/>
          <w:sz w:val="24"/>
          <w:szCs w:val="24"/>
        </w:rPr>
        <w:lastRenderedPageBreak/>
        <w:t>setas podem ser utilizadas, mas é normalmente um indicativo claro de que uma decisão complexa está para ser tomada, caso que pode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Um importante subconjunto, sysML,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Ampla disponibilidade de referências bibliohráficas</w:t>
      </w:r>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Desenhodo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Uma das técnicas da notação de BPM é a modelagem BPMN. O Modelo Padrão de Processo de Notações de Negócios - BPMN, desenvolvido pela Object Management Group, com o principal objetivo de fornecer uma notação que seja de fácil compreensão por todos os usuários de negócios. Desenvolvido a partir dos rascunhos iniciais criados pelos analistas de negócios, ate chegar aos gerentes dos negócios. Assim conforme OMG (2011) "[...] BPMN cria uma ponte padronizada entre o desenho de processo de negocio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grupo de trabalho. O mesmo foi composto de 58 membros que representaram 35 organizações. Em Novembro de 2002 a BPMN 0.9 foi apresentada. No ano seguinte, em Novembro de 2003, foi apresentada a BPMN 1.0. No ano de 2004 a BPMN apresentou sua versão 1.0. Em julho de 2005 a BPMN foi assumida pelo OMG (órgão responsável pela continuação e desenvolvimento do padrão). E nos dias de hoje a BPMN encontra-se na versão 2.0.</w:t>
      </w:r>
      <w:commentRangeStart w:id="1058"/>
      <w:r w:rsidRPr="55997AC8">
        <w:rPr>
          <w:rFonts w:ascii="Times New Roman" w:hAnsi="Times New Roman" w:cs="Times New Roman"/>
          <w:sz w:val="24"/>
          <w:szCs w:val="24"/>
        </w:rPr>
        <w:t xml:space="preserve"> (BORGES, 2015, p. 12).</w:t>
      </w:r>
      <w:commentRangeEnd w:id="1058"/>
      <w:r w:rsidR="004240D8">
        <w:commentReference w:id="1058"/>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Utilizaremos a ferramenta de modelagem bizagi Process Modeler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publicas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um caixa preta (black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sub-partição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sub-processos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Um evento é algo que “acontece” durante o curso do processo afetando o fluxo do mesmo. Usualmente têm uma causa ou um impacto e em geral requer ou permite uma reação. O início de uma atividade, o fim de uma atividade, a mudança de estado de um documento, uma mensagem que chega, etc,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 e um mecanismo que e utilizando nas organizações. As ferramentas que pode ser usada são muitas bizagi Process Modeler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2DCB2223" w14:textId="28949393" w:rsidR="002816F4" w:rsidRDefault="008C7A63" w:rsidP="00E54401">
      <w:pPr>
        <w:ind w:firstLine="720"/>
        <w:jc w:val="both"/>
        <w:rPr>
          <w:rFonts w:ascii="Times New Roman" w:hAnsi="Times New Roman" w:cs="Times New Roman"/>
          <w:sz w:val="24"/>
          <w:szCs w:val="24"/>
        </w:rPr>
      </w:pPr>
      <w:r>
        <w:rPr>
          <w:rFonts w:ascii="Times New Roman" w:eastAsia="Times New Roman" w:hAnsi="Times New Roman" w:cs="Times New Roman"/>
          <w:bCs/>
          <w:sz w:val="24"/>
          <w:szCs w:val="24"/>
        </w:rPr>
        <w:t>S</w:t>
      </w:r>
      <w:r w:rsidR="009A1D52" w:rsidRPr="00BD7A79">
        <w:rPr>
          <w:rFonts w:ascii="Times New Roman" w:eastAsia="Times New Roman" w:hAnsi="Times New Roman" w:cs="Times New Roman"/>
          <w:bCs/>
          <w:sz w:val="24"/>
          <w:szCs w:val="24"/>
        </w:rPr>
        <w:t>erão</w:t>
      </w:r>
      <w:r w:rsidR="002816F4"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002816F4"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002816F4"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002816F4"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002816F4" w:rsidRPr="00BD7A79">
        <w:rPr>
          <w:rFonts w:ascii="Times New Roman" w:eastAsia="Times New Roman" w:hAnsi="Times New Roman" w:cs="Times New Roman"/>
          <w:bCs/>
          <w:sz w:val="24"/>
          <w:szCs w:val="24"/>
        </w:rPr>
        <w:t>seguindo a notação BPMN das seguintes modelagens de processos de negócios</w:t>
      </w:r>
      <w:r w:rsidR="002816F4" w:rsidRPr="00BD7A79">
        <w:rPr>
          <w:rFonts w:ascii="Times New Roman" w:eastAsia="Times New Roman" w:hAnsi="Times New Roman" w:cs="Times New Roman"/>
          <w:b/>
          <w:sz w:val="24"/>
          <w:szCs w:val="24"/>
        </w:rPr>
        <w:t xml:space="preserve">: </w:t>
      </w:r>
      <w:r w:rsidR="002816F4"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002816F4"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002816F4"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002816F4"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002816F4"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002816F4"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002816F4"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002816F4"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002816F4" w:rsidRPr="00BD7A79">
        <w:rPr>
          <w:rFonts w:ascii="Times New Roman" w:hAnsi="Times New Roman" w:cs="Times New Roman"/>
          <w:sz w:val="24"/>
          <w:szCs w:val="24"/>
        </w:rPr>
        <w:t>isciplinas.</w:t>
      </w:r>
    </w:p>
    <w:p w14:paraId="66EE2FE3" w14:textId="77777777" w:rsidR="00E54401" w:rsidRPr="00FE6672" w:rsidRDefault="00E54401" w:rsidP="00E54401">
      <w:pPr>
        <w:ind w:firstLine="720"/>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15278">
        <w:rPr>
          <w:rFonts w:ascii="Times New Roman" w:hAnsi="Times New Roman" w:cs="Times New Roman"/>
          <w:b/>
          <w:sz w:val="28"/>
          <w:szCs w:val="28"/>
          <w:highlight w:val="white"/>
        </w:rPr>
        <w:t>3.</w:t>
      </w:r>
      <w:r w:rsidR="00F60D93" w:rsidRPr="00315278">
        <w:rPr>
          <w:rFonts w:ascii="Times New Roman" w:hAnsi="Times New Roman" w:cs="Times New Roman"/>
          <w:b/>
          <w:sz w:val="28"/>
          <w:szCs w:val="28"/>
          <w:highlight w:val="white"/>
        </w:rPr>
        <w:t>1</w:t>
      </w:r>
      <w:r w:rsidRPr="00315278">
        <w:rPr>
          <w:rFonts w:ascii="Times New Roman" w:hAnsi="Times New Roman" w:cs="Times New Roman"/>
          <w:b/>
          <w:sz w:val="32"/>
          <w:szCs w:val="32"/>
          <w:highlight w:val="white"/>
        </w:rPr>
        <w:t>.</w:t>
      </w:r>
      <w:r w:rsidRPr="00315278">
        <w:rPr>
          <w:rFonts w:ascii="Times New Roman" w:eastAsia="Times New Roman" w:hAnsi="Times New Roman" w:cs="Times New Roman"/>
          <w:b/>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7777777" w:rsidR="004729DA" w:rsidRDefault="005C5F25" w:rsidP="00235A41">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00E95A25" w:rsidRPr="001D1D80">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18BCBE6A" w:rsidR="005C5F25" w:rsidRPr="001D1D80" w:rsidRDefault="00235A41" w:rsidP="00235A41">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78805AD5" w14:textId="77777777" w:rsidR="0052259D" w:rsidRDefault="0052259D" w:rsidP="0052259D">
      <w:pPr>
        <w:keepNext/>
        <w:spacing w:after="160" w:line="360" w:lineRule="auto"/>
        <w:jc w:val="both"/>
      </w:pPr>
      <w:r>
        <w:rPr>
          <w:noProof/>
        </w:rPr>
        <w:lastRenderedPageBreak/>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p>
    <w:p w14:paraId="04D437A5" w14:textId="308D8744" w:rsidR="004F7BC9" w:rsidRDefault="0052259D" w:rsidP="0052259D">
      <w:pPr>
        <w:pStyle w:val="Legenda"/>
        <w:jc w:val="center"/>
      </w:pPr>
      <w:r>
        <w:t xml:space="preserve">Figura </w:t>
      </w:r>
      <w:r w:rsidR="00A926C1">
        <w:fldChar w:fldCharType="begin"/>
      </w:r>
      <w:r w:rsidR="00A926C1">
        <w:instrText xml:space="preserve"> SEQ Figura \* ARABIC </w:instrText>
      </w:r>
      <w:r w:rsidR="00A926C1">
        <w:fldChar w:fldCharType="separate"/>
      </w:r>
      <w:r w:rsidR="004C776B">
        <w:rPr>
          <w:noProof/>
        </w:rPr>
        <w:t>4</w:t>
      </w:r>
      <w:r w:rsidR="00A926C1">
        <w:rPr>
          <w:noProof/>
        </w:rPr>
        <w:fldChar w:fldCharType="end"/>
      </w:r>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15278">
        <w:rPr>
          <w:rFonts w:ascii="Times New Roman" w:hAnsi="Times New Roman" w:cs="Times New Roman"/>
          <w:b/>
          <w:sz w:val="28"/>
          <w:szCs w:val="28"/>
          <w:highlight w:val="white"/>
        </w:rPr>
        <w:t>3.2.</w:t>
      </w:r>
      <w:r w:rsidRPr="00315278">
        <w:rPr>
          <w:rFonts w:ascii="Times New Roman" w:eastAsia="Times New Roman" w:hAnsi="Times New Roman" w:cs="Times New Roman"/>
          <w:b/>
          <w:sz w:val="20"/>
          <w:szCs w:val="20"/>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3F81C253" w:rsidR="00235A41" w:rsidRDefault="00935DF4" w:rsidP="009E14E4">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736C132" w:rsidR="00935DF4" w:rsidRDefault="00C257D8" w:rsidP="00513E8F">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14:paraId="53342171" w14:textId="77777777" w:rsidR="00D863C2" w:rsidRDefault="0052259D" w:rsidP="00D863C2">
      <w:pPr>
        <w:keepNext/>
        <w:spacing w:after="160" w:line="360" w:lineRule="auto"/>
        <w:ind w:left="720" w:hanging="720"/>
      </w:pPr>
      <w:r>
        <w:rPr>
          <w:noProof/>
        </w:rPr>
        <w:lastRenderedPageBreak/>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4AD76483" w:rsidR="0052259D" w:rsidRDefault="00D863C2" w:rsidP="00D863C2">
      <w:pPr>
        <w:pStyle w:val="Legenda"/>
        <w:jc w:val="center"/>
      </w:pPr>
      <w:r>
        <w:t xml:space="preserve">Figura </w:t>
      </w:r>
      <w:r w:rsidR="00A926C1">
        <w:fldChar w:fldCharType="begin"/>
      </w:r>
      <w:r w:rsidR="00A926C1">
        <w:instrText xml:space="preserve"> SEQ Figura \* ARABIC </w:instrText>
      </w:r>
      <w:r w:rsidR="00A926C1">
        <w:fldChar w:fldCharType="separate"/>
      </w:r>
      <w:r w:rsidR="004C776B">
        <w:rPr>
          <w:noProof/>
        </w:rPr>
        <w:t>5</w:t>
      </w:r>
      <w:r w:rsidR="00A926C1">
        <w:rPr>
          <w:noProof/>
        </w:rPr>
        <w:fldChar w:fldCharType="end"/>
      </w:r>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1F51910F" w:rsidR="00A86963" w:rsidRDefault="00A86963" w:rsidP="00A86963">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media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processo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7690967B" w:rsidR="00A86963" w:rsidRPr="001D1D80" w:rsidRDefault="00A86963" w:rsidP="00A8696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44CFE9ED" w14:textId="6AF3A281" w:rsidR="00935DF4" w:rsidRDefault="00935DF4" w:rsidP="008B0296">
      <w:pPr>
        <w:spacing w:after="160" w:line="360" w:lineRule="auto"/>
        <w:ind w:left="200" w:firstLine="520"/>
        <w:jc w:val="both"/>
        <w:rPr>
          <w:rFonts w:ascii="Times New Roman" w:hAnsi="Times New Roman" w:cs="Times New Roman"/>
          <w:b/>
          <w:color w:val="00B050"/>
          <w:sz w:val="24"/>
          <w:szCs w:val="24"/>
          <w:highlight w:val="white"/>
        </w:rPr>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2D23A2B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3.4. Aproveitamento Especial de estudos (AEE)</w:t>
      </w:r>
    </w:p>
    <w:p w14:paraId="4CEDA242" w14:textId="2F5F5192" w:rsidR="55997AC8" w:rsidRDefault="55997AC8" w:rsidP="55997AC8">
      <w:pPr>
        <w:spacing w:after="160" w:line="360" w:lineRule="auto"/>
        <w:ind w:left="200" w:firstLine="700"/>
        <w:jc w:val="both"/>
        <w:rPr>
          <w:rFonts w:ascii="Times New Roman" w:hAnsi="Times New Roman" w:cs="Times New Roman"/>
          <w:sz w:val="24"/>
          <w:szCs w:val="24"/>
        </w:rPr>
      </w:pPr>
      <w:r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envia  para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3.5. Quebra de pré-requisito</w:t>
      </w:r>
    </w:p>
    <w:p w14:paraId="4D32548A" w14:textId="1EE20D8C" w:rsidR="003C7417" w:rsidRDefault="55997AC8" w:rsidP="003C7417">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O objetivo deste processo é fazer a análise da quebra de pré-requisito de disciplina. Onde o Discente irá solicitar a quebra de pré-requisito para SEAP, que o mesmo vai verificar se o discente atende as condições para aprovação sobre a resolução N° 21/2013 conepe,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lastRenderedPageBreak/>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3.6. Aproveitamento de Componente Curricular</w:t>
      </w:r>
    </w:p>
    <w:p w14:paraId="5DA21747" w14:textId="286CEFDA" w:rsidR="005B37F3" w:rsidRDefault="55997AC8" w:rsidP="005B37F3">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Pr="55997AC8">
        <w:rPr>
          <w:rFonts w:ascii="Times New Roman" w:hAnsi="Times New Roman" w:cs="Times New Roman"/>
          <w:sz w:val="24"/>
          <w:szCs w:val="24"/>
        </w:rPr>
        <w:t xml:space="preserve">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3D67EADB"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14:paraId="5897FB09"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3.9.2.</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14:paraId="5986706B"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735391FB" w14:textId="77777777" w:rsidR="006D7173" w:rsidRDefault="006D7173">
      <w:pPr>
        <w:pBdr>
          <w:bottom w:val="single" w:sz="6" w:space="1" w:color="auto"/>
        </w:pBdr>
        <w:spacing w:line="360" w:lineRule="auto"/>
        <w:jc w:val="both"/>
        <w:rPr>
          <w:ins w:id="1059" w:author="Emeson Santos" w:date="2019-08-16T01:04:00Z"/>
          <w:color w:val="222222"/>
          <w:sz w:val="20"/>
          <w:szCs w:val="20"/>
          <w:shd w:val="clear" w:color="auto" w:fill="FFFFFF"/>
        </w:rPr>
      </w:pPr>
    </w:p>
    <w:p w14:paraId="02574F3C" w14:textId="7F2CC376" w:rsidR="002917CD" w:rsidRDefault="006D7173">
      <w:pPr>
        <w:pBdr>
          <w:bottom w:val="single" w:sz="6" w:space="1" w:color="auto"/>
        </w:pBdr>
        <w:spacing w:line="360" w:lineRule="auto"/>
        <w:jc w:val="both"/>
        <w:rPr>
          <w:ins w:id="1060" w:author="Emeson Santos" w:date="2019-08-16T01:03:00Z"/>
          <w:color w:val="222222"/>
          <w:sz w:val="20"/>
          <w:szCs w:val="20"/>
          <w:shd w:val="clear" w:color="auto" w:fill="FFFFFF"/>
        </w:rPr>
      </w:pPr>
      <w:ins w:id="1061" w:author="Emeson Santos" w:date="2019-08-16T01:03:00Z">
        <w:r>
          <w:rPr>
            <w:color w:val="222222"/>
            <w:sz w:val="20"/>
            <w:szCs w:val="20"/>
            <w:shd w:val="clear" w:color="auto" w:fill="FFFFFF"/>
          </w:rPr>
          <w:t>SOBREIRA NETTO, Francisco. </w:t>
        </w:r>
        <w:r>
          <w:rPr>
            <w:b/>
            <w:bCs/>
            <w:color w:val="222222"/>
            <w:sz w:val="20"/>
            <w:szCs w:val="20"/>
            <w:shd w:val="clear" w:color="auto" w:fill="FFFFFF"/>
          </w:rPr>
          <w:t>Medição de desempenho do gerenciamento de processos de negócio-BPM no PNAFE: uma proposta de modelo</w:t>
        </w:r>
        <w:r>
          <w:rPr>
            <w:color w:val="222222"/>
            <w:sz w:val="20"/>
            <w:szCs w:val="20"/>
            <w:shd w:val="clear" w:color="auto" w:fill="FFFFFF"/>
          </w:rPr>
          <w:t>. 2006. Tese de Doutorado. Universidade de São Paulo.</w:t>
        </w:r>
      </w:ins>
    </w:p>
    <w:p w14:paraId="6CC25704" w14:textId="77777777" w:rsidR="006D7173" w:rsidRDefault="006D7173">
      <w:pPr>
        <w:pBdr>
          <w:bottom w:val="single" w:sz="6" w:space="1" w:color="auto"/>
        </w:pBdr>
        <w:spacing w:line="360" w:lineRule="auto"/>
        <w:jc w:val="both"/>
        <w:rPr>
          <w:ins w:id="1062" w:author="Emeson Santos" w:date="2019-08-16T00:53:00Z"/>
          <w:rFonts w:ascii="Times New Roman" w:eastAsia="Times New Roman" w:hAnsi="Times New Roman" w:cs="Times New Roman"/>
        </w:rPr>
      </w:pPr>
    </w:p>
    <w:p w14:paraId="7E5D73E3" w14:textId="3AA6C468" w:rsidR="00401640" w:rsidRDefault="00401640">
      <w:pPr>
        <w:pBdr>
          <w:bottom w:val="single" w:sz="6" w:space="1" w:color="auto"/>
        </w:pBdr>
        <w:spacing w:line="360" w:lineRule="auto"/>
        <w:jc w:val="both"/>
        <w:rPr>
          <w:ins w:id="1063" w:author="Emeson Santos" w:date="2019-08-16T00:55:00Z"/>
        </w:rPr>
      </w:pPr>
      <w:commentRangeStart w:id="1064"/>
      <w:ins w:id="1065" w:author="Emeson Santos" w:date="2019-08-16T00:53:00Z">
        <w:r>
          <w:t>BRASIL. Ministério da Fazenda – Secretaria Executiva. Unidade de Coordenação de Programas – UCP. Modernização Fiscal dos Estados Brasileiros. PNAFE, Brasília, 2005</w:t>
        </w:r>
      </w:ins>
      <w:ins w:id="1066" w:author="Emeson Santos" w:date="2019-08-16T00:56:00Z">
        <w:r>
          <w:t>.</w:t>
        </w:r>
      </w:ins>
      <w:commentRangeEnd w:id="1064"/>
      <w:ins w:id="1067" w:author="Emeson Santos" w:date="2019-08-16T00:57:00Z">
        <w:r w:rsidR="00937A88">
          <w:rPr>
            <w:rStyle w:val="Refdecomentrio"/>
          </w:rPr>
          <w:commentReference w:id="1064"/>
        </w:r>
      </w:ins>
    </w:p>
    <w:p w14:paraId="7BF31EA5"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7933F35A" w14:textId="1C7BDBE7" w:rsidR="00D55EBF" w:rsidRDefault="00D55EBF">
      <w:pPr>
        <w:pBdr>
          <w:bottom w:val="single" w:sz="6" w:space="1" w:color="auto"/>
        </w:pBdr>
        <w:spacing w:line="360" w:lineRule="auto"/>
        <w:jc w:val="both"/>
        <w:rPr>
          <w:ins w:id="1068" w:author="Emeson Santos" w:date="2019-08-16T00:53:00Z"/>
          <w:color w:val="222222"/>
          <w:sz w:val="20"/>
          <w:szCs w:val="20"/>
          <w:shd w:val="clear" w:color="auto" w:fill="FFFFFF"/>
        </w:rPr>
      </w:pPr>
      <w:r>
        <w:rPr>
          <w:color w:val="222222"/>
          <w:sz w:val="20"/>
          <w:szCs w:val="20"/>
          <w:shd w:val="clear" w:color="auto" w:fill="FFFFFF"/>
        </w:rPr>
        <w:lastRenderedPageBreak/>
        <w:t>PEREIRA, Isabel Boaventura. Modelagem de processos de tratamento de incidentes de segurança da informação do NTIC/UNIPAMPA. 2013.</w:t>
      </w:r>
    </w:p>
    <w:p w14:paraId="56AFE87C"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1069"/>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Brasport, 2014.</w:t>
      </w:r>
      <w:commentRangeEnd w:id="1069"/>
      <w:r w:rsidR="0024696E">
        <w:rPr>
          <w:rStyle w:val="Refdecomentrio"/>
        </w:rPr>
        <w:commentReference w:id="1069"/>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1070"/>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Brasport, 2017.</w:t>
      </w:r>
      <w:r w:rsidR="004240D8" w:rsidRPr="00FE6672">
        <w:rPr>
          <w:rFonts w:ascii="Times New Roman" w:eastAsia="Times New Roman" w:hAnsi="Times New Roman" w:cs="Times New Roman"/>
        </w:rPr>
        <w:t xml:space="preserve"> </w:t>
      </w:r>
      <w:commentRangeEnd w:id="1070"/>
      <w:r w:rsidR="0024696E">
        <w:rPr>
          <w:rStyle w:val="Refdecomentrio"/>
        </w:rPr>
        <w:commentReference w:id="1070"/>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071"/>
      <w:r w:rsidRPr="00FE6672">
        <w:rPr>
          <w:rFonts w:ascii="Times New Roman" w:hAnsi="Times New Roman" w:cs="Times New Roman"/>
          <w:color w:val="222222"/>
          <w:sz w:val="20"/>
          <w:szCs w:val="20"/>
          <w:shd w:val="clear" w:color="auto" w:fill="FFFFFF"/>
        </w:rPr>
        <w:t>BALDAM, Roquemar; ABEPRO, Associacao; ROZENFELD, Henriq.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1071"/>
      <w:r w:rsidR="0024696E">
        <w:rPr>
          <w:rStyle w:val="Refdecomentrio"/>
        </w:rPr>
        <w:commentReference w:id="1071"/>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072"/>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1072"/>
      <w:r w:rsidR="0024696E">
        <w:rPr>
          <w:rStyle w:val="Refdecomentrio"/>
        </w:rPr>
        <w:commentReference w:id="1072"/>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328CB8" w14:textId="32BD2CD0" w:rsidR="00C4455D" w:rsidRDefault="004240D8">
      <w:pPr>
        <w:spacing w:line="256" w:lineRule="auto"/>
        <w:jc w:val="both"/>
        <w:rPr>
          <w:ins w:id="1073" w:author="Emeson Santos" w:date="2019-08-15T22:37:00Z"/>
          <w:rFonts w:ascii="Times New Roman" w:eastAsia="Times New Roman" w:hAnsi="Times New Roman" w:cs="Times New Roman"/>
          <w:sz w:val="16"/>
          <w:szCs w:val="16"/>
        </w:rPr>
      </w:pPr>
      <w:del w:id="1074" w:author="Emeson Santos" w:date="2019-08-15T22:41:00Z">
        <w:r w:rsidRPr="00FE6672" w:rsidDel="000218E0">
          <w:rPr>
            <w:rFonts w:ascii="Times New Roman" w:eastAsia="Times New Roman" w:hAnsi="Times New Roman" w:cs="Times New Roman"/>
          </w:rPr>
          <w:delText xml:space="preserve">MÜCKENBERGERA, E.; TOGASHIB, G. B.; PÁDUAC, S. I. D.; MIURAD, I. K. </w:delText>
        </w:r>
        <w:r w:rsidRPr="00FE6672" w:rsidDel="000218E0">
          <w:rPr>
            <w:rFonts w:ascii="Times New Roman" w:eastAsia="Times New Roman" w:hAnsi="Times New Roman" w:cs="Times New Roman"/>
            <w:b/>
          </w:rPr>
          <w:delText xml:space="preserve">Gestão de processos aplicada à realização de convênios internacionais bilaterais em uma instituição de ensino superior pública brasileira. </w:delText>
        </w:r>
        <w:r w:rsidRPr="00FE6672" w:rsidDel="000218E0">
          <w:rPr>
            <w:rFonts w:ascii="Times New Roman" w:eastAsia="Times New Roman" w:hAnsi="Times New Roman" w:cs="Times New Roman"/>
          </w:rPr>
          <w:delText>São Paulo: 2010.</w:delText>
        </w:r>
        <w:r w:rsidRPr="00FE6672" w:rsidDel="000218E0">
          <w:rPr>
            <w:rFonts w:ascii="Times New Roman" w:eastAsia="Times New Roman" w:hAnsi="Times New Roman" w:cs="Times New Roman"/>
            <w:sz w:val="16"/>
            <w:szCs w:val="16"/>
          </w:rPr>
          <w:delText xml:space="preserve"> </w:delText>
        </w:r>
      </w:del>
    </w:p>
    <w:p w14:paraId="2F79798D" w14:textId="163A60CD" w:rsidR="00C4455D" w:rsidRPr="00FE6672" w:rsidRDefault="00C4455D">
      <w:pPr>
        <w:spacing w:line="256" w:lineRule="auto"/>
        <w:jc w:val="both"/>
        <w:rPr>
          <w:rFonts w:ascii="Times New Roman" w:eastAsia="Times New Roman" w:hAnsi="Times New Roman" w:cs="Times New Roman"/>
          <w:sz w:val="16"/>
          <w:szCs w:val="16"/>
        </w:rPr>
      </w:pPr>
      <w:ins w:id="1075" w:author="Emeson Santos" w:date="2019-08-15T22:37:00Z">
        <w:r w:rsidRPr="000218E0">
          <w:rPr>
            <w:sz w:val="20"/>
            <w:szCs w:val="20"/>
            <w:shd w:val="clear" w:color="auto" w:fill="FFFFFF"/>
            <w:rPrChange w:id="1076" w:author="Emeson Santos" w:date="2019-08-15T22:41:00Z">
              <w:rPr>
                <w:color w:val="222222"/>
                <w:sz w:val="20"/>
                <w:szCs w:val="20"/>
                <w:shd w:val="clear" w:color="auto" w:fill="FFFFFF"/>
              </w:rPr>
            </w:rPrChange>
          </w:rPr>
          <w:t xml:space="preserve">MÜCKENBERGER, Everson et al. </w:t>
        </w:r>
        <w:r w:rsidRPr="000218E0">
          <w:rPr>
            <w:b/>
            <w:bCs/>
            <w:sz w:val="20"/>
            <w:szCs w:val="20"/>
            <w:shd w:val="clear" w:color="auto" w:fill="FFFFFF"/>
            <w:rPrChange w:id="1077" w:author="Emeson Santos" w:date="2019-08-15T22:41:00Z">
              <w:rPr>
                <w:color w:val="222222"/>
                <w:sz w:val="20"/>
                <w:szCs w:val="20"/>
                <w:shd w:val="clear" w:color="auto" w:fill="FFFFFF"/>
              </w:rPr>
            </w:rPrChange>
          </w:rPr>
          <w:t>Gestão de processos aplicada à realização de convênios internacionais bilaterais em uma instituição de ensino superior pública brasileira.</w:t>
        </w:r>
        <w:r w:rsidRPr="000218E0">
          <w:rPr>
            <w:sz w:val="20"/>
            <w:szCs w:val="20"/>
            <w:shd w:val="clear" w:color="auto" w:fill="FFFFFF"/>
            <w:rPrChange w:id="1078" w:author="Emeson Santos" w:date="2019-08-15T22:41:00Z">
              <w:rPr>
                <w:color w:val="222222"/>
                <w:sz w:val="20"/>
                <w:szCs w:val="20"/>
                <w:shd w:val="clear" w:color="auto" w:fill="FFFFFF"/>
              </w:rPr>
            </w:rPrChange>
          </w:rPr>
          <w:t> </w:t>
        </w:r>
        <w:r w:rsidRPr="000218E0">
          <w:rPr>
            <w:b/>
            <w:bCs/>
            <w:sz w:val="20"/>
            <w:szCs w:val="20"/>
            <w:shd w:val="clear" w:color="auto" w:fill="FFFFFF"/>
            <w:rPrChange w:id="1079" w:author="Emeson Santos" w:date="2019-08-15T22:41:00Z">
              <w:rPr>
                <w:b/>
                <w:bCs/>
                <w:color w:val="222222"/>
                <w:sz w:val="20"/>
                <w:szCs w:val="20"/>
                <w:shd w:val="clear" w:color="auto" w:fill="FFFFFF"/>
              </w:rPr>
            </w:rPrChange>
          </w:rPr>
          <w:t>Production</w:t>
        </w:r>
        <w:r w:rsidRPr="000218E0">
          <w:rPr>
            <w:sz w:val="20"/>
            <w:szCs w:val="20"/>
            <w:shd w:val="clear" w:color="auto" w:fill="FFFFFF"/>
            <w:rPrChange w:id="1080" w:author="Emeson Santos" w:date="2019-08-15T22:41:00Z">
              <w:rPr>
                <w:color w:val="222222"/>
                <w:sz w:val="20"/>
                <w:szCs w:val="20"/>
                <w:shd w:val="clear" w:color="auto" w:fill="FFFFFF"/>
              </w:rPr>
            </w:rPrChange>
          </w:rPr>
          <w:t>, v. 23, n. 3, 2013</w:t>
        </w:r>
        <w:r>
          <w:rPr>
            <w:color w:val="222222"/>
            <w:sz w:val="20"/>
            <w:szCs w:val="20"/>
            <w:shd w:val="clear" w:color="auto" w:fill="FFFFFF"/>
          </w:rPr>
          <w:t>.</w:t>
        </w:r>
      </w:ins>
    </w:p>
    <w:p w14:paraId="4BE56BDC" w14:textId="53B65EF3" w:rsidR="004A0712" w:rsidRPr="00FE6672" w:rsidRDefault="004240D8" w:rsidP="00FA734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40"/>
      <w:footerReference w:type="default" r:id="rId4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eson Santos" w:date="2019-08-09T19:48:00Z" w:initials="ES">
    <w:p w14:paraId="2EA59E51" w14:textId="309D90F9" w:rsidR="00ED42D7" w:rsidRDefault="00ED42D7">
      <w:pPr>
        <w:pStyle w:val="Textodecomentrio"/>
      </w:pPr>
      <w:r>
        <w:rPr>
          <w:rStyle w:val="Refdecomentrio"/>
        </w:rPr>
        <w:annotationRef/>
      </w:r>
      <w:r>
        <w:t>Ao termino colocar</w:t>
      </w:r>
    </w:p>
  </w:comment>
  <w:comment w:id="1" w:author="Emeson Santos" w:date="2019-08-09T19:47:00Z" w:initials="ES">
    <w:p w14:paraId="1ADDE85F" w14:textId="528FFE05" w:rsidR="00ED42D7" w:rsidRDefault="00ED42D7">
      <w:pPr>
        <w:pStyle w:val="Textodecomentrio"/>
      </w:pPr>
      <w:r>
        <w:rPr>
          <w:rStyle w:val="Refdecomentrio"/>
        </w:rPr>
        <w:annotationRef/>
      </w:r>
      <w:r>
        <w:t>Duvida de como fazer isso</w:t>
      </w:r>
    </w:p>
  </w:comment>
  <w:comment w:id="2" w:author="Emeson Santos" w:date="2019-08-09T19:47:00Z" w:initials="ES">
    <w:p w14:paraId="17444300" w14:textId="7943872C" w:rsidR="00ED42D7" w:rsidRDefault="00ED42D7">
      <w:pPr>
        <w:pStyle w:val="Textodecomentrio"/>
      </w:pPr>
      <w:r>
        <w:rPr>
          <w:rStyle w:val="Refdecomentrio"/>
        </w:rPr>
        <w:annotationRef/>
      </w:r>
      <w:r>
        <w:t>Como colocar Paulo vitor</w:t>
      </w:r>
    </w:p>
  </w:comment>
  <w:comment w:id="3" w:author="Emeson Santos" w:date="2019-08-09T19:49:00Z" w:initials="ES">
    <w:p w14:paraId="2AB92681" w14:textId="65C689C4" w:rsidR="00ED42D7" w:rsidRDefault="00ED42D7">
      <w:pPr>
        <w:pStyle w:val="Textodecomentrio"/>
      </w:pPr>
      <w:r>
        <w:rPr>
          <w:rStyle w:val="Refdecomentrio"/>
        </w:rPr>
        <w:annotationRef/>
      </w:r>
      <w:r>
        <w:t>Colocar depois a data</w:t>
      </w:r>
    </w:p>
  </w:comment>
  <w:comment w:id="4" w:author="Emeson Santos" w:date="2019-08-09T19:51:00Z" w:initials="ES">
    <w:p w14:paraId="0A08CA45" w14:textId="0B99D3F0" w:rsidR="00ED42D7" w:rsidRDefault="00ED42D7">
      <w:pPr>
        <w:pStyle w:val="Textodecomentrio"/>
      </w:pPr>
      <w:r>
        <w:rPr>
          <w:rStyle w:val="Refdecomentrio"/>
        </w:rPr>
        <w:annotationRef/>
      </w:r>
      <w:r>
        <w:t>Duvida de como fazer</w:t>
      </w:r>
    </w:p>
  </w:comment>
  <w:comment w:id="89" w:author="Emeson Santos" w:date="2019-08-14T10:50:00Z" w:initials="ES">
    <w:p w14:paraId="55ECAD64" w14:textId="5C7CD2F6" w:rsidR="00ED42D7" w:rsidRDefault="00ED42D7">
      <w:pPr>
        <w:pStyle w:val="Textodecomentrio"/>
      </w:pPr>
      <w:r>
        <w:rPr>
          <w:rStyle w:val="Refdecomentrio"/>
        </w:rPr>
        <w:annotationRef/>
      </w:r>
      <w:r>
        <w:t>Fazer uma citação indireta</w:t>
      </w:r>
    </w:p>
  </w:comment>
  <w:comment w:id="119" w:author="Emeson Santos" w:date="2019-08-16T01:00:00Z" w:initials="ES">
    <w:p w14:paraId="590E0C23" w14:textId="41D890F8" w:rsidR="00937A88" w:rsidRDefault="00937A88">
      <w:pPr>
        <w:pStyle w:val="Textodecomentrio"/>
      </w:pPr>
      <w:r>
        <w:rPr>
          <w:rStyle w:val="Refdecomentrio"/>
        </w:rPr>
        <w:annotationRef/>
      </w:r>
      <w:r>
        <w:t>Duvida em relação a citação</w:t>
      </w:r>
    </w:p>
  </w:comment>
  <w:comment w:id="264" w:author="Emeson Santos" w:date="2019-07-19T10:18:00Z" w:initials="ES">
    <w:p w14:paraId="7A726B6B" w14:textId="77777777" w:rsidR="008E5081" w:rsidRDefault="008E5081" w:rsidP="008E5081">
      <w:pPr>
        <w:pStyle w:val="Textodecomentrio"/>
        <w:rPr>
          <w:rStyle w:val="Refdecomentrio"/>
        </w:rPr>
      </w:pPr>
      <w:r>
        <w:rPr>
          <w:rStyle w:val="Refdecomentrio"/>
        </w:rPr>
        <w:annotationRef/>
      </w:r>
      <w:r>
        <w:rPr>
          <w:rStyle w:val="Refdecomentrio"/>
        </w:rPr>
        <w:t>Já esta referenciado</w:t>
      </w:r>
    </w:p>
    <w:p w14:paraId="128FF351" w14:textId="77777777" w:rsidR="008E5081" w:rsidRDefault="008E5081" w:rsidP="008E5081">
      <w:pPr>
        <w:pStyle w:val="Textodecomentrio"/>
      </w:pPr>
    </w:p>
  </w:comment>
  <w:comment w:id="265" w:author="Emeson Santos" w:date="2019-08-15T08:18:00Z" w:initials="ES">
    <w:p w14:paraId="37761F40" w14:textId="2250B902" w:rsidR="008E5081" w:rsidRDefault="008E5081" w:rsidP="008E5081">
      <w:pPr>
        <w:pStyle w:val="Textodecomentrio"/>
      </w:pPr>
      <w:r>
        <w:rPr>
          <w:rStyle w:val="Refdecomentrio"/>
        </w:rPr>
        <w:annotationRef/>
      </w:r>
      <w:r w:rsidR="0049115E">
        <w:t>Citação indireta</w:t>
      </w:r>
    </w:p>
  </w:comment>
  <w:comment w:id="365" w:author="Emeson Santos" w:date="2019-07-20T23:01:00Z" w:initials="">
    <w:p w14:paraId="0FB14E06" w14:textId="77777777" w:rsidR="00ED42D7" w:rsidRDefault="00ED42D7">
      <w:pPr>
        <w:widowControl w:val="0"/>
        <w:pBdr>
          <w:top w:val="nil"/>
          <w:left w:val="nil"/>
          <w:bottom w:val="nil"/>
          <w:right w:val="nil"/>
          <w:between w:val="nil"/>
        </w:pBdr>
        <w:spacing w:line="240" w:lineRule="auto"/>
        <w:rPr>
          <w:color w:val="000000"/>
        </w:rPr>
      </w:pPr>
      <w:r>
        <w:rPr>
          <w:color w:val="000000"/>
        </w:rPr>
        <w:t>[ES1]Aqui a parte do resumo da fundamentação teórica que apresenta as seções posteriores</w:t>
      </w:r>
    </w:p>
    <w:p w14:paraId="200AEEAF" w14:textId="77777777" w:rsidR="00ED42D7" w:rsidRDefault="00ED42D7">
      <w:pPr>
        <w:widowControl w:val="0"/>
        <w:pBdr>
          <w:top w:val="nil"/>
          <w:left w:val="nil"/>
          <w:bottom w:val="nil"/>
          <w:right w:val="nil"/>
          <w:between w:val="nil"/>
        </w:pBdr>
        <w:spacing w:line="240" w:lineRule="auto"/>
        <w:rPr>
          <w:color w:val="000000"/>
        </w:rPr>
      </w:pPr>
      <w:r>
        <w:rPr>
          <w:color w:val="000000"/>
        </w:rPr>
        <w:t>Deste capítulo</w:t>
      </w:r>
    </w:p>
  </w:comment>
  <w:comment w:id="376" w:author="Emeson Santos" w:date="2019-07-18T23:32:00Z" w:initials="ES">
    <w:p w14:paraId="5724C8FD" w14:textId="5D76F962" w:rsidR="00ED42D7" w:rsidRDefault="00ED42D7" w:rsidP="004D4C37">
      <w:pPr>
        <w:pStyle w:val="Textodecomentrio"/>
      </w:pPr>
      <w:r>
        <w:rPr>
          <w:rStyle w:val="Refdecomentrio"/>
        </w:rPr>
        <w:annotationRef/>
      </w:r>
      <w:r>
        <w:t>Minha introdução para iniciar da secao</w:t>
      </w:r>
    </w:p>
  </w:comment>
  <w:comment w:id="387" w:author="Emeson Santos" w:date="2019-07-19T09:41:00Z" w:initials="ES">
    <w:p w14:paraId="393F6FCC" w14:textId="77777777" w:rsidR="00ED42D7" w:rsidRDefault="00ED42D7" w:rsidP="004D4C37">
      <w:pPr>
        <w:pStyle w:val="Textodecomentrio"/>
      </w:pPr>
      <w:r>
        <w:rPr>
          <w:rStyle w:val="Refdecomentrio"/>
        </w:rPr>
        <w:annotationRef/>
      </w:r>
      <w:r>
        <w:t>Colocar logo nas referencias</w:t>
      </w:r>
    </w:p>
  </w:comment>
  <w:comment w:id="389" w:author="Emeson Santos" w:date="2019-08-15T18:31:00Z" w:initials="ES">
    <w:p w14:paraId="59F2CFC0" w14:textId="0DCB973F" w:rsidR="00ED42D7" w:rsidRDefault="00ED42D7">
      <w:pPr>
        <w:pStyle w:val="Textodecomentrio"/>
      </w:pPr>
      <w:r>
        <w:rPr>
          <w:rStyle w:val="Refdecomentrio"/>
        </w:rPr>
        <w:annotationRef/>
      </w:r>
      <w:r>
        <w:t>Citação indireta</w:t>
      </w:r>
    </w:p>
  </w:comment>
  <w:comment w:id="484" w:author="Emeson Santos" w:date="2019-07-19T09:49:00Z" w:initials="ES">
    <w:p w14:paraId="632A9BA0" w14:textId="697D9228" w:rsidR="00ED42D7" w:rsidRDefault="00ED42D7" w:rsidP="00B7786C">
      <w:pPr>
        <w:pStyle w:val="Textodecomentrio"/>
      </w:pPr>
      <w:r>
        <w:rPr>
          <w:rStyle w:val="Refdecomentrio"/>
        </w:rPr>
        <w:annotationRef/>
      </w:r>
      <w:r>
        <w:t xml:space="preserve">Já esta referenciada </w:t>
      </w:r>
    </w:p>
  </w:comment>
  <w:comment w:id="480" w:author="Emeson Santos" w:date="2019-08-14T11:12:00Z" w:initials="ES">
    <w:p w14:paraId="6D8E3206" w14:textId="74BB69BB" w:rsidR="00ED42D7" w:rsidRDefault="00ED42D7">
      <w:pPr>
        <w:pStyle w:val="Textodecomentrio"/>
      </w:pPr>
      <w:r>
        <w:rPr>
          <w:rStyle w:val="Refdecomentrio"/>
        </w:rPr>
        <w:annotationRef/>
      </w:r>
      <w:r>
        <w:t>Fazer de forma de citação indireta</w:t>
      </w:r>
    </w:p>
  </w:comment>
  <w:comment w:id="516" w:author="Emeson Santos" w:date="2019-07-19T09:49:00Z" w:initials="ES">
    <w:p w14:paraId="1AB96E91" w14:textId="77777777" w:rsidR="007001C1" w:rsidRDefault="007001C1" w:rsidP="007001C1">
      <w:pPr>
        <w:pStyle w:val="Textodecomentrio"/>
      </w:pPr>
      <w:r>
        <w:rPr>
          <w:rStyle w:val="Refdecomentrio"/>
        </w:rPr>
        <w:annotationRef/>
      </w:r>
      <w:r>
        <w:t xml:space="preserve">Já esta referenciada </w:t>
      </w:r>
    </w:p>
  </w:comment>
  <w:comment w:id="517" w:author="Emeson Santos" w:date="2019-08-15T22:44:00Z" w:initials="ES">
    <w:p w14:paraId="1E890AE2" w14:textId="5692217A" w:rsidR="00836698" w:rsidRDefault="00836698">
      <w:pPr>
        <w:pStyle w:val="Textodecomentrio"/>
      </w:pPr>
      <w:r>
        <w:rPr>
          <w:rStyle w:val="Refdecomentrio"/>
        </w:rPr>
        <w:annotationRef/>
      </w:r>
      <w:r>
        <w:t>Perguntar se esta citado corretamente</w:t>
      </w:r>
    </w:p>
  </w:comment>
  <w:comment w:id="478" w:author="Emeson Santos" w:date="2019-08-15T19:53:00Z" w:initials="ES">
    <w:p w14:paraId="0A2CCB8F" w14:textId="08180BC5" w:rsidR="000056E4" w:rsidRDefault="000056E4">
      <w:pPr>
        <w:pStyle w:val="Textodecomentrio"/>
      </w:pPr>
      <w:r>
        <w:rPr>
          <w:rStyle w:val="Refdecomentrio"/>
        </w:rPr>
        <w:annotationRef/>
      </w:r>
      <w:r>
        <w:t>Citado indiretamente</w:t>
      </w:r>
    </w:p>
  </w:comment>
  <w:comment w:id="532" w:author="Emeson Santos" w:date="2019-07-19T09:53:00Z" w:initials="ES">
    <w:p w14:paraId="42D236A4" w14:textId="77777777" w:rsidR="00ED42D7" w:rsidRDefault="00ED42D7" w:rsidP="004D4C37">
      <w:pPr>
        <w:pStyle w:val="Textodecomentrio"/>
      </w:pPr>
      <w:r>
        <w:rPr>
          <w:rStyle w:val="Refdecomentrio"/>
        </w:rPr>
        <w:annotationRef/>
      </w:r>
      <w:r>
        <w:t>Verificar se é uma citação de algum trabalho ou são palavras de Paulo Vitor</w:t>
      </w:r>
    </w:p>
  </w:comment>
  <w:comment w:id="533" w:author="Emeson Santos" w:date="2019-08-14T11:14:00Z" w:initials="ES">
    <w:p w14:paraId="0250DA90" w14:textId="1C26694E" w:rsidR="00ED42D7" w:rsidRDefault="00ED42D7">
      <w:pPr>
        <w:pStyle w:val="Textodecomentrio"/>
      </w:pPr>
      <w:r>
        <w:rPr>
          <w:rStyle w:val="Refdecomentrio"/>
        </w:rPr>
        <w:annotationRef/>
      </w:r>
      <w:r>
        <w:t>Contextualizar ou excluir</w:t>
      </w:r>
    </w:p>
  </w:comment>
  <w:comment w:id="580" w:author="Emeson Santos" w:date="2019-07-19T10:18:00Z" w:initials="ES">
    <w:p w14:paraId="5C38C5D7" w14:textId="77777777" w:rsidR="00895BC8" w:rsidRDefault="00895BC8" w:rsidP="00895BC8">
      <w:pPr>
        <w:pStyle w:val="Textodecomentrio"/>
        <w:rPr>
          <w:rStyle w:val="Refdecomentrio"/>
        </w:rPr>
      </w:pPr>
      <w:r>
        <w:rPr>
          <w:rStyle w:val="Refdecomentrio"/>
        </w:rPr>
        <w:annotationRef/>
      </w:r>
      <w:r>
        <w:rPr>
          <w:rStyle w:val="Refdecomentrio"/>
        </w:rPr>
        <w:t>Já esta referenciado</w:t>
      </w:r>
    </w:p>
    <w:p w14:paraId="090AC112" w14:textId="77777777" w:rsidR="00895BC8" w:rsidRDefault="00895BC8" w:rsidP="00895BC8">
      <w:pPr>
        <w:pStyle w:val="Textodecomentrio"/>
      </w:pPr>
    </w:p>
  </w:comment>
  <w:comment w:id="581" w:author="Emeson Santos" w:date="2019-08-15T08:18:00Z" w:initials="ES">
    <w:p w14:paraId="7C9D7B98" w14:textId="77777777" w:rsidR="00895BC8" w:rsidRDefault="00895BC8" w:rsidP="00895BC8">
      <w:pPr>
        <w:pStyle w:val="Textodecomentrio"/>
      </w:pPr>
      <w:r>
        <w:rPr>
          <w:rStyle w:val="Refdecomentrio"/>
        </w:rPr>
        <w:annotationRef/>
      </w:r>
      <w:r>
        <w:t>Citar de forma indireta</w:t>
      </w:r>
    </w:p>
  </w:comment>
  <w:comment w:id="543" w:author="Emeson Santos" w:date="2019-07-18T23:31:00Z" w:initials="ES">
    <w:p w14:paraId="1586FCE2" w14:textId="0549E3FF" w:rsidR="00ED42D7" w:rsidRDefault="00ED42D7" w:rsidP="004D4C37">
      <w:pPr>
        <w:pStyle w:val="Textodecomentrio"/>
      </w:pPr>
      <w:r>
        <w:rPr>
          <w:rStyle w:val="Refdecomentrio"/>
        </w:rPr>
        <w:annotationRef/>
      </w:r>
      <w:r w:rsidR="007001C1">
        <w:t>Definição</w:t>
      </w:r>
      <w:r>
        <w:t xml:space="preserve"> de Gerenciamento de processos de negocio</w:t>
      </w:r>
    </w:p>
  </w:comment>
  <w:comment w:id="544" w:author="Emeson Santos" w:date="2019-08-15T08:17:00Z" w:initials="ES">
    <w:p w14:paraId="36A396FE" w14:textId="7DF79490" w:rsidR="00ED42D7" w:rsidRDefault="00ED42D7">
      <w:pPr>
        <w:pStyle w:val="Textodecomentrio"/>
      </w:pPr>
      <w:r>
        <w:rPr>
          <w:rStyle w:val="Refdecomentrio"/>
        </w:rPr>
        <w:annotationRef/>
      </w:r>
      <w:r>
        <w:t>Fazer de forma indireta</w:t>
      </w:r>
    </w:p>
  </w:comment>
  <w:comment w:id="545" w:author="Emeson Santos" w:date="2019-07-19T09:58:00Z" w:initials="ES">
    <w:p w14:paraId="76A032A1" w14:textId="77777777" w:rsidR="00ED42D7" w:rsidRDefault="00ED42D7" w:rsidP="004D4C37">
      <w:pPr>
        <w:pStyle w:val="Textodecomentrio"/>
        <w:numPr>
          <w:ilvl w:val="0"/>
          <w:numId w:val="10"/>
        </w:numPr>
      </w:pPr>
      <w:r>
        <w:rPr>
          <w:rStyle w:val="Refdecomentrio"/>
        </w:rPr>
        <w:annotationRef/>
      </w:r>
      <w:r>
        <w:t>referenciado</w:t>
      </w:r>
    </w:p>
  </w:comment>
  <w:comment w:id="593" w:author="Emeson Santos" w:date="2019-07-19T10:18:00Z" w:initials="ES">
    <w:p w14:paraId="7AC34418" w14:textId="77777777" w:rsidR="00ED42D7" w:rsidRDefault="00ED42D7" w:rsidP="004D4C37">
      <w:pPr>
        <w:pStyle w:val="Textodecomentrio"/>
        <w:rPr>
          <w:rStyle w:val="Refdecomentrio"/>
        </w:rPr>
      </w:pPr>
      <w:r>
        <w:rPr>
          <w:rStyle w:val="Refdecomentrio"/>
        </w:rPr>
        <w:annotationRef/>
      </w:r>
      <w:r>
        <w:rPr>
          <w:rStyle w:val="Refdecomentrio"/>
        </w:rPr>
        <w:t>Já esta referenciado</w:t>
      </w:r>
    </w:p>
    <w:p w14:paraId="3018456E" w14:textId="77777777" w:rsidR="00ED42D7" w:rsidRDefault="00ED42D7" w:rsidP="004D4C37">
      <w:pPr>
        <w:pStyle w:val="Textodecomentrio"/>
      </w:pPr>
    </w:p>
  </w:comment>
  <w:comment w:id="594" w:author="Emeson Santos" w:date="2019-08-15T08:18:00Z" w:initials="ES">
    <w:p w14:paraId="1E0B4D5A" w14:textId="1345B700" w:rsidR="00ED42D7" w:rsidRDefault="00ED42D7">
      <w:pPr>
        <w:pStyle w:val="Textodecomentrio"/>
      </w:pPr>
      <w:r>
        <w:rPr>
          <w:rStyle w:val="Refdecomentrio"/>
        </w:rPr>
        <w:annotationRef/>
      </w:r>
      <w:r>
        <w:t>Citar de forma indireta</w:t>
      </w:r>
    </w:p>
  </w:comment>
  <w:comment w:id="686" w:author="Emeson Santos" w:date="2019-07-19T10:19:00Z" w:initials="ES">
    <w:p w14:paraId="2E2C586A" w14:textId="77777777" w:rsidR="00ED42D7" w:rsidRDefault="00ED42D7" w:rsidP="004D4C37">
      <w:pPr>
        <w:pStyle w:val="Textodecomentrio"/>
      </w:pPr>
      <w:r>
        <w:rPr>
          <w:rStyle w:val="Refdecomentrio"/>
        </w:rPr>
        <w:annotationRef/>
      </w:r>
      <w:r>
        <w:t>Colocar a referencia</w:t>
      </w:r>
    </w:p>
  </w:comment>
  <w:comment w:id="690" w:author="Emeson Santos" w:date="2019-07-19T10:20:00Z" w:initials="ES">
    <w:p w14:paraId="7648B0F9" w14:textId="77777777" w:rsidR="00ED42D7" w:rsidRDefault="00ED42D7" w:rsidP="004D4C37">
      <w:pPr>
        <w:pStyle w:val="Textodecomentrio"/>
      </w:pPr>
      <w:r>
        <w:rPr>
          <w:rStyle w:val="Refdecomentrio"/>
        </w:rPr>
        <w:annotationRef/>
      </w:r>
      <w:r>
        <w:t>Colocar a referencia</w:t>
      </w:r>
    </w:p>
  </w:comment>
  <w:comment w:id="693" w:author="Emeson Santos" w:date="2019-07-19T10:20:00Z" w:initials="ES">
    <w:p w14:paraId="5DBA31D2" w14:textId="77777777" w:rsidR="00ED42D7" w:rsidRDefault="00ED42D7" w:rsidP="004D4C37">
      <w:pPr>
        <w:pStyle w:val="Textodecomentrio"/>
      </w:pPr>
      <w:r>
        <w:rPr>
          <w:rStyle w:val="Refdecomentrio"/>
        </w:rPr>
        <w:annotationRef/>
      </w:r>
      <w:r>
        <w:t>Colocar na referência</w:t>
      </w:r>
    </w:p>
  </w:comment>
  <w:comment w:id="599" w:author="Emeson Santos" w:date="2019-08-15T21:50:00Z" w:initials="ES">
    <w:p w14:paraId="5509C84B" w14:textId="29FA6918" w:rsidR="0047588B" w:rsidRDefault="0047588B">
      <w:pPr>
        <w:pStyle w:val="Textodecomentrio"/>
      </w:pPr>
      <w:r>
        <w:rPr>
          <w:rStyle w:val="Refdecomentrio"/>
        </w:rPr>
        <w:annotationRef/>
      </w:r>
      <w:r>
        <w:t>Citado de forma indireta</w:t>
      </w:r>
    </w:p>
  </w:comment>
  <w:comment w:id="715" w:author="Emeson Santos" w:date="2019-08-09T21:37:00Z" w:initials="ES">
    <w:p w14:paraId="62CC1CF9" w14:textId="55A6BEE5" w:rsidR="00ED42D7" w:rsidRDefault="00ED42D7">
      <w:pPr>
        <w:pStyle w:val="Textodecomentrio"/>
      </w:pPr>
      <w:r>
        <w:rPr>
          <w:rStyle w:val="Refdecomentrio"/>
        </w:rPr>
        <w:annotationRef/>
      </w:r>
      <w:r w:rsidR="002E6806">
        <w:rPr>
          <w:rStyle w:val="Refdecomentrio"/>
        </w:rPr>
        <w:t>Citado de forma indireta</w:t>
      </w:r>
    </w:p>
  </w:comment>
  <w:comment w:id="702" w:author="Emeson Santos" w:date="2019-07-18T23:28:00Z" w:initials="ES">
    <w:p w14:paraId="2F721016" w14:textId="77777777" w:rsidR="00ED42D7" w:rsidRDefault="00ED42D7" w:rsidP="004D4C37">
      <w:pPr>
        <w:pStyle w:val="Textodecomentrio"/>
      </w:pPr>
      <w:r>
        <w:rPr>
          <w:rStyle w:val="Refdecomentrio"/>
        </w:rPr>
        <w:annotationRef/>
      </w:r>
      <w:r>
        <w:t xml:space="preserve">Meu entendimento sobre essa secao em relação as definições </w:t>
      </w:r>
    </w:p>
  </w:comment>
  <w:comment w:id="932" w:author="Emeson Santos" w:date="2019-07-19T10:26:00Z" w:initials="ES">
    <w:p w14:paraId="45DFE8A5" w14:textId="31CB40B5" w:rsidR="00ED42D7" w:rsidRDefault="00ED42D7" w:rsidP="004D4C37">
      <w:pPr>
        <w:pStyle w:val="Textodecomentrio"/>
      </w:pPr>
      <w:r>
        <w:rPr>
          <w:rStyle w:val="Refdecomentrio"/>
        </w:rPr>
        <w:annotationRef/>
      </w:r>
      <w:r w:rsidR="00A56173">
        <w:rPr>
          <w:rFonts w:ascii="Times New Roman" w:hAnsi="Times New Roman" w:cs="Times New Roman"/>
        </w:rPr>
        <w:t>Já foi referenciado</w:t>
      </w:r>
    </w:p>
  </w:comment>
  <w:comment w:id="997" w:author="Emeson Santos" w:date="2019-08-15T21:52:00Z" w:initials="ES">
    <w:p w14:paraId="5CF26670" w14:textId="77777777" w:rsidR="005B3441" w:rsidRDefault="005B3441" w:rsidP="005B3441">
      <w:pPr>
        <w:pStyle w:val="Textodecomentrio"/>
      </w:pPr>
      <w:r>
        <w:rPr>
          <w:rStyle w:val="Refdecomentrio"/>
        </w:rPr>
        <w:annotationRef/>
      </w:r>
      <w:r>
        <w:t>Citado de forma indireta</w:t>
      </w:r>
    </w:p>
  </w:comment>
  <w:comment w:id="929" w:author="Emeson Santos" w:date="2019-08-15T08:27:00Z" w:initials="ES">
    <w:p w14:paraId="37288687" w14:textId="5E9EC846" w:rsidR="00ED42D7" w:rsidRDefault="00ED42D7">
      <w:pPr>
        <w:pStyle w:val="Textodecomentrio"/>
      </w:pPr>
      <w:r>
        <w:rPr>
          <w:rStyle w:val="Refdecomentrio"/>
        </w:rPr>
        <w:annotationRef/>
      </w:r>
      <w:r>
        <w:t>Fazer de forma indireta</w:t>
      </w:r>
    </w:p>
  </w:comment>
  <w:comment w:id="1003" w:author="Emeson Santos" w:date="2019-08-15T21:00:00Z" w:initials="ES">
    <w:p w14:paraId="4B831F18" w14:textId="0A1BA50A" w:rsidR="00831B42" w:rsidRDefault="00831B42">
      <w:pPr>
        <w:pStyle w:val="Textodecomentrio"/>
      </w:pPr>
      <w:r>
        <w:rPr>
          <w:rStyle w:val="Refdecomentrio"/>
        </w:rPr>
        <w:annotationRef/>
      </w:r>
      <w:r>
        <w:t>Citado indiretamente</w:t>
      </w:r>
    </w:p>
  </w:comment>
  <w:comment w:id="1004" w:author="Emeson Santos" w:date="2019-08-15T21:01:00Z" w:initials="ES">
    <w:p w14:paraId="7944DDD4" w14:textId="0D632908" w:rsidR="00A56173" w:rsidRDefault="00A56173">
      <w:pPr>
        <w:pStyle w:val="Textodecomentrio"/>
      </w:pPr>
      <w:r>
        <w:rPr>
          <w:rStyle w:val="Refdecomentrio"/>
        </w:rPr>
        <w:annotationRef/>
      </w:r>
      <w:r>
        <w:t>Já foi referenciado</w:t>
      </w:r>
    </w:p>
  </w:comment>
  <w:comment w:id="1050" w:author="Emeson Santos" w:date="2019-08-14T13:22:00Z" w:initials="ES">
    <w:p w14:paraId="160E641A" w14:textId="5A38B4D6" w:rsidR="00ED42D7" w:rsidRDefault="00ED42D7">
      <w:pPr>
        <w:pStyle w:val="Textodecomentrio"/>
      </w:pPr>
      <w:r>
        <w:rPr>
          <w:rStyle w:val="Refdecomentrio"/>
        </w:rPr>
        <w:annotationRef/>
      </w:r>
      <w:r>
        <w:t>Citar aqui de forma indireta</w:t>
      </w:r>
    </w:p>
    <w:p w14:paraId="75635603" w14:textId="3F82C00C" w:rsidR="00ED42D7" w:rsidRDefault="00ED42D7">
      <w:pPr>
        <w:pStyle w:val="Textodecomentrio"/>
      </w:pPr>
    </w:p>
  </w:comment>
  <w:comment w:id="1051" w:author="Emeson Santos" w:date="2019-08-14T13:45:00Z" w:initials="ES">
    <w:p w14:paraId="0B76BF1B" w14:textId="619F1DDF" w:rsidR="00ED42D7" w:rsidRDefault="00ED42D7">
      <w:pPr>
        <w:pStyle w:val="Textodecomentrio"/>
      </w:pPr>
      <w:r>
        <w:rPr>
          <w:rStyle w:val="Refdecomentrio"/>
        </w:rPr>
        <w:annotationRef/>
      </w:r>
      <w:r>
        <w:t>Comparar com o próximo paragrafo pra ver se a citação esta feita de forma indireta corretamente</w:t>
      </w:r>
    </w:p>
  </w:comment>
  <w:comment w:id="1052" w:author="Emeson Santos" w:date="2019-08-15T21:52:00Z" w:initials="ES">
    <w:p w14:paraId="7DB7A0AE" w14:textId="525C9210" w:rsidR="005B3441" w:rsidRDefault="005B3441">
      <w:pPr>
        <w:pStyle w:val="Textodecomentrio"/>
      </w:pPr>
      <w:r>
        <w:rPr>
          <w:rStyle w:val="Refdecomentrio"/>
        </w:rPr>
        <w:annotationRef/>
      </w:r>
      <w:r>
        <w:t>Citado de forma indireta</w:t>
      </w:r>
    </w:p>
  </w:comment>
  <w:comment w:id="1057" w:author="Emeson Santos" w:date="2019-07-19T10:19:00Z" w:initials="ES">
    <w:p w14:paraId="4346E3B7" w14:textId="77777777" w:rsidR="00ED42D7" w:rsidRDefault="00ED42D7" w:rsidP="55997AC8">
      <w:r>
        <w:t>Colocar a referencia</w:t>
      </w:r>
      <w:r>
        <w:annotationRef/>
      </w:r>
    </w:p>
  </w:comment>
  <w:comment w:id="1058" w:author="Emeson Santos" w:date="2019-07-19T10:19:00Z" w:initials="ES">
    <w:p w14:paraId="440DD0B3" w14:textId="77777777" w:rsidR="00ED42D7" w:rsidRDefault="00ED42D7" w:rsidP="55997AC8">
      <w:r>
        <w:t>Colocar a referencia</w:t>
      </w:r>
      <w:r>
        <w:annotationRef/>
      </w:r>
    </w:p>
  </w:comment>
  <w:comment w:id="1064" w:author="Emeson Santos" w:date="2019-08-16T00:57:00Z" w:initials="ES">
    <w:p w14:paraId="4C064610" w14:textId="3D710623" w:rsidR="00937A88" w:rsidRDefault="00937A88">
      <w:pPr>
        <w:pStyle w:val="Textodecomentrio"/>
      </w:pPr>
      <w:r>
        <w:rPr>
          <w:rStyle w:val="Refdecomentrio"/>
        </w:rPr>
        <w:annotationRef/>
      </w:r>
      <w:r>
        <w:t>Duvida com o professor</w:t>
      </w:r>
    </w:p>
  </w:comment>
  <w:comment w:id="1069" w:author="Emeson Santos" w:date="2019-08-12T11:25:00Z" w:initials="ES">
    <w:p w14:paraId="6D3D2FE3" w14:textId="278F1321" w:rsidR="00ED42D7" w:rsidRDefault="00ED42D7">
      <w:pPr>
        <w:pStyle w:val="Textodecomentrio"/>
      </w:pPr>
      <w:r>
        <w:rPr>
          <w:rStyle w:val="Refdecomentrio"/>
        </w:rPr>
        <w:annotationRef/>
      </w:r>
      <w:r>
        <w:t>Esperando aprovação do professor</w:t>
      </w:r>
    </w:p>
  </w:comment>
  <w:comment w:id="1070" w:author="Emeson Santos" w:date="2019-08-12T11:26:00Z" w:initials="ES">
    <w:p w14:paraId="492135E9" w14:textId="0B8EC5B0" w:rsidR="00ED42D7" w:rsidRDefault="00ED42D7">
      <w:pPr>
        <w:pStyle w:val="Textodecomentrio"/>
      </w:pPr>
      <w:r>
        <w:rPr>
          <w:rStyle w:val="Refdecomentrio"/>
        </w:rPr>
        <w:annotationRef/>
      </w:r>
      <w:r>
        <w:t>Esperando aprovação do professor</w:t>
      </w:r>
    </w:p>
  </w:comment>
  <w:comment w:id="1071" w:author="Emeson Santos" w:date="2019-08-12T11:26:00Z" w:initials="ES">
    <w:p w14:paraId="7F42BB0A" w14:textId="48B0D115" w:rsidR="00ED42D7" w:rsidRDefault="00ED42D7">
      <w:pPr>
        <w:pStyle w:val="Textodecomentrio"/>
      </w:pPr>
      <w:r>
        <w:rPr>
          <w:rStyle w:val="Refdecomentrio"/>
        </w:rPr>
        <w:annotationRef/>
      </w:r>
      <w:r>
        <w:t>Esperando aprovação do professor</w:t>
      </w:r>
    </w:p>
  </w:comment>
  <w:comment w:id="1072" w:author="Emeson Santos" w:date="2019-08-12T11:27:00Z" w:initials="ES">
    <w:p w14:paraId="4251DEE8" w14:textId="317AF0E2" w:rsidR="00ED42D7" w:rsidRDefault="00ED42D7">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55ECAD64" w15:done="0"/>
  <w15:commentEx w15:paraId="590E0C23" w15:done="0"/>
  <w15:commentEx w15:paraId="128FF351" w15:done="0"/>
  <w15:commentEx w15:paraId="37761F40" w15:paraIdParent="128FF351" w15:done="0"/>
  <w15:commentEx w15:paraId="200AEEAF" w15:done="0"/>
  <w15:commentEx w15:paraId="5724C8FD" w15:done="0"/>
  <w15:commentEx w15:paraId="393F6FCC" w15:done="0"/>
  <w15:commentEx w15:paraId="59F2CFC0" w15:done="0"/>
  <w15:commentEx w15:paraId="632A9BA0" w15:done="0"/>
  <w15:commentEx w15:paraId="6D8E3206" w15:done="0"/>
  <w15:commentEx w15:paraId="1AB96E91" w15:done="0"/>
  <w15:commentEx w15:paraId="1E890AE2" w15:paraIdParent="1AB96E91" w15:done="0"/>
  <w15:commentEx w15:paraId="0A2CCB8F" w15:done="0"/>
  <w15:commentEx w15:paraId="42D236A4" w15:done="0"/>
  <w15:commentEx w15:paraId="0250DA90" w15:done="0"/>
  <w15:commentEx w15:paraId="090AC112" w15:done="0"/>
  <w15:commentEx w15:paraId="7C9D7B98" w15:paraIdParent="090AC112"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4C064610"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55ECAD64" w16cid:durableId="20FE6612"/>
  <w16cid:commentId w16cid:paraId="590E0C23" w16cid:durableId="21007E90"/>
  <w16cid:commentId w16cid:paraId="128FF351" w16cid:durableId="2100EA77"/>
  <w16cid:commentId w16cid:paraId="37761F40" w16cid:durableId="2100EA78"/>
  <w16cid:commentId w16cid:paraId="200AEEAF" w16cid:durableId="20F52891"/>
  <w16cid:commentId w16cid:paraId="5724C8FD" w16cid:durableId="20DB7FF8"/>
  <w16cid:commentId w16cid:paraId="393F6FCC" w16cid:durableId="20DC0EC9"/>
  <w16cid:commentId w16cid:paraId="59F2CFC0" w16cid:durableId="2100237B"/>
  <w16cid:commentId w16cid:paraId="632A9BA0" w16cid:durableId="20DC10AB"/>
  <w16cid:commentId w16cid:paraId="6D8E3206" w16cid:durableId="20FE6B0A"/>
  <w16cid:commentId w16cid:paraId="1AB96E91" w16cid:durableId="21002836"/>
  <w16cid:commentId w16cid:paraId="1E890AE2" w16cid:durableId="21005EBD"/>
  <w16cid:commentId w16cid:paraId="0A2CCB8F" w16cid:durableId="210036C6"/>
  <w16cid:commentId w16cid:paraId="42D236A4" w16cid:durableId="20DC117E"/>
  <w16cid:commentId w16cid:paraId="0250DA90" w16cid:durableId="20FE6BA3"/>
  <w16cid:commentId w16cid:paraId="090AC112" w16cid:durableId="2100EA84"/>
  <w16cid:commentId w16cid:paraId="7C9D7B98" w16cid:durableId="2100EA85"/>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4C064610" w16cid:durableId="21007DEA"/>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EDC81" w14:textId="77777777" w:rsidR="00A926C1" w:rsidRDefault="00A926C1">
      <w:pPr>
        <w:spacing w:line="240" w:lineRule="auto"/>
      </w:pPr>
      <w:r>
        <w:separator/>
      </w:r>
    </w:p>
  </w:endnote>
  <w:endnote w:type="continuationSeparator" w:id="0">
    <w:p w14:paraId="5D84D975" w14:textId="77777777" w:rsidR="00A926C1" w:rsidRDefault="00A92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ED42D7" w:rsidRDefault="00ED42D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E7EB5" w14:textId="77777777" w:rsidR="00A926C1" w:rsidRDefault="00A926C1">
      <w:pPr>
        <w:spacing w:line="240" w:lineRule="auto"/>
      </w:pPr>
      <w:r>
        <w:separator/>
      </w:r>
    </w:p>
  </w:footnote>
  <w:footnote w:type="continuationSeparator" w:id="0">
    <w:p w14:paraId="58FDA6FF" w14:textId="77777777" w:rsidR="00A926C1" w:rsidRDefault="00A926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ED42D7" w:rsidRDefault="00ED42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6"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7"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8"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0"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1"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3"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14"/>
  </w:num>
  <w:num w:numId="5">
    <w:abstractNumId w:val="7"/>
  </w:num>
  <w:num w:numId="6">
    <w:abstractNumId w:val="2"/>
  </w:num>
  <w:num w:numId="7">
    <w:abstractNumId w:val="0"/>
  </w:num>
  <w:num w:numId="8">
    <w:abstractNumId w:val="6"/>
  </w:num>
  <w:num w:numId="9">
    <w:abstractNumId w:val="1"/>
  </w:num>
  <w:num w:numId="10">
    <w:abstractNumId w:val="8"/>
  </w:num>
  <w:num w:numId="11">
    <w:abstractNumId w:val="4"/>
  </w:num>
  <w:num w:numId="12">
    <w:abstractNumId w:val="11"/>
  </w:num>
  <w:num w:numId="13">
    <w:abstractNumId w:val="10"/>
  </w:num>
  <w:num w:numId="14">
    <w:abstractNumId w:val="13"/>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18E0"/>
    <w:rsid w:val="00024E78"/>
    <w:rsid w:val="00025265"/>
    <w:rsid w:val="00027881"/>
    <w:rsid w:val="00030A48"/>
    <w:rsid w:val="000351D2"/>
    <w:rsid w:val="00041A06"/>
    <w:rsid w:val="000533A3"/>
    <w:rsid w:val="00075A6D"/>
    <w:rsid w:val="00092410"/>
    <w:rsid w:val="000A48C8"/>
    <w:rsid w:val="000B0DBD"/>
    <w:rsid w:val="000B0E08"/>
    <w:rsid w:val="000B7ED1"/>
    <w:rsid w:val="000C1126"/>
    <w:rsid w:val="000C1A3C"/>
    <w:rsid w:val="000C7D8A"/>
    <w:rsid w:val="000F2D98"/>
    <w:rsid w:val="000F381E"/>
    <w:rsid w:val="00102E5C"/>
    <w:rsid w:val="0010773B"/>
    <w:rsid w:val="001111B3"/>
    <w:rsid w:val="00124999"/>
    <w:rsid w:val="00135233"/>
    <w:rsid w:val="0014269E"/>
    <w:rsid w:val="00142F55"/>
    <w:rsid w:val="00144914"/>
    <w:rsid w:val="001500C1"/>
    <w:rsid w:val="001613DD"/>
    <w:rsid w:val="001666EE"/>
    <w:rsid w:val="00171A10"/>
    <w:rsid w:val="0017272E"/>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5A41"/>
    <w:rsid w:val="00235BB2"/>
    <w:rsid w:val="00240F7C"/>
    <w:rsid w:val="0024696E"/>
    <w:rsid w:val="002816F4"/>
    <w:rsid w:val="002917CD"/>
    <w:rsid w:val="002A2AEB"/>
    <w:rsid w:val="002A5CCE"/>
    <w:rsid w:val="002B149A"/>
    <w:rsid w:val="002B2F96"/>
    <w:rsid w:val="002B6F9B"/>
    <w:rsid w:val="002C367F"/>
    <w:rsid w:val="002D4373"/>
    <w:rsid w:val="002D7F3E"/>
    <w:rsid w:val="002E0E14"/>
    <w:rsid w:val="002E6806"/>
    <w:rsid w:val="002F05DD"/>
    <w:rsid w:val="002F72CA"/>
    <w:rsid w:val="00315278"/>
    <w:rsid w:val="00317765"/>
    <w:rsid w:val="003277E6"/>
    <w:rsid w:val="0033247B"/>
    <w:rsid w:val="0033560A"/>
    <w:rsid w:val="00343DFD"/>
    <w:rsid w:val="00356CFA"/>
    <w:rsid w:val="00361632"/>
    <w:rsid w:val="00370240"/>
    <w:rsid w:val="00371669"/>
    <w:rsid w:val="003777D0"/>
    <w:rsid w:val="00383298"/>
    <w:rsid w:val="00387DA1"/>
    <w:rsid w:val="003C2287"/>
    <w:rsid w:val="003C2AF4"/>
    <w:rsid w:val="003C7417"/>
    <w:rsid w:val="003D7E5C"/>
    <w:rsid w:val="003F0C38"/>
    <w:rsid w:val="003F3C4F"/>
    <w:rsid w:val="00400281"/>
    <w:rsid w:val="00401640"/>
    <w:rsid w:val="00410348"/>
    <w:rsid w:val="0041273F"/>
    <w:rsid w:val="00415D77"/>
    <w:rsid w:val="004240D8"/>
    <w:rsid w:val="00433877"/>
    <w:rsid w:val="00433BD0"/>
    <w:rsid w:val="00454854"/>
    <w:rsid w:val="00470E77"/>
    <w:rsid w:val="004729DA"/>
    <w:rsid w:val="0047588B"/>
    <w:rsid w:val="0049115E"/>
    <w:rsid w:val="00491861"/>
    <w:rsid w:val="004A0712"/>
    <w:rsid w:val="004A16FF"/>
    <w:rsid w:val="004A506C"/>
    <w:rsid w:val="004B2A55"/>
    <w:rsid w:val="004C52B2"/>
    <w:rsid w:val="004C776B"/>
    <w:rsid w:val="004D4C37"/>
    <w:rsid w:val="004F7BC9"/>
    <w:rsid w:val="00513E8F"/>
    <w:rsid w:val="0052259D"/>
    <w:rsid w:val="0052552C"/>
    <w:rsid w:val="005302A8"/>
    <w:rsid w:val="00535D8C"/>
    <w:rsid w:val="005472C5"/>
    <w:rsid w:val="005618BD"/>
    <w:rsid w:val="00563813"/>
    <w:rsid w:val="005A6233"/>
    <w:rsid w:val="005B3441"/>
    <w:rsid w:val="005B37F3"/>
    <w:rsid w:val="005C5F25"/>
    <w:rsid w:val="005C7404"/>
    <w:rsid w:val="005D13AB"/>
    <w:rsid w:val="005E0226"/>
    <w:rsid w:val="005F00AD"/>
    <w:rsid w:val="005F7E9E"/>
    <w:rsid w:val="00600215"/>
    <w:rsid w:val="006200B7"/>
    <w:rsid w:val="00621A3B"/>
    <w:rsid w:val="0064206D"/>
    <w:rsid w:val="006841ED"/>
    <w:rsid w:val="00684579"/>
    <w:rsid w:val="00697633"/>
    <w:rsid w:val="006B5011"/>
    <w:rsid w:val="006C70F2"/>
    <w:rsid w:val="006D1A48"/>
    <w:rsid w:val="006D4103"/>
    <w:rsid w:val="006D7173"/>
    <w:rsid w:val="006E1C57"/>
    <w:rsid w:val="007001C1"/>
    <w:rsid w:val="00700246"/>
    <w:rsid w:val="007044A5"/>
    <w:rsid w:val="007119AE"/>
    <w:rsid w:val="0071402D"/>
    <w:rsid w:val="007152F3"/>
    <w:rsid w:val="007308E0"/>
    <w:rsid w:val="00734D82"/>
    <w:rsid w:val="0074382A"/>
    <w:rsid w:val="007648A3"/>
    <w:rsid w:val="007716FF"/>
    <w:rsid w:val="007726A2"/>
    <w:rsid w:val="00787FA2"/>
    <w:rsid w:val="007A3614"/>
    <w:rsid w:val="007B3A20"/>
    <w:rsid w:val="007D20F7"/>
    <w:rsid w:val="007E6678"/>
    <w:rsid w:val="007F5C03"/>
    <w:rsid w:val="007F6D57"/>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A00"/>
    <w:rsid w:val="008913CD"/>
    <w:rsid w:val="00895BC8"/>
    <w:rsid w:val="008B0296"/>
    <w:rsid w:val="008C0704"/>
    <w:rsid w:val="008C1153"/>
    <w:rsid w:val="008C1BC8"/>
    <w:rsid w:val="008C5DE4"/>
    <w:rsid w:val="008C7A63"/>
    <w:rsid w:val="008E4EC6"/>
    <w:rsid w:val="008E5081"/>
    <w:rsid w:val="00905B1F"/>
    <w:rsid w:val="009115FF"/>
    <w:rsid w:val="00916296"/>
    <w:rsid w:val="009267AA"/>
    <w:rsid w:val="00934765"/>
    <w:rsid w:val="00935DF4"/>
    <w:rsid w:val="00937A88"/>
    <w:rsid w:val="0097718D"/>
    <w:rsid w:val="00981A18"/>
    <w:rsid w:val="009872DF"/>
    <w:rsid w:val="00987A92"/>
    <w:rsid w:val="009A1D52"/>
    <w:rsid w:val="009B39BE"/>
    <w:rsid w:val="009C2748"/>
    <w:rsid w:val="009C334B"/>
    <w:rsid w:val="009D1434"/>
    <w:rsid w:val="009D5892"/>
    <w:rsid w:val="009E14E4"/>
    <w:rsid w:val="009E2115"/>
    <w:rsid w:val="009E5637"/>
    <w:rsid w:val="00A10DE3"/>
    <w:rsid w:val="00A329C9"/>
    <w:rsid w:val="00A41D7C"/>
    <w:rsid w:val="00A559FB"/>
    <w:rsid w:val="00A56173"/>
    <w:rsid w:val="00A66F16"/>
    <w:rsid w:val="00A70813"/>
    <w:rsid w:val="00A77B54"/>
    <w:rsid w:val="00A81087"/>
    <w:rsid w:val="00A82604"/>
    <w:rsid w:val="00A8651F"/>
    <w:rsid w:val="00A865EC"/>
    <w:rsid w:val="00A86963"/>
    <w:rsid w:val="00A926C1"/>
    <w:rsid w:val="00A93158"/>
    <w:rsid w:val="00AB5F74"/>
    <w:rsid w:val="00AB6090"/>
    <w:rsid w:val="00AD0957"/>
    <w:rsid w:val="00B13545"/>
    <w:rsid w:val="00B14F54"/>
    <w:rsid w:val="00B2635D"/>
    <w:rsid w:val="00B55260"/>
    <w:rsid w:val="00B56312"/>
    <w:rsid w:val="00B7786C"/>
    <w:rsid w:val="00B90CFF"/>
    <w:rsid w:val="00B91529"/>
    <w:rsid w:val="00B974BF"/>
    <w:rsid w:val="00BA512E"/>
    <w:rsid w:val="00BA76DE"/>
    <w:rsid w:val="00BB1B18"/>
    <w:rsid w:val="00BD0ED8"/>
    <w:rsid w:val="00BD13C7"/>
    <w:rsid w:val="00BD7A79"/>
    <w:rsid w:val="00BE5D2A"/>
    <w:rsid w:val="00BF1375"/>
    <w:rsid w:val="00BF1FB1"/>
    <w:rsid w:val="00C112DC"/>
    <w:rsid w:val="00C257D8"/>
    <w:rsid w:val="00C43D3A"/>
    <w:rsid w:val="00C4455D"/>
    <w:rsid w:val="00C57330"/>
    <w:rsid w:val="00C607D4"/>
    <w:rsid w:val="00C75BAF"/>
    <w:rsid w:val="00C778DD"/>
    <w:rsid w:val="00C90049"/>
    <w:rsid w:val="00CA78B4"/>
    <w:rsid w:val="00CB05E4"/>
    <w:rsid w:val="00CC45D5"/>
    <w:rsid w:val="00CC784B"/>
    <w:rsid w:val="00CD434B"/>
    <w:rsid w:val="00CD6B9A"/>
    <w:rsid w:val="00D164FD"/>
    <w:rsid w:val="00D204DF"/>
    <w:rsid w:val="00D33D68"/>
    <w:rsid w:val="00D447B2"/>
    <w:rsid w:val="00D46D5E"/>
    <w:rsid w:val="00D55EBF"/>
    <w:rsid w:val="00D6688C"/>
    <w:rsid w:val="00D72F44"/>
    <w:rsid w:val="00D839E4"/>
    <w:rsid w:val="00D85BD5"/>
    <w:rsid w:val="00D863C2"/>
    <w:rsid w:val="00D91590"/>
    <w:rsid w:val="00D91E5B"/>
    <w:rsid w:val="00DC3C8A"/>
    <w:rsid w:val="00DC6728"/>
    <w:rsid w:val="00DD6E53"/>
    <w:rsid w:val="00DF2007"/>
    <w:rsid w:val="00E030BD"/>
    <w:rsid w:val="00E162F1"/>
    <w:rsid w:val="00E221FC"/>
    <w:rsid w:val="00E31EAA"/>
    <w:rsid w:val="00E33A01"/>
    <w:rsid w:val="00E47D7E"/>
    <w:rsid w:val="00E54401"/>
    <w:rsid w:val="00E55282"/>
    <w:rsid w:val="00E6284A"/>
    <w:rsid w:val="00E6477E"/>
    <w:rsid w:val="00E649F4"/>
    <w:rsid w:val="00E75127"/>
    <w:rsid w:val="00E7541E"/>
    <w:rsid w:val="00E84DB3"/>
    <w:rsid w:val="00E86EB1"/>
    <w:rsid w:val="00E93D53"/>
    <w:rsid w:val="00E95A25"/>
    <w:rsid w:val="00EB4526"/>
    <w:rsid w:val="00EC4F66"/>
    <w:rsid w:val="00EC79F0"/>
    <w:rsid w:val="00ED42D7"/>
    <w:rsid w:val="00EE30D6"/>
    <w:rsid w:val="00EE4830"/>
    <w:rsid w:val="00EE5830"/>
    <w:rsid w:val="00EF1702"/>
    <w:rsid w:val="00F03C65"/>
    <w:rsid w:val="00F07D9F"/>
    <w:rsid w:val="00F10A0A"/>
    <w:rsid w:val="00F21EB5"/>
    <w:rsid w:val="00F60D93"/>
    <w:rsid w:val="00F67D75"/>
    <w:rsid w:val="00F70D9A"/>
    <w:rsid w:val="00F85D41"/>
    <w:rsid w:val="00F87F83"/>
    <w:rsid w:val="00F90652"/>
    <w:rsid w:val="00F910FB"/>
    <w:rsid w:val="00FA0D38"/>
    <w:rsid w:val="00FA5BE1"/>
    <w:rsid w:val="00FA7348"/>
    <w:rsid w:val="00FB4609"/>
    <w:rsid w:val="00FB496E"/>
    <w:rsid w:val="00FB505B"/>
    <w:rsid w:val="00FE6672"/>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6.wdp"/><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hdphoto" Target="media/hdphoto1.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microsoft.com/office/2007/relationships/hdphoto" Target="media/hdphoto5.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9.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microsoft.com/office/2007/relationships/hdphoto" Target="media/hdphoto4.wdp"/><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3.wdp"/><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815D9-63AF-4AFD-9870-BD297C31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38</Pages>
  <Words>8855</Words>
  <Characters>47822</Characters>
  <Application>Microsoft Office Word</Application>
  <DocSecurity>0</DocSecurity>
  <Lines>398</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250</cp:revision>
  <dcterms:created xsi:type="dcterms:W3CDTF">2019-08-07T13:38:00Z</dcterms:created>
  <dcterms:modified xsi:type="dcterms:W3CDTF">2019-08-16T11:45:00Z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