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DE9E6AC" w14:textId="77777777" w:rsidR="004A0712" w:rsidRPr="00647DAB" w:rsidRDefault="004240D8">
      <w:pPr>
        <w:spacing w:after="80"/>
        <w:jc w:val="center"/>
        <w:rPr>
          <w:rFonts w:eastAsia="Times New Roman" w:cs="Times New Roman"/>
          <w:b/>
          <w:sz w:val="28"/>
          <w:szCs w:val="28"/>
        </w:rPr>
      </w:pPr>
      <w:bookmarkStart w:id="0" w:name="_GoBack"/>
      <w:bookmarkEnd w:id="0"/>
      <w:r w:rsidRPr="00647DAB">
        <w:rPr>
          <w:rFonts w:eastAsia="Times New Roman" w:cs="Times New Roman"/>
          <w:b/>
          <w:sz w:val="28"/>
          <w:szCs w:val="28"/>
        </w:rPr>
        <w:t>UNIVERSIDADE FEDERAL DE SERGIPE</w:t>
      </w:r>
    </w:p>
    <w:p w14:paraId="0143270F" w14:textId="77777777" w:rsidR="004A0712" w:rsidRPr="00647DAB" w:rsidRDefault="004240D8">
      <w:pPr>
        <w:jc w:val="center"/>
        <w:rPr>
          <w:rFonts w:eastAsia="Times New Roman" w:cs="Times New Roman"/>
          <w:b/>
          <w:sz w:val="28"/>
          <w:szCs w:val="28"/>
        </w:rPr>
      </w:pPr>
      <w:r w:rsidRPr="00647DAB">
        <w:rPr>
          <w:rFonts w:eastAsia="Times New Roman" w:cs="Times New Roman"/>
          <w:b/>
          <w:sz w:val="28"/>
          <w:szCs w:val="28"/>
        </w:rPr>
        <w:t>CAMPUS ALBERTO CARVALHO</w:t>
      </w:r>
    </w:p>
    <w:p w14:paraId="083E245F" w14:textId="77777777" w:rsidR="004A0712" w:rsidRPr="00647DAB" w:rsidRDefault="004240D8">
      <w:pPr>
        <w:jc w:val="center"/>
        <w:rPr>
          <w:rFonts w:eastAsia="Times New Roman" w:cs="Times New Roman"/>
          <w:b/>
          <w:sz w:val="28"/>
          <w:szCs w:val="28"/>
        </w:rPr>
      </w:pPr>
      <w:r w:rsidRPr="00647DAB">
        <w:rPr>
          <w:rFonts w:eastAsia="Times New Roman" w:cs="Times New Roman"/>
          <w:b/>
          <w:sz w:val="28"/>
          <w:szCs w:val="28"/>
        </w:rPr>
        <w:t>DEPARTAMENTO DE SISTEMAS DE INFORMAÇÃO</w:t>
      </w:r>
    </w:p>
    <w:p w14:paraId="530613A6" w14:textId="77777777" w:rsidR="004A0712" w:rsidRPr="00647DAB" w:rsidRDefault="004240D8">
      <w:pPr>
        <w:jc w:val="center"/>
        <w:rPr>
          <w:rFonts w:eastAsia="Times New Roman" w:cs="Times New Roman"/>
          <w:b/>
          <w:sz w:val="28"/>
          <w:szCs w:val="28"/>
        </w:rPr>
      </w:pPr>
      <w:r w:rsidRPr="00647DAB">
        <w:rPr>
          <w:rFonts w:eastAsia="Times New Roman" w:cs="Times New Roman"/>
          <w:b/>
          <w:sz w:val="28"/>
          <w:szCs w:val="28"/>
        </w:rPr>
        <w:t xml:space="preserve"> </w:t>
      </w:r>
    </w:p>
    <w:p w14:paraId="2B2CA30E" w14:textId="77777777" w:rsidR="004A0712" w:rsidRPr="00647DAB" w:rsidRDefault="004240D8">
      <w:pPr>
        <w:jc w:val="center"/>
        <w:rPr>
          <w:rFonts w:eastAsia="Times New Roman" w:cs="Times New Roman"/>
          <w:b/>
          <w:sz w:val="28"/>
          <w:szCs w:val="28"/>
        </w:rPr>
      </w:pPr>
      <w:r w:rsidRPr="00647DAB">
        <w:rPr>
          <w:rFonts w:eastAsia="Times New Roman" w:cs="Times New Roman"/>
          <w:b/>
          <w:sz w:val="28"/>
          <w:szCs w:val="28"/>
        </w:rPr>
        <w:t xml:space="preserve"> </w:t>
      </w:r>
    </w:p>
    <w:p w14:paraId="6A7826DA" w14:textId="77777777" w:rsidR="004A0712" w:rsidRPr="00647DAB" w:rsidRDefault="004240D8">
      <w:pPr>
        <w:jc w:val="center"/>
        <w:rPr>
          <w:rFonts w:eastAsia="Times New Roman" w:cs="Times New Roman"/>
          <w:b/>
          <w:sz w:val="28"/>
          <w:szCs w:val="28"/>
        </w:rPr>
      </w:pPr>
      <w:r w:rsidRPr="00647DAB">
        <w:rPr>
          <w:rFonts w:eastAsia="Times New Roman" w:cs="Times New Roman"/>
          <w:b/>
          <w:sz w:val="28"/>
          <w:szCs w:val="28"/>
        </w:rPr>
        <w:t xml:space="preserve"> </w:t>
      </w:r>
    </w:p>
    <w:p w14:paraId="1E776013" w14:textId="77777777" w:rsidR="004A0712" w:rsidRPr="00647DAB" w:rsidRDefault="004240D8">
      <w:pPr>
        <w:jc w:val="center"/>
        <w:rPr>
          <w:rFonts w:eastAsia="Times New Roman" w:cs="Times New Roman"/>
          <w:b/>
          <w:sz w:val="28"/>
          <w:szCs w:val="28"/>
        </w:rPr>
      </w:pPr>
      <w:r w:rsidRPr="00647DAB">
        <w:rPr>
          <w:rFonts w:eastAsia="Times New Roman" w:cs="Times New Roman"/>
          <w:b/>
          <w:sz w:val="28"/>
          <w:szCs w:val="28"/>
        </w:rPr>
        <w:t xml:space="preserve"> </w:t>
      </w:r>
    </w:p>
    <w:p w14:paraId="64AD7B70" w14:textId="77777777" w:rsidR="004A0712" w:rsidRPr="00647DAB" w:rsidRDefault="004240D8">
      <w:pPr>
        <w:jc w:val="center"/>
        <w:rPr>
          <w:rFonts w:eastAsia="Times New Roman" w:cs="Times New Roman"/>
          <w:b/>
          <w:sz w:val="28"/>
          <w:szCs w:val="28"/>
        </w:rPr>
      </w:pPr>
      <w:r w:rsidRPr="00647DAB">
        <w:rPr>
          <w:rFonts w:eastAsia="Times New Roman" w:cs="Times New Roman"/>
          <w:b/>
          <w:sz w:val="28"/>
          <w:szCs w:val="28"/>
        </w:rPr>
        <w:t xml:space="preserve"> </w:t>
      </w:r>
    </w:p>
    <w:p w14:paraId="6E655CEA" w14:textId="77777777" w:rsidR="004A0712" w:rsidRPr="00647DAB" w:rsidRDefault="004240D8">
      <w:pPr>
        <w:jc w:val="center"/>
        <w:rPr>
          <w:rFonts w:eastAsia="Times New Roman" w:cs="Times New Roman"/>
          <w:b/>
          <w:sz w:val="28"/>
          <w:szCs w:val="28"/>
        </w:rPr>
      </w:pPr>
      <w:r w:rsidRPr="00647DAB">
        <w:rPr>
          <w:rFonts w:eastAsia="Times New Roman" w:cs="Times New Roman"/>
          <w:b/>
          <w:sz w:val="28"/>
          <w:szCs w:val="28"/>
        </w:rPr>
        <w:t xml:space="preserve"> </w:t>
      </w:r>
    </w:p>
    <w:p w14:paraId="41AA660F" w14:textId="77777777" w:rsidR="004A0712" w:rsidRPr="00647DAB" w:rsidRDefault="004240D8">
      <w:pPr>
        <w:jc w:val="center"/>
        <w:rPr>
          <w:rFonts w:eastAsia="Times New Roman" w:cs="Times New Roman"/>
          <w:b/>
          <w:sz w:val="28"/>
          <w:szCs w:val="28"/>
        </w:rPr>
      </w:pPr>
      <w:r w:rsidRPr="00647DAB">
        <w:rPr>
          <w:rFonts w:eastAsia="Times New Roman" w:cs="Times New Roman"/>
          <w:b/>
          <w:sz w:val="28"/>
          <w:szCs w:val="28"/>
        </w:rPr>
        <w:t xml:space="preserve"> </w:t>
      </w:r>
    </w:p>
    <w:p w14:paraId="411A1A67" w14:textId="77777777" w:rsidR="004A0712" w:rsidRPr="00647DAB" w:rsidRDefault="004240D8">
      <w:pPr>
        <w:jc w:val="center"/>
        <w:rPr>
          <w:rFonts w:eastAsia="Times New Roman" w:cs="Times New Roman"/>
          <w:b/>
          <w:sz w:val="28"/>
          <w:szCs w:val="28"/>
        </w:rPr>
      </w:pPr>
      <w:r w:rsidRPr="00647DAB">
        <w:rPr>
          <w:rFonts w:eastAsia="Times New Roman" w:cs="Times New Roman"/>
          <w:b/>
          <w:sz w:val="28"/>
          <w:szCs w:val="28"/>
        </w:rPr>
        <w:t xml:space="preserve"> </w:t>
      </w:r>
    </w:p>
    <w:p w14:paraId="2173A9CD" w14:textId="77777777" w:rsidR="004A0712" w:rsidRPr="00647DAB" w:rsidRDefault="004240D8">
      <w:pPr>
        <w:jc w:val="center"/>
        <w:rPr>
          <w:rFonts w:eastAsia="Times New Roman" w:cs="Times New Roman"/>
          <w:b/>
          <w:sz w:val="28"/>
          <w:szCs w:val="28"/>
        </w:rPr>
      </w:pPr>
      <w:r w:rsidRPr="00647DAB">
        <w:rPr>
          <w:rFonts w:eastAsia="Times New Roman" w:cs="Times New Roman"/>
          <w:b/>
          <w:sz w:val="28"/>
          <w:szCs w:val="28"/>
        </w:rPr>
        <w:t xml:space="preserve"> </w:t>
      </w:r>
    </w:p>
    <w:p w14:paraId="6D45E2C7" w14:textId="77777777" w:rsidR="004A0712" w:rsidRPr="00647DAB" w:rsidRDefault="004240D8">
      <w:pPr>
        <w:jc w:val="center"/>
        <w:rPr>
          <w:rFonts w:eastAsia="Times New Roman" w:cs="Times New Roman"/>
          <w:b/>
          <w:sz w:val="28"/>
          <w:szCs w:val="28"/>
        </w:rPr>
      </w:pPr>
      <w:r w:rsidRPr="00647DAB">
        <w:rPr>
          <w:rFonts w:eastAsia="Times New Roman" w:cs="Times New Roman"/>
          <w:b/>
          <w:sz w:val="28"/>
          <w:szCs w:val="28"/>
        </w:rPr>
        <w:t>EMESON SANTOS DE OLIVEIRA</w:t>
      </w:r>
    </w:p>
    <w:p w14:paraId="2D19ED2C" w14:textId="77777777" w:rsidR="004A0712" w:rsidRPr="00647DAB" w:rsidRDefault="004240D8">
      <w:pPr>
        <w:jc w:val="center"/>
        <w:rPr>
          <w:rFonts w:eastAsia="Times New Roman" w:cs="Times New Roman"/>
          <w:b/>
          <w:sz w:val="28"/>
          <w:szCs w:val="28"/>
        </w:rPr>
      </w:pPr>
      <w:r w:rsidRPr="00647DAB">
        <w:rPr>
          <w:rFonts w:eastAsia="Times New Roman" w:cs="Times New Roman"/>
          <w:b/>
          <w:sz w:val="28"/>
          <w:szCs w:val="28"/>
        </w:rPr>
        <w:t>PAULO VITOR DOS SANTOS FELIPE</w:t>
      </w:r>
    </w:p>
    <w:p w14:paraId="56AC74A5" w14:textId="77777777" w:rsidR="004A0712" w:rsidRPr="00647DAB" w:rsidRDefault="004240D8">
      <w:pPr>
        <w:spacing w:before="280"/>
        <w:rPr>
          <w:rFonts w:eastAsia="Times New Roman" w:cs="Times New Roman"/>
        </w:rPr>
      </w:pPr>
      <w:r w:rsidRPr="00647DAB">
        <w:rPr>
          <w:rFonts w:eastAsia="Times New Roman" w:cs="Times New Roman"/>
        </w:rPr>
        <w:t xml:space="preserve"> </w:t>
      </w:r>
    </w:p>
    <w:p w14:paraId="3103B89B" w14:textId="77777777" w:rsidR="004A0712" w:rsidRPr="00647DAB" w:rsidRDefault="004240D8">
      <w:pPr>
        <w:jc w:val="center"/>
        <w:rPr>
          <w:rFonts w:eastAsia="Times New Roman" w:cs="Times New Roman"/>
          <w:b/>
        </w:rPr>
      </w:pPr>
      <w:r w:rsidRPr="00647DAB">
        <w:rPr>
          <w:rFonts w:eastAsia="Times New Roman" w:cs="Times New Roman"/>
          <w:b/>
        </w:rPr>
        <w:t xml:space="preserve"> </w:t>
      </w:r>
    </w:p>
    <w:p w14:paraId="76CDE3E7" w14:textId="77777777" w:rsidR="004A0712" w:rsidRPr="00647DAB" w:rsidRDefault="004240D8">
      <w:pPr>
        <w:jc w:val="center"/>
        <w:rPr>
          <w:rFonts w:eastAsia="Times New Roman" w:cs="Times New Roman"/>
          <w:b/>
          <w:sz w:val="28"/>
          <w:szCs w:val="28"/>
        </w:rPr>
      </w:pPr>
      <w:r w:rsidRPr="00647DAB">
        <w:rPr>
          <w:rFonts w:eastAsia="Times New Roman" w:cs="Times New Roman"/>
          <w:b/>
          <w:sz w:val="28"/>
          <w:szCs w:val="28"/>
        </w:rPr>
        <w:t xml:space="preserve"> </w:t>
      </w:r>
    </w:p>
    <w:p w14:paraId="53AD0DB4" w14:textId="77777777" w:rsidR="004A0712" w:rsidRPr="00647DAB" w:rsidRDefault="004240D8">
      <w:pPr>
        <w:jc w:val="center"/>
        <w:rPr>
          <w:rFonts w:eastAsia="Times New Roman" w:cs="Times New Roman"/>
          <w:b/>
          <w:sz w:val="28"/>
          <w:szCs w:val="28"/>
        </w:rPr>
      </w:pPr>
      <w:r w:rsidRPr="00647DAB">
        <w:rPr>
          <w:rFonts w:eastAsia="Times New Roman" w:cs="Times New Roman"/>
          <w:b/>
          <w:sz w:val="28"/>
          <w:szCs w:val="28"/>
        </w:rPr>
        <w:t xml:space="preserve"> </w:t>
      </w:r>
    </w:p>
    <w:p w14:paraId="30F384BD" w14:textId="77777777" w:rsidR="004A0712" w:rsidRPr="00647DAB" w:rsidRDefault="004240D8">
      <w:pPr>
        <w:jc w:val="center"/>
        <w:rPr>
          <w:rFonts w:eastAsia="Times New Roman" w:cs="Times New Roman"/>
          <w:b/>
          <w:sz w:val="28"/>
          <w:szCs w:val="28"/>
        </w:rPr>
      </w:pPr>
      <w:r w:rsidRPr="00647DAB">
        <w:rPr>
          <w:rFonts w:eastAsia="Times New Roman" w:cs="Times New Roman"/>
          <w:b/>
          <w:sz w:val="28"/>
          <w:szCs w:val="28"/>
        </w:rPr>
        <w:t xml:space="preserve"> </w:t>
      </w:r>
    </w:p>
    <w:p w14:paraId="0938120B" w14:textId="77777777" w:rsidR="004A0712" w:rsidRPr="00647DAB" w:rsidRDefault="004240D8">
      <w:pPr>
        <w:jc w:val="center"/>
        <w:rPr>
          <w:rFonts w:eastAsia="Times New Roman" w:cs="Times New Roman"/>
          <w:b/>
          <w:sz w:val="28"/>
          <w:szCs w:val="28"/>
        </w:rPr>
      </w:pPr>
      <w:r w:rsidRPr="00647DAB">
        <w:rPr>
          <w:rFonts w:eastAsia="Times New Roman" w:cs="Times New Roman"/>
          <w:b/>
          <w:sz w:val="28"/>
          <w:szCs w:val="28"/>
        </w:rPr>
        <w:t xml:space="preserve"> </w:t>
      </w:r>
    </w:p>
    <w:p w14:paraId="4718D922" w14:textId="77777777" w:rsidR="004A0712" w:rsidRPr="00647DAB" w:rsidRDefault="004240D8">
      <w:pPr>
        <w:rPr>
          <w:rFonts w:eastAsia="Times New Roman" w:cs="Times New Roman"/>
          <w:b/>
          <w:sz w:val="32"/>
          <w:szCs w:val="32"/>
        </w:rPr>
      </w:pPr>
      <w:r w:rsidRPr="00647DAB">
        <w:rPr>
          <w:rFonts w:eastAsia="Times New Roman" w:cs="Times New Roman"/>
          <w:b/>
          <w:sz w:val="32"/>
          <w:szCs w:val="32"/>
        </w:rPr>
        <w:t xml:space="preserve"> </w:t>
      </w:r>
    </w:p>
    <w:p w14:paraId="1F4EBC7A" w14:textId="77777777" w:rsidR="004A0712" w:rsidRPr="00647DAB" w:rsidRDefault="004240D8">
      <w:pPr>
        <w:jc w:val="center"/>
        <w:rPr>
          <w:rFonts w:eastAsia="Times New Roman" w:cs="Times New Roman"/>
          <w:b/>
          <w:sz w:val="28"/>
          <w:szCs w:val="28"/>
        </w:rPr>
      </w:pPr>
      <w:r w:rsidRPr="00647DAB">
        <w:rPr>
          <w:rFonts w:eastAsia="Times New Roman" w:cs="Times New Roman"/>
          <w:b/>
          <w:sz w:val="28"/>
          <w:szCs w:val="28"/>
        </w:rPr>
        <w:t>MODELAGEM DOS PROCESSOS DAS CHEFIAS DOS DEPARTAMENTOS DA UNIVERSIDADE FEDERAL DE SERGIPE.</w:t>
      </w:r>
    </w:p>
    <w:p w14:paraId="2AA166F8" w14:textId="77777777" w:rsidR="004A0712" w:rsidRPr="00647DAB" w:rsidRDefault="004240D8">
      <w:pPr>
        <w:jc w:val="center"/>
        <w:rPr>
          <w:rFonts w:eastAsia="Times New Roman" w:cs="Times New Roman"/>
        </w:rPr>
      </w:pPr>
      <w:r w:rsidRPr="00647DAB">
        <w:rPr>
          <w:rFonts w:eastAsia="Times New Roman" w:cs="Times New Roman"/>
        </w:rPr>
        <w:t xml:space="preserve"> </w:t>
      </w:r>
    </w:p>
    <w:p w14:paraId="0CF7F8FC" w14:textId="77777777" w:rsidR="004A0712" w:rsidRPr="00647DAB" w:rsidRDefault="004240D8">
      <w:pPr>
        <w:jc w:val="center"/>
        <w:rPr>
          <w:rFonts w:eastAsia="Times New Roman" w:cs="Times New Roman"/>
        </w:rPr>
      </w:pPr>
      <w:r w:rsidRPr="00647DAB">
        <w:rPr>
          <w:rFonts w:eastAsia="Times New Roman" w:cs="Times New Roman"/>
        </w:rPr>
        <w:t xml:space="preserve"> </w:t>
      </w:r>
    </w:p>
    <w:p w14:paraId="20179A90" w14:textId="77777777" w:rsidR="004A0712" w:rsidRPr="00647DAB" w:rsidRDefault="004240D8">
      <w:pPr>
        <w:rPr>
          <w:rFonts w:eastAsia="Times New Roman" w:cs="Times New Roman"/>
          <w:b/>
        </w:rPr>
      </w:pPr>
      <w:r w:rsidRPr="00647DAB">
        <w:rPr>
          <w:rFonts w:eastAsia="Times New Roman" w:cs="Times New Roman"/>
          <w:b/>
        </w:rPr>
        <w:t xml:space="preserve"> </w:t>
      </w:r>
    </w:p>
    <w:p w14:paraId="449156EF" w14:textId="77777777" w:rsidR="004A0712" w:rsidRPr="00647DAB" w:rsidRDefault="004240D8">
      <w:pPr>
        <w:jc w:val="center"/>
        <w:rPr>
          <w:rFonts w:eastAsia="Times New Roman" w:cs="Times New Roman"/>
          <w:b/>
          <w:sz w:val="28"/>
          <w:szCs w:val="28"/>
        </w:rPr>
      </w:pPr>
      <w:r w:rsidRPr="00647DAB">
        <w:rPr>
          <w:rFonts w:eastAsia="Times New Roman" w:cs="Times New Roman"/>
          <w:b/>
          <w:sz w:val="28"/>
          <w:szCs w:val="28"/>
        </w:rPr>
        <w:t xml:space="preserve"> </w:t>
      </w:r>
    </w:p>
    <w:p w14:paraId="16C0F9C0" w14:textId="77777777" w:rsidR="004A0712" w:rsidRPr="00647DAB" w:rsidRDefault="004240D8">
      <w:pPr>
        <w:jc w:val="center"/>
        <w:rPr>
          <w:rFonts w:eastAsia="Times New Roman" w:cs="Times New Roman"/>
          <w:b/>
          <w:sz w:val="28"/>
          <w:szCs w:val="28"/>
        </w:rPr>
      </w:pPr>
      <w:r w:rsidRPr="00647DAB">
        <w:rPr>
          <w:rFonts w:eastAsia="Times New Roman" w:cs="Times New Roman"/>
          <w:b/>
          <w:sz w:val="28"/>
          <w:szCs w:val="28"/>
        </w:rPr>
        <w:t xml:space="preserve"> </w:t>
      </w:r>
    </w:p>
    <w:p w14:paraId="0439F5F3" w14:textId="77777777" w:rsidR="004A0712" w:rsidRPr="00647DAB" w:rsidRDefault="004240D8">
      <w:pPr>
        <w:rPr>
          <w:rFonts w:eastAsia="Times New Roman" w:cs="Times New Roman"/>
          <w:b/>
        </w:rPr>
      </w:pPr>
      <w:r w:rsidRPr="00647DAB">
        <w:rPr>
          <w:rFonts w:eastAsia="Times New Roman" w:cs="Times New Roman"/>
          <w:b/>
        </w:rPr>
        <w:t xml:space="preserve"> </w:t>
      </w:r>
    </w:p>
    <w:p w14:paraId="3E9D0B6C" w14:textId="77777777" w:rsidR="004A0712" w:rsidRPr="00647DAB" w:rsidRDefault="004240D8">
      <w:pPr>
        <w:jc w:val="center"/>
        <w:rPr>
          <w:rFonts w:eastAsia="Times New Roman" w:cs="Times New Roman"/>
          <w:b/>
          <w:sz w:val="28"/>
          <w:szCs w:val="28"/>
        </w:rPr>
      </w:pPr>
      <w:r w:rsidRPr="00647DAB">
        <w:rPr>
          <w:rFonts w:eastAsia="Times New Roman" w:cs="Times New Roman"/>
          <w:b/>
          <w:sz w:val="28"/>
          <w:szCs w:val="28"/>
        </w:rPr>
        <w:lastRenderedPageBreak/>
        <w:t xml:space="preserve"> </w:t>
      </w:r>
    </w:p>
    <w:p w14:paraId="29CC0527" w14:textId="77777777" w:rsidR="004A0712" w:rsidRPr="00647DAB" w:rsidRDefault="004240D8">
      <w:pPr>
        <w:jc w:val="center"/>
        <w:rPr>
          <w:rFonts w:eastAsia="Times New Roman" w:cs="Times New Roman"/>
          <w:b/>
          <w:sz w:val="28"/>
          <w:szCs w:val="28"/>
        </w:rPr>
      </w:pPr>
      <w:r w:rsidRPr="00647DAB">
        <w:rPr>
          <w:rFonts w:eastAsia="Times New Roman" w:cs="Times New Roman"/>
          <w:b/>
          <w:sz w:val="28"/>
          <w:szCs w:val="28"/>
        </w:rPr>
        <w:t xml:space="preserve"> </w:t>
      </w:r>
    </w:p>
    <w:p w14:paraId="12EE779F" w14:textId="77777777" w:rsidR="004A0712" w:rsidRPr="00647DAB" w:rsidRDefault="004240D8">
      <w:pPr>
        <w:jc w:val="center"/>
        <w:rPr>
          <w:rFonts w:eastAsia="Times New Roman" w:cs="Times New Roman"/>
          <w:b/>
          <w:sz w:val="28"/>
          <w:szCs w:val="28"/>
        </w:rPr>
      </w:pPr>
      <w:r w:rsidRPr="00647DAB">
        <w:rPr>
          <w:rFonts w:eastAsia="Times New Roman" w:cs="Times New Roman"/>
          <w:b/>
          <w:sz w:val="28"/>
          <w:szCs w:val="28"/>
        </w:rPr>
        <w:t xml:space="preserve"> </w:t>
      </w:r>
    </w:p>
    <w:p w14:paraId="616FC90E" w14:textId="77777777" w:rsidR="004A0712" w:rsidRPr="00647DAB" w:rsidRDefault="004240D8">
      <w:pPr>
        <w:jc w:val="center"/>
        <w:rPr>
          <w:rFonts w:eastAsia="Times New Roman" w:cs="Times New Roman"/>
          <w:b/>
          <w:sz w:val="28"/>
          <w:szCs w:val="28"/>
        </w:rPr>
      </w:pPr>
      <w:r w:rsidRPr="00647DAB">
        <w:rPr>
          <w:rFonts w:eastAsia="Times New Roman" w:cs="Times New Roman"/>
          <w:b/>
          <w:sz w:val="28"/>
          <w:szCs w:val="28"/>
        </w:rPr>
        <w:t xml:space="preserve"> </w:t>
      </w:r>
    </w:p>
    <w:p w14:paraId="18810411" w14:textId="77777777" w:rsidR="004A0712" w:rsidRPr="00647DAB" w:rsidRDefault="004240D8">
      <w:pPr>
        <w:jc w:val="center"/>
        <w:rPr>
          <w:rFonts w:eastAsia="Times New Roman" w:cs="Times New Roman"/>
          <w:b/>
          <w:sz w:val="28"/>
          <w:szCs w:val="28"/>
        </w:rPr>
      </w:pPr>
      <w:r w:rsidRPr="00647DAB">
        <w:rPr>
          <w:rFonts w:eastAsia="Times New Roman" w:cs="Times New Roman"/>
          <w:b/>
          <w:sz w:val="28"/>
          <w:szCs w:val="28"/>
        </w:rPr>
        <w:t xml:space="preserve"> </w:t>
      </w:r>
    </w:p>
    <w:p w14:paraId="2885BBD2" w14:textId="77777777" w:rsidR="004A0712" w:rsidRPr="00647DAB" w:rsidRDefault="004240D8">
      <w:pPr>
        <w:jc w:val="center"/>
        <w:rPr>
          <w:rFonts w:eastAsia="Times New Roman" w:cs="Times New Roman"/>
          <w:b/>
          <w:sz w:val="28"/>
          <w:szCs w:val="28"/>
        </w:rPr>
      </w:pPr>
      <w:r w:rsidRPr="00647DAB">
        <w:rPr>
          <w:rFonts w:eastAsia="Times New Roman" w:cs="Times New Roman"/>
          <w:b/>
          <w:sz w:val="28"/>
          <w:szCs w:val="28"/>
        </w:rPr>
        <w:t xml:space="preserve"> </w:t>
      </w:r>
    </w:p>
    <w:p w14:paraId="2D83313F" w14:textId="4BAE7080" w:rsidR="004A0712" w:rsidRPr="00647DAB" w:rsidDel="004D427B" w:rsidRDefault="004A0712">
      <w:pPr>
        <w:jc w:val="center"/>
        <w:rPr>
          <w:del w:id="1" w:author="Emeson Santos" w:date="2019-08-16T09:33:00Z"/>
          <w:rFonts w:eastAsia="Times New Roman" w:cs="Times New Roman"/>
          <w:b/>
          <w:sz w:val="28"/>
          <w:szCs w:val="28"/>
        </w:rPr>
        <w:pPrChange w:id="2" w:author="Emeson Santos" w:date="2019-08-16T09:33:00Z">
          <w:pPr/>
        </w:pPrChange>
      </w:pPr>
    </w:p>
    <w:p w14:paraId="1D04FC14" w14:textId="5030ABCA" w:rsidR="004A0712" w:rsidRPr="008F45D0" w:rsidDel="004D427B" w:rsidRDefault="004240D8">
      <w:pPr>
        <w:jc w:val="center"/>
        <w:rPr>
          <w:del w:id="3" w:author="Emeson Santos" w:date="2019-08-16T09:32:00Z"/>
          <w:rFonts w:eastAsia="Times New Roman" w:cs="Times New Roman"/>
          <w:b/>
          <w:sz w:val="28"/>
          <w:szCs w:val="28"/>
        </w:rPr>
      </w:pPr>
      <w:del w:id="4" w:author="Emeson Santos" w:date="2019-08-16T09:32:00Z">
        <w:r w:rsidRPr="008F45D0" w:rsidDel="004D427B">
          <w:rPr>
            <w:rFonts w:eastAsia="Times New Roman" w:cs="Times New Roman"/>
            <w:b/>
            <w:sz w:val="28"/>
            <w:szCs w:val="28"/>
          </w:rPr>
          <w:delText xml:space="preserve"> </w:delText>
        </w:r>
      </w:del>
    </w:p>
    <w:p w14:paraId="63475BF6" w14:textId="5BE86A32" w:rsidR="004A0712" w:rsidRPr="008F45D0" w:rsidDel="004D427B" w:rsidRDefault="004240D8">
      <w:pPr>
        <w:jc w:val="center"/>
        <w:rPr>
          <w:del w:id="5" w:author="Emeson Santos" w:date="2019-08-16T09:32:00Z"/>
          <w:rFonts w:eastAsia="Times New Roman" w:cs="Times New Roman"/>
          <w:b/>
          <w:sz w:val="28"/>
          <w:szCs w:val="28"/>
        </w:rPr>
      </w:pPr>
      <w:del w:id="6" w:author="Emeson Santos" w:date="2019-08-16T09:32:00Z">
        <w:r w:rsidRPr="008F45D0" w:rsidDel="004D427B">
          <w:rPr>
            <w:rFonts w:eastAsia="Times New Roman" w:cs="Times New Roman"/>
            <w:b/>
            <w:sz w:val="28"/>
            <w:szCs w:val="28"/>
          </w:rPr>
          <w:delText xml:space="preserve"> </w:delText>
        </w:r>
      </w:del>
    </w:p>
    <w:p w14:paraId="439FDE42" w14:textId="7E3ED641" w:rsidR="004A0712" w:rsidRPr="008F45D0" w:rsidDel="004D427B" w:rsidRDefault="004240D8">
      <w:pPr>
        <w:jc w:val="center"/>
        <w:rPr>
          <w:del w:id="7" w:author="Emeson Santos" w:date="2019-08-16T09:33:00Z"/>
          <w:rFonts w:eastAsia="Times New Roman" w:cs="Times New Roman"/>
          <w:b/>
          <w:sz w:val="28"/>
          <w:szCs w:val="28"/>
        </w:rPr>
      </w:pPr>
      <w:del w:id="8" w:author="Emeson Santos" w:date="2019-08-16T09:32:00Z">
        <w:r w:rsidRPr="008F45D0" w:rsidDel="004D427B">
          <w:rPr>
            <w:rFonts w:eastAsia="Times New Roman" w:cs="Times New Roman"/>
            <w:b/>
            <w:sz w:val="28"/>
            <w:szCs w:val="28"/>
          </w:rPr>
          <w:delText xml:space="preserve"> </w:delText>
        </w:r>
      </w:del>
    </w:p>
    <w:p w14:paraId="671E6769" w14:textId="77777777" w:rsidR="004A0712" w:rsidRPr="008F45D0" w:rsidDel="004D427B" w:rsidRDefault="004240D8">
      <w:pPr>
        <w:spacing w:after="80"/>
        <w:jc w:val="center"/>
        <w:rPr>
          <w:del w:id="9" w:author="Emeson Santos" w:date="2019-08-16T09:33:00Z"/>
          <w:rFonts w:eastAsia="Times New Roman" w:cs="Times New Roman"/>
        </w:rPr>
        <w:pPrChange w:id="10" w:author="Emeson Santos" w:date="2019-08-16T09:33:00Z">
          <w:pPr>
            <w:spacing w:after="80"/>
          </w:pPr>
        </w:pPrChange>
      </w:pPr>
      <w:del w:id="11" w:author="Emeson Santos" w:date="2019-08-16T09:33:00Z">
        <w:r w:rsidRPr="008F45D0" w:rsidDel="004D427B">
          <w:rPr>
            <w:rFonts w:eastAsia="Times New Roman" w:cs="Times New Roman"/>
          </w:rPr>
          <w:delText xml:space="preserve"> </w:delText>
        </w:r>
      </w:del>
    </w:p>
    <w:p w14:paraId="14721465" w14:textId="77777777" w:rsidR="004A0712" w:rsidRPr="008F45D0" w:rsidDel="004D427B" w:rsidRDefault="004240D8">
      <w:pPr>
        <w:spacing w:after="80"/>
        <w:jc w:val="center"/>
        <w:rPr>
          <w:del w:id="12" w:author="Emeson Santos" w:date="2019-08-16T09:33:00Z"/>
          <w:rFonts w:eastAsia="Times New Roman" w:cs="Times New Roman"/>
        </w:rPr>
        <w:pPrChange w:id="13" w:author="Emeson Santos" w:date="2019-08-16T09:33:00Z">
          <w:pPr>
            <w:spacing w:after="80"/>
          </w:pPr>
        </w:pPrChange>
      </w:pPr>
      <w:del w:id="14" w:author="Emeson Santos" w:date="2019-08-16T09:33:00Z">
        <w:r w:rsidRPr="008F45D0" w:rsidDel="004D427B">
          <w:rPr>
            <w:rFonts w:eastAsia="Times New Roman" w:cs="Times New Roman"/>
          </w:rPr>
          <w:delText xml:space="preserve"> </w:delText>
        </w:r>
      </w:del>
    </w:p>
    <w:p w14:paraId="778513B8" w14:textId="77777777" w:rsidR="004A0712" w:rsidRPr="008F45D0" w:rsidDel="004D427B" w:rsidRDefault="004240D8">
      <w:pPr>
        <w:spacing w:after="80"/>
        <w:jc w:val="center"/>
        <w:rPr>
          <w:del w:id="15" w:author="Emeson Santos" w:date="2019-08-16T09:33:00Z"/>
          <w:rFonts w:eastAsia="Times New Roman" w:cs="Times New Roman"/>
        </w:rPr>
        <w:pPrChange w:id="16" w:author="Emeson Santos" w:date="2019-08-16T09:33:00Z">
          <w:pPr>
            <w:spacing w:after="80"/>
          </w:pPr>
        </w:pPrChange>
      </w:pPr>
      <w:del w:id="17" w:author="Emeson Santos" w:date="2019-08-16T09:33:00Z">
        <w:r w:rsidRPr="008F45D0" w:rsidDel="004D427B">
          <w:rPr>
            <w:rFonts w:eastAsia="Times New Roman" w:cs="Times New Roman"/>
          </w:rPr>
          <w:delText xml:space="preserve"> </w:delText>
        </w:r>
      </w:del>
    </w:p>
    <w:p w14:paraId="4752806A" w14:textId="77777777" w:rsidR="004A0712" w:rsidRPr="008F45D0" w:rsidRDefault="004240D8">
      <w:pPr>
        <w:jc w:val="center"/>
        <w:rPr>
          <w:rFonts w:eastAsia="Times New Roman" w:cs="Times New Roman"/>
          <w:b/>
          <w:sz w:val="28"/>
          <w:szCs w:val="28"/>
        </w:rPr>
        <w:pPrChange w:id="18" w:author="Emeson Santos" w:date="2019-08-16T09:33:00Z">
          <w:pPr>
            <w:spacing w:before="480"/>
            <w:jc w:val="center"/>
          </w:pPr>
        </w:pPrChange>
      </w:pPr>
      <w:r w:rsidRPr="008F45D0">
        <w:rPr>
          <w:rFonts w:eastAsia="Times New Roman" w:cs="Times New Roman"/>
          <w:b/>
          <w:sz w:val="28"/>
          <w:szCs w:val="28"/>
        </w:rPr>
        <w:t>ITABAIANA</w:t>
      </w:r>
    </w:p>
    <w:p w14:paraId="4315450A" w14:textId="77777777" w:rsidR="004A0712" w:rsidRPr="008F45D0" w:rsidRDefault="004240D8">
      <w:pPr>
        <w:jc w:val="center"/>
        <w:rPr>
          <w:rFonts w:eastAsia="Times New Roman" w:cs="Times New Roman"/>
          <w:b/>
          <w:sz w:val="28"/>
          <w:szCs w:val="28"/>
        </w:rPr>
      </w:pPr>
      <w:r w:rsidRPr="008F45D0">
        <w:rPr>
          <w:rFonts w:eastAsia="Times New Roman" w:cs="Times New Roman"/>
          <w:b/>
          <w:sz w:val="28"/>
          <w:szCs w:val="28"/>
        </w:rPr>
        <w:t>2019</w:t>
      </w:r>
    </w:p>
    <w:p w14:paraId="22066501" w14:textId="77777777" w:rsidR="004A0712" w:rsidRPr="008F45D0" w:rsidRDefault="004240D8">
      <w:pPr>
        <w:spacing w:after="80"/>
        <w:jc w:val="center"/>
        <w:rPr>
          <w:rFonts w:eastAsia="Times New Roman" w:cs="Times New Roman"/>
          <w:b/>
          <w:sz w:val="28"/>
          <w:szCs w:val="28"/>
        </w:rPr>
      </w:pPr>
      <w:r w:rsidRPr="008F45D0">
        <w:rPr>
          <w:rFonts w:eastAsia="Times New Roman" w:cs="Times New Roman"/>
          <w:b/>
          <w:sz w:val="28"/>
          <w:szCs w:val="28"/>
        </w:rPr>
        <w:t>UNIVERSIDADE FEDERAL DE SERGIPE</w:t>
      </w:r>
    </w:p>
    <w:p w14:paraId="6A5D9F11" w14:textId="77777777" w:rsidR="004A0712" w:rsidRPr="008F45D0" w:rsidRDefault="004240D8">
      <w:pPr>
        <w:jc w:val="center"/>
        <w:rPr>
          <w:rFonts w:eastAsia="Times New Roman" w:cs="Times New Roman"/>
          <w:b/>
          <w:sz w:val="28"/>
          <w:szCs w:val="28"/>
        </w:rPr>
      </w:pPr>
      <w:r w:rsidRPr="008F45D0">
        <w:rPr>
          <w:rFonts w:eastAsia="Times New Roman" w:cs="Times New Roman"/>
          <w:b/>
          <w:sz w:val="28"/>
          <w:szCs w:val="28"/>
        </w:rPr>
        <w:t>CAMPUS ALBERTO CARVALHO</w:t>
      </w:r>
    </w:p>
    <w:p w14:paraId="24AC48DC" w14:textId="77777777" w:rsidR="004A0712" w:rsidRPr="008F45D0" w:rsidRDefault="004240D8">
      <w:pPr>
        <w:jc w:val="center"/>
        <w:rPr>
          <w:rFonts w:eastAsia="Times New Roman" w:cs="Times New Roman"/>
          <w:b/>
          <w:sz w:val="28"/>
          <w:szCs w:val="28"/>
        </w:rPr>
      </w:pPr>
      <w:r w:rsidRPr="008F45D0">
        <w:rPr>
          <w:rFonts w:eastAsia="Times New Roman" w:cs="Times New Roman"/>
          <w:b/>
          <w:sz w:val="28"/>
          <w:szCs w:val="28"/>
        </w:rPr>
        <w:t>DEPARTAMENTO DE SISTEMAS DE INFORMAÇÃO</w:t>
      </w:r>
    </w:p>
    <w:p w14:paraId="0073F92A" w14:textId="7DA39B7A" w:rsidR="004A0712" w:rsidRPr="008F45D0" w:rsidDel="004D427B" w:rsidRDefault="004240D8">
      <w:pPr>
        <w:jc w:val="center"/>
        <w:rPr>
          <w:del w:id="19" w:author="Emeson Santos" w:date="2019-08-16T09:34:00Z"/>
          <w:rFonts w:eastAsia="Times New Roman" w:cs="Times New Roman"/>
          <w:b/>
          <w:sz w:val="28"/>
          <w:szCs w:val="28"/>
        </w:rPr>
      </w:pPr>
      <w:del w:id="20" w:author="Emeson Santos" w:date="2019-08-16T09:34:00Z">
        <w:r w:rsidRPr="008F45D0" w:rsidDel="004D427B">
          <w:rPr>
            <w:rFonts w:eastAsia="Times New Roman" w:cs="Times New Roman"/>
            <w:b/>
            <w:sz w:val="28"/>
            <w:szCs w:val="28"/>
          </w:rPr>
          <w:delText xml:space="preserve"> </w:delText>
        </w:r>
      </w:del>
    </w:p>
    <w:p w14:paraId="7C2A808B" w14:textId="2F5F326D" w:rsidR="004A0712" w:rsidRPr="008F45D0" w:rsidDel="004D427B" w:rsidRDefault="004240D8">
      <w:pPr>
        <w:jc w:val="center"/>
        <w:rPr>
          <w:del w:id="21" w:author="Emeson Santos" w:date="2019-08-16T09:34:00Z"/>
          <w:rFonts w:eastAsia="Times New Roman" w:cs="Times New Roman"/>
          <w:b/>
          <w:sz w:val="28"/>
          <w:szCs w:val="28"/>
        </w:rPr>
      </w:pPr>
      <w:del w:id="22" w:author="Emeson Santos" w:date="2019-08-16T09:34:00Z">
        <w:r w:rsidRPr="008F45D0" w:rsidDel="004D427B">
          <w:rPr>
            <w:rFonts w:eastAsia="Times New Roman" w:cs="Times New Roman"/>
            <w:b/>
            <w:sz w:val="28"/>
            <w:szCs w:val="28"/>
          </w:rPr>
          <w:delText xml:space="preserve"> </w:delText>
        </w:r>
      </w:del>
    </w:p>
    <w:p w14:paraId="05924EDC" w14:textId="0FADA2A2" w:rsidR="004A0712" w:rsidRPr="008F45D0" w:rsidDel="004D427B" w:rsidRDefault="004240D8">
      <w:pPr>
        <w:jc w:val="center"/>
        <w:rPr>
          <w:del w:id="23" w:author="Emeson Santos" w:date="2019-08-16T09:34:00Z"/>
          <w:rFonts w:eastAsia="Times New Roman" w:cs="Times New Roman"/>
          <w:b/>
          <w:sz w:val="28"/>
          <w:szCs w:val="28"/>
        </w:rPr>
      </w:pPr>
      <w:del w:id="24" w:author="Emeson Santos" w:date="2019-08-16T09:34:00Z">
        <w:r w:rsidRPr="008F45D0" w:rsidDel="004D427B">
          <w:rPr>
            <w:rFonts w:eastAsia="Times New Roman" w:cs="Times New Roman"/>
            <w:b/>
            <w:sz w:val="28"/>
            <w:szCs w:val="28"/>
          </w:rPr>
          <w:delText xml:space="preserve"> </w:delText>
        </w:r>
      </w:del>
    </w:p>
    <w:p w14:paraId="58E7FE66" w14:textId="77777777" w:rsidR="004A0712" w:rsidRPr="008F45D0" w:rsidRDefault="004240D8">
      <w:pPr>
        <w:jc w:val="center"/>
        <w:rPr>
          <w:rFonts w:eastAsia="Times New Roman" w:cs="Times New Roman"/>
          <w:b/>
          <w:sz w:val="28"/>
          <w:szCs w:val="28"/>
        </w:rPr>
      </w:pPr>
      <w:r w:rsidRPr="008F45D0">
        <w:rPr>
          <w:rFonts w:eastAsia="Times New Roman" w:cs="Times New Roman"/>
          <w:b/>
          <w:sz w:val="28"/>
          <w:szCs w:val="28"/>
        </w:rPr>
        <w:t xml:space="preserve"> </w:t>
      </w:r>
    </w:p>
    <w:p w14:paraId="57177CE6" w14:textId="77777777" w:rsidR="004A0712" w:rsidRPr="008F45D0" w:rsidRDefault="004240D8">
      <w:pPr>
        <w:jc w:val="center"/>
        <w:rPr>
          <w:rFonts w:eastAsia="Times New Roman" w:cs="Times New Roman"/>
          <w:b/>
          <w:sz w:val="28"/>
          <w:szCs w:val="28"/>
        </w:rPr>
      </w:pPr>
      <w:r w:rsidRPr="008F45D0">
        <w:rPr>
          <w:rFonts w:eastAsia="Times New Roman" w:cs="Times New Roman"/>
          <w:b/>
          <w:sz w:val="28"/>
          <w:szCs w:val="28"/>
        </w:rPr>
        <w:t xml:space="preserve"> </w:t>
      </w:r>
    </w:p>
    <w:p w14:paraId="3B1F6855" w14:textId="77777777" w:rsidR="004A0712" w:rsidRPr="008F45D0" w:rsidRDefault="004240D8">
      <w:pPr>
        <w:jc w:val="center"/>
        <w:rPr>
          <w:rFonts w:eastAsia="Times New Roman" w:cs="Times New Roman"/>
          <w:b/>
          <w:sz w:val="28"/>
          <w:szCs w:val="28"/>
        </w:rPr>
      </w:pPr>
      <w:r w:rsidRPr="008F45D0">
        <w:rPr>
          <w:rFonts w:eastAsia="Times New Roman" w:cs="Times New Roman"/>
          <w:b/>
          <w:sz w:val="28"/>
          <w:szCs w:val="28"/>
        </w:rPr>
        <w:t xml:space="preserve"> </w:t>
      </w:r>
    </w:p>
    <w:p w14:paraId="3EF26A7B" w14:textId="77777777" w:rsidR="004A0712" w:rsidRPr="008F45D0" w:rsidRDefault="004240D8">
      <w:pPr>
        <w:jc w:val="center"/>
        <w:rPr>
          <w:rFonts w:eastAsia="Times New Roman" w:cs="Times New Roman"/>
          <w:b/>
          <w:sz w:val="28"/>
          <w:szCs w:val="28"/>
        </w:rPr>
      </w:pPr>
      <w:r w:rsidRPr="008F45D0">
        <w:rPr>
          <w:rFonts w:eastAsia="Times New Roman" w:cs="Times New Roman"/>
          <w:b/>
          <w:sz w:val="28"/>
          <w:szCs w:val="28"/>
        </w:rPr>
        <w:t xml:space="preserve"> </w:t>
      </w:r>
    </w:p>
    <w:p w14:paraId="74EBD635" w14:textId="77777777" w:rsidR="004A0712" w:rsidRPr="008F45D0" w:rsidRDefault="004240D8">
      <w:pPr>
        <w:jc w:val="center"/>
        <w:rPr>
          <w:rFonts w:eastAsia="Times New Roman" w:cs="Times New Roman"/>
          <w:b/>
          <w:sz w:val="28"/>
          <w:szCs w:val="28"/>
        </w:rPr>
      </w:pPr>
      <w:r w:rsidRPr="008F45D0">
        <w:rPr>
          <w:rFonts w:eastAsia="Times New Roman" w:cs="Times New Roman"/>
          <w:b/>
          <w:sz w:val="28"/>
          <w:szCs w:val="28"/>
        </w:rPr>
        <w:t xml:space="preserve"> </w:t>
      </w:r>
    </w:p>
    <w:p w14:paraId="1685B42E" w14:textId="77777777" w:rsidR="004A0712" w:rsidRPr="008F45D0" w:rsidRDefault="004240D8">
      <w:pPr>
        <w:jc w:val="center"/>
        <w:rPr>
          <w:rFonts w:eastAsia="Times New Roman" w:cs="Times New Roman"/>
          <w:b/>
          <w:sz w:val="28"/>
          <w:szCs w:val="28"/>
        </w:rPr>
      </w:pPr>
      <w:r w:rsidRPr="008F45D0">
        <w:rPr>
          <w:rFonts w:eastAsia="Times New Roman" w:cs="Times New Roman"/>
          <w:b/>
          <w:sz w:val="28"/>
          <w:szCs w:val="28"/>
        </w:rPr>
        <w:t>EMESON SANTOS DE OLIVEIRA</w:t>
      </w:r>
    </w:p>
    <w:p w14:paraId="225E052E" w14:textId="1344D42E" w:rsidR="004A0712" w:rsidRPr="008F45D0" w:rsidDel="004D427B" w:rsidRDefault="004240D8">
      <w:pPr>
        <w:jc w:val="center"/>
        <w:rPr>
          <w:del w:id="25" w:author="Emeson Santos" w:date="2019-08-16T09:34:00Z"/>
          <w:rFonts w:eastAsia="Times New Roman" w:cs="Times New Roman"/>
          <w:b/>
          <w:sz w:val="28"/>
          <w:szCs w:val="28"/>
        </w:rPr>
      </w:pPr>
      <w:r w:rsidRPr="008F45D0">
        <w:rPr>
          <w:rFonts w:eastAsia="Times New Roman" w:cs="Times New Roman"/>
          <w:b/>
          <w:sz w:val="28"/>
          <w:szCs w:val="28"/>
        </w:rPr>
        <w:t>PAULO VITOR DOS SANTOS FELIPE</w:t>
      </w:r>
    </w:p>
    <w:p w14:paraId="0BF97F98" w14:textId="79C0730B" w:rsidR="004A0712" w:rsidRPr="008F45D0" w:rsidDel="004D427B" w:rsidRDefault="004240D8">
      <w:pPr>
        <w:jc w:val="center"/>
        <w:rPr>
          <w:del w:id="26" w:author="Emeson Santos" w:date="2019-08-16T09:34:00Z"/>
          <w:rFonts w:eastAsia="Times New Roman" w:cs="Times New Roman"/>
        </w:rPr>
        <w:pPrChange w:id="27" w:author="Emeson Santos" w:date="2019-08-16T09:34:00Z">
          <w:pPr>
            <w:spacing w:before="280"/>
          </w:pPr>
        </w:pPrChange>
      </w:pPr>
      <w:del w:id="28" w:author="Emeson Santos" w:date="2019-08-16T09:34:00Z">
        <w:r w:rsidRPr="008F45D0" w:rsidDel="004D427B">
          <w:rPr>
            <w:rFonts w:eastAsia="Times New Roman" w:cs="Times New Roman"/>
          </w:rPr>
          <w:delText xml:space="preserve"> </w:delText>
        </w:r>
      </w:del>
    </w:p>
    <w:p w14:paraId="7DA0A170" w14:textId="77777777" w:rsidR="004A0712" w:rsidRPr="008F45D0" w:rsidRDefault="004240D8">
      <w:pPr>
        <w:jc w:val="center"/>
        <w:rPr>
          <w:rFonts w:eastAsia="Times New Roman" w:cs="Times New Roman"/>
          <w:b/>
        </w:rPr>
      </w:pPr>
      <w:r w:rsidRPr="008F45D0">
        <w:rPr>
          <w:rFonts w:eastAsia="Times New Roman" w:cs="Times New Roman"/>
          <w:b/>
        </w:rPr>
        <w:t xml:space="preserve"> </w:t>
      </w:r>
    </w:p>
    <w:p w14:paraId="165E40DF" w14:textId="77777777" w:rsidR="004A0712" w:rsidRPr="008F45D0" w:rsidRDefault="004240D8">
      <w:pPr>
        <w:jc w:val="center"/>
        <w:rPr>
          <w:rFonts w:eastAsia="Times New Roman" w:cs="Times New Roman"/>
          <w:b/>
          <w:sz w:val="28"/>
          <w:szCs w:val="28"/>
        </w:rPr>
      </w:pPr>
      <w:r w:rsidRPr="008F45D0">
        <w:rPr>
          <w:rFonts w:eastAsia="Times New Roman" w:cs="Times New Roman"/>
          <w:b/>
          <w:sz w:val="28"/>
          <w:szCs w:val="28"/>
        </w:rPr>
        <w:t xml:space="preserve"> </w:t>
      </w:r>
    </w:p>
    <w:p w14:paraId="38EB762A" w14:textId="77777777" w:rsidR="004A0712" w:rsidRPr="008F45D0" w:rsidRDefault="004240D8">
      <w:pPr>
        <w:jc w:val="center"/>
        <w:rPr>
          <w:rFonts w:eastAsia="Times New Roman" w:cs="Times New Roman"/>
          <w:b/>
          <w:sz w:val="28"/>
          <w:szCs w:val="28"/>
        </w:rPr>
      </w:pPr>
      <w:r w:rsidRPr="008F45D0">
        <w:rPr>
          <w:rFonts w:eastAsia="Times New Roman" w:cs="Times New Roman"/>
          <w:b/>
          <w:sz w:val="28"/>
          <w:szCs w:val="28"/>
        </w:rPr>
        <w:t xml:space="preserve"> </w:t>
      </w:r>
    </w:p>
    <w:p w14:paraId="3C210A37" w14:textId="77777777" w:rsidR="004A0712" w:rsidRPr="008F45D0" w:rsidRDefault="004240D8">
      <w:pPr>
        <w:jc w:val="center"/>
        <w:rPr>
          <w:rFonts w:eastAsia="Times New Roman" w:cs="Times New Roman"/>
          <w:b/>
          <w:sz w:val="28"/>
          <w:szCs w:val="28"/>
        </w:rPr>
      </w:pPr>
      <w:r w:rsidRPr="008F45D0">
        <w:rPr>
          <w:rFonts w:eastAsia="Times New Roman" w:cs="Times New Roman"/>
          <w:b/>
          <w:sz w:val="28"/>
          <w:szCs w:val="28"/>
        </w:rPr>
        <w:t xml:space="preserve"> </w:t>
      </w:r>
    </w:p>
    <w:p w14:paraId="5A91BB77" w14:textId="77777777" w:rsidR="004A0712" w:rsidRPr="008F45D0" w:rsidRDefault="004240D8">
      <w:pPr>
        <w:jc w:val="center"/>
        <w:rPr>
          <w:rFonts w:eastAsia="Times New Roman" w:cs="Times New Roman"/>
          <w:b/>
          <w:sz w:val="28"/>
          <w:szCs w:val="28"/>
        </w:rPr>
      </w:pPr>
      <w:r w:rsidRPr="008F45D0">
        <w:rPr>
          <w:rFonts w:eastAsia="Times New Roman" w:cs="Times New Roman"/>
          <w:b/>
          <w:sz w:val="28"/>
          <w:szCs w:val="28"/>
        </w:rPr>
        <w:t xml:space="preserve"> </w:t>
      </w:r>
    </w:p>
    <w:p w14:paraId="23D1BC1E" w14:textId="77777777" w:rsidR="004A0712" w:rsidRPr="008F45D0" w:rsidRDefault="004240D8">
      <w:pPr>
        <w:jc w:val="center"/>
        <w:rPr>
          <w:rFonts w:eastAsia="Times New Roman" w:cs="Times New Roman"/>
          <w:b/>
          <w:sz w:val="28"/>
          <w:szCs w:val="28"/>
        </w:rPr>
      </w:pPr>
      <w:r w:rsidRPr="008F45D0">
        <w:rPr>
          <w:rFonts w:eastAsia="Times New Roman" w:cs="Times New Roman"/>
          <w:b/>
          <w:sz w:val="28"/>
          <w:szCs w:val="28"/>
        </w:rPr>
        <w:t xml:space="preserve"> </w:t>
      </w:r>
    </w:p>
    <w:p w14:paraId="402A965A" w14:textId="77777777" w:rsidR="004A0712" w:rsidRPr="008F45D0" w:rsidRDefault="004240D8">
      <w:pPr>
        <w:rPr>
          <w:rFonts w:eastAsia="Times New Roman" w:cs="Times New Roman"/>
          <w:b/>
          <w:sz w:val="32"/>
          <w:szCs w:val="32"/>
        </w:rPr>
      </w:pPr>
      <w:r w:rsidRPr="008F45D0">
        <w:rPr>
          <w:rFonts w:eastAsia="Times New Roman" w:cs="Times New Roman"/>
          <w:b/>
          <w:sz w:val="32"/>
          <w:szCs w:val="32"/>
        </w:rPr>
        <w:t xml:space="preserve"> </w:t>
      </w:r>
    </w:p>
    <w:p w14:paraId="3CD6D12A" w14:textId="7AB1BA9B" w:rsidR="004A0712" w:rsidRPr="008F45D0" w:rsidRDefault="004240D8">
      <w:pPr>
        <w:jc w:val="center"/>
        <w:rPr>
          <w:rFonts w:eastAsia="Times New Roman" w:cs="Times New Roman"/>
          <w:b/>
          <w:sz w:val="32"/>
          <w:szCs w:val="32"/>
        </w:rPr>
      </w:pPr>
      <w:r w:rsidRPr="008F45D0">
        <w:rPr>
          <w:rFonts w:eastAsia="Times New Roman" w:cs="Times New Roman"/>
          <w:b/>
          <w:sz w:val="32"/>
          <w:szCs w:val="32"/>
        </w:rPr>
        <w:t xml:space="preserve">MODELAGEM DOS PROCESSOS DAS CHEFIAS </w:t>
      </w:r>
      <w:del w:id="29" w:author="Emeson Santos" w:date="2019-08-16T09:50:00Z">
        <w:r w:rsidRPr="008F45D0" w:rsidDel="00E62C83">
          <w:rPr>
            <w:rFonts w:eastAsia="Times New Roman" w:cs="Times New Roman"/>
            <w:b/>
            <w:sz w:val="32"/>
            <w:szCs w:val="32"/>
          </w:rPr>
          <w:delText xml:space="preserve">DOS </w:delText>
        </w:r>
      </w:del>
      <w:r w:rsidRPr="008F45D0">
        <w:rPr>
          <w:rFonts w:eastAsia="Times New Roman" w:cs="Times New Roman"/>
          <w:b/>
          <w:sz w:val="32"/>
          <w:szCs w:val="32"/>
        </w:rPr>
        <w:t>DEPARTAMENT</w:t>
      </w:r>
      <w:ins w:id="30" w:author="Emeson Santos" w:date="2019-08-16T09:50:00Z">
        <w:r w:rsidR="00E62C83" w:rsidRPr="008F45D0">
          <w:rPr>
            <w:rFonts w:eastAsia="Times New Roman" w:cs="Times New Roman"/>
            <w:b/>
            <w:sz w:val="32"/>
            <w:szCs w:val="32"/>
          </w:rPr>
          <w:t>AIS</w:t>
        </w:r>
      </w:ins>
      <w:del w:id="31" w:author="Emeson Santos" w:date="2019-08-16T09:50:00Z">
        <w:r w:rsidRPr="008F45D0" w:rsidDel="00E62C83">
          <w:rPr>
            <w:rFonts w:eastAsia="Times New Roman" w:cs="Times New Roman"/>
            <w:b/>
            <w:sz w:val="32"/>
            <w:szCs w:val="32"/>
          </w:rPr>
          <w:delText>OS</w:delText>
        </w:r>
      </w:del>
      <w:r w:rsidRPr="008F45D0">
        <w:rPr>
          <w:rFonts w:eastAsia="Times New Roman" w:cs="Times New Roman"/>
          <w:b/>
          <w:sz w:val="32"/>
          <w:szCs w:val="32"/>
        </w:rPr>
        <w:t xml:space="preserve"> DA UNIVERSIDADE FEDERAL DE SERGIPE.</w:t>
      </w:r>
    </w:p>
    <w:p w14:paraId="18230344" w14:textId="77777777" w:rsidR="004A0712" w:rsidRPr="008F45D0" w:rsidRDefault="004240D8">
      <w:pPr>
        <w:rPr>
          <w:rFonts w:eastAsia="Times New Roman" w:cs="Times New Roman"/>
          <w:b/>
        </w:rPr>
      </w:pPr>
      <w:r w:rsidRPr="008F45D0">
        <w:rPr>
          <w:rFonts w:eastAsia="Times New Roman" w:cs="Times New Roman"/>
          <w:b/>
        </w:rPr>
        <w:t xml:space="preserve"> </w:t>
      </w:r>
    </w:p>
    <w:p w14:paraId="1240F45D" w14:textId="77777777" w:rsidR="004A0712" w:rsidRPr="008F45D0" w:rsidRDefault="004240D8">
      <w:pPr>
        <w:rPr>
          <w:rFonts w:eastAsia="Times New Roman" w:cs="Times New Roman"/>
          <w:b/>
        </w:rPr>
      </w:pPr>
      <w:r w:rsidRPr="008F45D0">
        <w:rPr>
          <w:rFonts w:eastAsia="Times New Roman" w:cs="Times New Roman"/>
          <w:b/>
        </w:rPr>
        <w:lastRenderedPageBreak/>
        <w:t xml:space="preserve"> </w:t>
      </w:r>
    </w:p>
    <w:p w14:paraId="60EB5126" w14:textId="77777777" w:rsidR="004A0712" w:rsidRPr="008F45D0" w:rsidRDefault="004240D8">
      <w:pPr>
        <w:rPr>
          <w:rFonts w:eastAsia="Times New Roman" w:cs="Times New Roman"/>
          <w:b/>
        </w:rPr>
      </w:pPr>
      <w:r w:rsidRPr="008F45D0">
        <w:rPr>
          <w:rFonts w:eastAsia="Times New Roman" w:cs="Times New Roman"/>
          <w:b/>
        </w:rPr>
        <w:t xml:space="preserve"> </w:t>
      </w:r>
    </w:p>
    <w:p w14:paraId="3E9515F1" w14:textId="77777777" w:rsidR="004A0712" w:rsidRPr="008F45D0" w:rsidRDefault="004240D8">
      <w:pPr>
        <w:rPr>
          <w:rFonts w:eastAsia="Times New Roman" w:cs="Times New Roman"/>
          <w:b/>
        </w:rPr>
      </w:pPr>
      <w:r w:rsidRPr="008F45D0">
        <w:rPr>
          <w:rFonts w:eastAsia="Times New Roman" w:cs="Times New Roman"/>
          <w:b/>
        </w:rPr>
        <w:t xml:space="preserve"> </w:t>
      </w:r>
    </w:p>
    <w:p w14:paraId="7877910B" w14:textId="6567F005" w:rsidR="004A0712" w:rsidRPr="008F45D0" w:rsidRDefault="004240D8">
      <w:pPr>
        <w:ind w:left="5580"/>
        <w:jc w:val="both"/>
        <w:rPr>
          <w:rFonts w:eastAsia="Times New Roman" w:cs="Times New Roman"/>
        </w:rPr>
      </w:pPr>
      <w:r w:rsidRPr="008F45D0">
        <w:rPr>
          <w:rFonts w:eastAsia="Times New Roman" w:cs="Times New Roman"/>
        </w:rPr>
        <w:t xml:space="preserve">Trabalho de Conclusão de Curso submetido ao Departamento de Sistemas de Informação da Universidade Federal de Sergipe como requisito parcial para a obtenção do título de Bacharel em </w:t>
      </w:r>
      <w:r w:rsidR="00030A48" w:rsidRPr="008F45D0">
        <w:rPr>
          <w:rFonts w:eastAsia="Times New Roman" w:cs="Times New Roman"/>
        </w:rPr>
        <w:t>Sistemas de Informação</w:t>
      </w:r>
      <w:r w:rsidRPr="008F45D0">
        <w:rPr>
          <w:rFonts w:eastAsia="Times New Roman" w:cs="Times New Roman"/>
        </w:rPr>
        <w:t>.</w:t>
      </w:r>
    </w:p>
    <w:p w14:paraId="1E0452AD" w14:textId="77777777" w:rsidR="004A0712" w:rsidRPr="008F45D0" w:rsidRDefault="004240D8">
      <w:pPr>
        <w:rPr>
          <w:rFonts w:eastAsia="Times New Roman" w:cs="Times New Roman"/>
          <w:b/>
        </w:rPr>
      </w:pPr>
      <w:r w:rsidRPr="008F45D0">
        <w:rPr>
          <w:rFonts w:eastAsia="Times New Roman" w:cs="Times New Roman"/>
          <w:b/>
        </w:rPr>
        <w:t xml:space="preserve"> </w:t>
      </w:r>
    </w:p>
    <w:p w14:paraId="26E47E1B" w14:textId="77777777" w:rsidR="004A0712" w:rsidRPr="008F45D0" w:rsidRDefault="004240D8">
      <w:pPr>
        <w:jc w:val="right"/>
        <w:rPr>
          <w:rFonts w:eastAsia="Times New Roman" w:cs="Times New Roman"/>
        </w:rPr>
      </w:pPr>
      <w:r w:rsidRPr="008F45D0">
        <w:rPr>
          <w:rFonts w:eastAsia="Times New Roman" w:cs="Times New Roman"/>
        </w:rPr>
        <w:t xml:space="preserve"> </w:t>
      </w:r>
    </w:p>
    <w:p w14:paraId="26C6A1AF" w14:textId="77777777" w:rsidR="004A0712" w:rsidRPr="008F45D0" w:rsidRDefault="004240D8">
      <w:pPr>
        <w:jc w:val="right"/>
        <w:rPr>
          <w:rFonts w:eastAsia="Times New Roman" w:cs="Times New Roman"/>
        </w:rPr>
      </w:pPr>
      <w:r w:rsidRPr="008F45D0">
        <w:rPr>
          <w:rFonts w:eastAsia="Times New Roman" w:cs="Times New Roman"/>
        </w:rPr>
        <w:t xml:space="preserve"> </w:t>
      </w:r>
    </w:p>
    <w:p w14:paraId="2D35822E" w14:textId="36852832" w:rsidR="004A0712" w:rsidRPr="008F45D0" w:rsidDel="004D427B" w:rsidRDefault="004240D8">
      <w:pPr>
        <w:jc w:val="right"/>
        <w:rPr>
          <w:del w:id="32" w:author="Emeson Santos" w:date="2019-08-16T09:34:00Z"/>
          <w:rFonts w:eastAsia="Times New Roman" w:cs="Times New Roman"/>
        </w:rPr>
      </w:pPr>
      <w:r w:rsidRPr="008F45D0">
        <w:rPr>
          <w:rFonts w:eastAsia="Times New Roman" w:cs="Times New Roman"/>
        </w:rPr>
        <w:t xml:space="preserve">Orientador: </w:t>
      </w:r>
      <w:ins w:id="33" w:author="Emeson Santos" w:date="2019-08-16T09:29:00Z">
        <w:r w:rsidR="004D427B" w:rsidRPr="008F45D0">
          <w:rPr>
            <w:rFonts w:eastAsia="Times New Roman" w:cs="Times New Roman"/>
          </w:rPr>
          <w:t xml:space="preserve">Dr. </w:t>
        </w:r>
      </w:ins>
      <w:r w:rsidR="00DE3390" w:rsidRPr="008F45D0">
        <w:rPr>
          <w:rFonts w:eastAsia="Times New Roman" w:cs="Times New Roman"/>
        </w:rPr>
        <w:t>MARCOS BARBOSA DÓSEA</w:t>
      </w:r>
    </w:p>
    <w:p w14:paraId="78CFDCC0" w14:textId="545370B3" w:rsidR="004A0712" w:rsidRPr="008F45D0" w:rsidDel="004D427B" w:rsidRDefault="004240D8">
      <w:pPr>
        <w:jc w:val="right"/>
        <w:rPr>
          <w:del w:id="34" w:author="Emeson Santos" w:date="2019-08-16T09:34:00Z"/>
          <w:rFonts w:eastAsia="Times New Roman" w:cs="Times New Roman"/>
          <w:b/>
          <w:sz w:val="28"/>
          <w:szCs w:val="28"/>
        </w:rPr>
        <w:pPrChange w:id="35" w:author="Emeson Santos" w:date="2019-08-16T09:34:00Z">
          <w:pPr>
            <w:jc w:val="center"/>
          </w:pPr>
        </w:pPrChange>
      </w:pPr>
      <w:del w:id="36" w:author="Emeson Santos" w:date="2019-08-16T09:34:00Z">
        <w:r w:rsidRPr="008F45D0" w:rsidDel="004D427B">
          <w:rPr>
            <w:rFonts w:eastAsia="Times New Roman" w:cs="Times New Roman"/>
            <w:b/>
            <w:sz w:val="28"/>
            <w:szCs w:val="28"/>
          </w:rPr>
          <w:delText xml:space="preserve"> </w:delText>
        </w:r>
      </w:del>
    </w:p>
    <w:p w14:paraId="59549AE0" w14:textId="3A94CADB" w:rsidR="004A0712" w:rsidRPr="008F45D0" w:rsidDel="004D427B" w:rsidRDefault="004240D8">
      <w:pPr>
        <w:jc w:val="right"/>
        <w:rPr>
          <w:del w:id="37" w:author="Emeson Santos" w:date="2019-08-16T09:34:00Z"/>
          <w:rFonts w:eastAsia="Times New Roman" w:cs="Times New Roman"/>
        </w:rPr>
      </w:pPr>
      <w:del w:id="38" w:author="Emeson Santos" w:date="2019-08-16T09:34:00Z">
        <w:r w:rsidRPr="008F45D0" w:rsidDel="004D427B">
          <w:rPr>
            <w:rFonts w:eastAsia="Times New Roman" w:cs="Times New Roman"/>
          </w:rPr>
          <w:delText xml:space="preserve"> </w:delText>
        </w:r>
      </w:del>
    </w:p>
    <w:p w14:paraId="1DC65739" w14:textId="6CE2C908" w:rsidR="004A0712" w:rsidRPr="008F45D0" w:rsidRDefault="00DE3390">
      <w:pPr>
        <w:jc w:val="right"/>
        <w:rPr>
          <w:rFonts w:eastAsia="Times New Roman" w:cs="Times New Roman"/>
          <w:b/>
          <w:sz w:val="28"/>
          <w:szCs w:val="28"/>
        </w:rPr>
        <w:pPrChange w:id="39" w:author="Emeson Santos" w:date="2019-08-16T09:34:00Z">
          <w:pPr>
            <w:jc w:val="center"/>
          </w:pPr>
        </w:pPrChange>
      </w:pPr>
      <w:r w:rsidRPr="008F45D0">
        <w:rPr>
          <w:rFonts w:eastAsia="Times New Roman" w:cs="Times New Roman"/>
          <w:b/>
          <w:sz w:val="28"/>
          <w:szCs w:val="28"/>
        </w:rPr>
        <w:t xml:space="preserve"> </w:t>
      </w:r>
    </w:p>
    <w:p w14:paraId="5D0CE2FF" w14:textId="77777777" w:rsidR="004A0712" w:rsidRPr="008F45D0" w:rsidRDefault="004240D8">
      <w:pPr>
        <w:jc w:val="center"/>
        <w:rPr>
          <w:rFonts w:eastAsia="Times New Roman" w:cs="Times New Roman"/>
          <w:b/>
          <w:sz w:val="28"/>
          <w:szCs w:val="28"/>
        </w:rPr>
      </w:pPr>
      <w:r w:rsidRPr="008F45D0">
        <w:rPr>
          <w:rFonts w:eastAsia="Times New Roman" w:cs="Times New Roman"/>
          <w:b/>
          <w:sz w:val="28"/>
          <w:szCs w:val="28"/>
        </w:rPr>
        <w:t xml:space="preserve"> </w:t>
      </w:r>
    </w:p>
    <w:p w14:paraId="526D40CE" w14:textId="77777777" w:rsidR="004A0712" w:rsidRPr="008F45D0" w:rsidRDefault="004240D8">
      <w:pPr>
        <w:rPr>
          <w:rFonts w:eastAsia="Times New Roman" w:cs="Times New Roman"/>
          <w:b/>
          <w:sz w:val="28"/>
          <w:szCs w:val="28"/>
        </w:rPr>
      </w:pPr>
      <w:r w:rsidRPr="008F45D0">
        <w:rPr>
          <w:rFonts w:eastAsia="Times New Roman" w:cs="Times New Roman"/>
          <w:b/>
          <w:sz w:val="28"/>
          <w:szCs w:val="28"/>
        </w:rPr>
        <w:t xml:space="preserve"> </w:t>
      </w:r>
    </w:p>
    <w:p w14:paraId="445BF574" w14:textId="77777777" w:rsidR="004A0712" w:rsidRPr="008F45D0" w:rsidRDefault="004240D8">
      <w:pPr>
        <w:rPr>
          <w:rFonts w:eastAsia="Times New Roman" w:cs="Times New Roman"/>
          <w:b/>
          <w:sz w:val="28"/>
          <w:szCs w:val="28"/>
        </w:rPr>
      </w:pPr>
      <w:r w:rsidRPr="008F45D0">
        <w:rPr>
          <w:rFonts w:eastAsia="Times New Roman" w:cs="Times New Roman"/>
          <w:b/>
          <w:sz w:val="28"/>
          <w:szCs w:val="28"/>
        </w:rPr>
        <w:t xml:space="preserve"> </w:t>
      </w:r>
    </w:p>
    <w:p w14:paraId="16E43C15" w14:textId="77777777" w:rsidR="004A0712" w:rsidRPr="008F45D0" w:rsidRDefault="004240D8">
      <w:pPr>
        <w:spacing w:before="480"/>
        <w:jc w:val="center"/>
        <w:rPr>
          <w:rFonts w:eastAsia="Times New Roman" w:cs="Times New Roman"/>
          <w:b/>
        </w:rPr>
      </w:pPr>
      <w:r w:rsidRPr="008F45D0">
        <w:rPr>
          <w:rFonts w:eastAsia="Times New Roman" w:cs="Times New Roman"/>
          <w:b/>
        </w:rPr>
        <w:t>ITABAIANA</w:t>
      </w:r>
    </w:p>
    <w:p w14:paraId="4CE1BC68" w14:textId="77777777" w:rsidR="004A0712" w:rsidRPr="008F45D0" w:rsidRDefault="004240D8">
      <w:pPr>
        <w:jc w:val="center"/>
        <w:rPr>
          <w:rFonts w:eastAsia="Times New Roman" w:cs="Times New Roman"/>
          <w:b/>
          <w:sz w:val="28"/>
          <w:szCs w:val="28"/>
        </w:rPr>
      </w:pPr>
      <w:r w:rsidRPr="008F45D0">
        <w:rPr>
          <w:rFonts w:eastAsia="Times New Roman" w:cs="Times New Roman"/>
          <w:b/>
          <w:sz w:val="28"/>
          <w:szCs w:val="28"/>
        </w:rPr>
        <w:t>2019</w:t>
      </w:r>
    </w:p>
    <w:p w14:paraId="0B05C643" w14:textId="77777777" w:rsidR="004A0712" w:rsidRPr="008F45D0" w:rsidRDefault="004A0712">
      <w:pPr>
        <w:rPr>
          <w:rFonts w:eastAsia="Times New Roman" w:cs="Times New Roman"/>
          <w:b/>
          <w:sz w:val="28"/>
          <w:szCs w:val="28"/>
        </w:rPr>
      </w:pPr>
    </w:p>
    <w:p w14:paraId="7793C211" w14:textId="77777777" w:rsidR="004A0712" w:rsidRPr="008F45D0" w:rsidDel="00254A75" w:rsidRDefault="004240D8">
      <w:pPr>
        <w:rPr>
          <w:del w:id="40" w:author="Emeson Santos" w:date="2019-08-16T09:35:00Z"/>
          <w:rFonts w:eastAsia="Times New Roman" w:cs="Times New Roman"/>
          <w:b/>
          <w:sz w:val="28"/>
          <w:szCs w:val="28"/>
        </w:rPr>
        <w:pPrChange w:id="41" w:author="Emeson Santos" w:date="2019-08-16T09:35:00Z">
          <w:pPr>
            <w:jc w:val="center"/>
          </w:pPr>
        </w:pPrChange>
      </w:pPr>
      <w:del w:id="42" w:author="Emeson Santos" w:date="2019-08-16T09:35:00Z">
        <w:r w:rsidRPr="008F45D0" w:rsidDel="00254A75">
          <w:rPr>
            <w:rFonts w:eastAsia="Times New Roman" w:cs="Times New Roman"/>
            <w:b/>
            <w:sz w:val="28"/>
            <w:szCs w:val="28"/>
          </w:rPr>
          <w:delText xml:space="preserve"> </w:delText>
        </w:r>
      </w:del>
    </w:p>
    <w:p w14:paraId="7A88FC2F" w14:textId="77777777" w:rsidR="004A0712" w:rsidRPr="008F45D0" w:rsidDel="00254A75" w:rsidRDefault="004240D8">
      <w:pPr>
        <w:rPr>
          <w:del w:id="43" w:author="Emeson Santos" w:date="2019-08-16T09:35:00Z"/>
          <w:rFonts w:eastAsia="Times New Roman" w:cs="Times New Roman"/>
          <w:b/>
          <w:sz w:val="28"/>
          <w:szCs w:val="28"/>
        </w:rPr>
        <w:pPrChange w:id="44" w:author="Emeson Santos" w:date="2019-08-16T09:35:00Z">
          <w:pPr>
            <w:jc w:val="center"/>
          </w:pPr>
        </w:pPrChange>
      </w:pPr>
      <w:del w:id="45" w:author="Emeson Santos" w:date="2019-08-16T09:35:00Z">
        <w:r w:rsidRPr="008F45D0" w:rsidDel="00254A75">
          <w:rPr>
            <w:rFonts w:eastAsia="Times New Roman" w:cs="Times New Roman"/>
            <w:b/>
            <w:sz w:val="28"/>
            <w:szCs w:val="28"/>
          </w:rPr>
          <w:delText xml:space="preserve"> </w:delText>
        </w:r>
      </w:del>
    </w:p>
    <w:p w14:paraId="743F9A92" w14:textId="77777777" w:rsidR="004A0712" w:rsidRPr="008F45D0" w:rsidDel="00254A75" w:rsidRDefault="004240D8">
      <w:pPr>
        <w:rPr>
          <w:del w:id="46" w:author="Emeson Santos" w:date="2019-08-16T09:35:00Z"/>
          <w:rFonts w:eastAsia="Times New Roman" w:cs="Times New Roman"/>
          <w:b/>
          <w:sz w:val="28"/>
          <w:szCs w:val="28"/>
        </w:rPr>
        <w:pPrChange w:id="47" w:author="Emeson Santos" w:date="2019-08-16T09:35:00Z">
          <w:pPr>
            <w:jc w:val="center"/>
          </w:pPr>
        </w:pPrChange>
      </w:pPr>
      <w:del w:id="48" w:author="Emeson Santos" w:date="2019-08-16T09:35:00Z">
        <w:r w:rsidRPr="008F45D0" w:rsidDel="00254A75">
          <w:rPr>
            <w:rFonts w:eastAsia="Times New Roman" w:cs="Times New Roman"/>
            <w:b/>
            <w:sz w:val="28"/>
            <w:szCs w:val="28"/>
          </w:rPr>
          <w:delText xml:space="preserve"> </w:delText>
        </w:r>
      </w:del>
    </w:p>
    <w:p w14:paraId="4719CAD9" w14:textId="77777777" w:rsidR="004A0712" w:rsidRPr="008F45D0" w:rsidDel="00254A75" w:rsidRDefault="004240D8">
      <w:pPr>
        <w:rPr>
          <w:del w:id="49" w:author="Emeson Santos" w:date="2019-08-16T09:35:00Z"/>
          <w:rFonts w:eastAsia="Times New Roman" w:cs="Times New Roman"/>
          <w:b/>
          <w:sz w:val="28"/>
          <w:szCs w:val="28"/>
        </w:rPr>
        <w:pPrChange w:id="50" w:author="Emeson Santos" w:date="2019-08-16T09:35:00Z">
          <w:pPr>
            <w:jc w:val="center"/>
          </w:pPr>
        </w:pPrChange>
      </w:pPr>
      <w:del w:id="51" w:author="Emeson Santos" w:date="2019-08-16T09:35:00Z">
        <w:r w:rsidRPr="008F45D0" w:rsidDel="00254A75">
          <w:rPr>
            <w:rFonts w:eastAsia="Times New Roman" w:cs="Times New Roman"/>
            <w:b/>
            <w:sz w:val="28"/>
            <w:szCs w:val="28"/>
          </w:rPr>
          <w:delText xml:space="preserve"> </w:delText>
        </w:r>
      </w:del>
    </w:p>
    <w:p w14:paraId="4387D1C1" w14:textId="77777777" w:rsidR="004A0712" w:rsidRPr="008F45D0" w:rsidDel="00254A75" w:rsidRDefault="004240D8">
      <w:pPr>
        <w:rPr>
          <w:del w:id="52" w:author="Emeson Santos" w:date="2019-08-16T09:35:00Z"/>
          <w:rFonts w:eastAsia="Times New Roman" w:cs="Times New Roman"/>
          <w:b/>
          <w:sz w:val="28"/>
          <w:szCs w:val="28"/>
        </w:rPr>
        <w:pPrChange w:id="53" w:author="Emeson Santos" w:date="2019-08-16T09:35:00Z">
          <w:pPr>
            <w:jc w:val="center"/>
          </w:pPr>
        </w:pPrChange>
      </w:pPr>
      <w:del w:id="54" w:author="Emeson Santos" w:date="2019-08-16T09:35:00Z">
        <w:r w:rsidRPr="008F45D0" w:rsidDel="00254A75">
          <w:rPr>
            <w:rFonts w:eastAsia="Times New Roman" w:cs="Times New Roman"/>
            <w:b/>
            <w:sz w:val="28"/>
            <w:szCs w:val="28"/>
          </w:rPr>
          <w:delText xml:space="preserve"> </w:delText>
        </w:r>
      </w:del>
    </w:p>
    <w:p w14:paraId="4C86BAAB" w14:textId="77777777" w:rsidR="004A0712" w:rsidRPr="008F45D0" w:rsidDel="00254A75" w:rsidRDefault="004240D8">
      <w:pPr>
        <w:rPr>
          <w:del w:id="55" w:author="Emeson Santos" w:date="2019-08-16T09:35:00Z"/>
          <w:rFonts w:eastAsia="Times New Roman" w:cs="Times New Roman"/>
          <w:b/>
          <w:sz w:val="28"/>
          <w:szCs w:val="28"/>
        </w:rPr>
        <w:pPrChange w:id="56" w:author="Emeson Santos" w:date="2019-08-16T09:35:00Z">
          <w:pPr>
            <w:jc w:val="center"/>
          </w:pPr>
        </w:pPrChange>
      </w:pPr>
      <w:del w:id="57" w:author="Emeson Santos" w:date="2019-08-16T09:35:00Z">
        <w:r w:rsidRPr="008F45D0" w:rsidDel="00254A75">
          <w:rPr>
            <w:rFonts w:eastAsia="Times New Roman" w:cs="Times New Roman"/>
            <w:b/>
            <w:sz w:val="28"/>
            <w:szCs w:val="28"/>
          </w:rPr>
          <w:delText xml:space="preserve"> </w:delText>
        </w:r>
      </w:del>
    </w:p>
    <w:p w14:paraId="67B41EFD" w14:textId="77777777" w:rsidR="004A0712" w:rsidRPr="008F45D0" w:rsidDel="00254A75" w:rsidRDefault="004240D8">
      <w:pPr>
        <w:rPr>
          <w:del w:id="58" w:author="Emeson Santos" w:date="2019-08-16T09:35:00Z"/>
          <w:rFonts w:eastAsia="Times New Roman" w:cs="Times New Roman"/>
          <w:b/>
          <w:sz w:val="28"/>
          <w:szCs w:val="28"/>
        </w:rPr>
        <w:pPrChange w:id="59" w:author="Emeson Santos" w:date="2019-08-16T09:35:00Z">
          <w:pPr>
            <w:jc w:val="center"/>
          </w:pPr>
        </w:pPrChange>
      </w:pPr>
      <w:del w:id="60" w:author="Emeson Santos" w:date="2019-08-16T09:35:00Z">
        <w:r w:rsidRPr="008F45D0" w:rsidDel="00254A75">
          <w:rPr>
            <w:rFonts w:eastAsia="Times New Roman" w:cs="Times New Roman"/>
            <w:b/>
            <w:sz w:val="28"/>
            <w:szCs w:val="28"/>
          </w:rPr>
          <w:delText xml:space="preserve"> </w:delText>
        </w:r>
      </w:del>
    </w:p>
    <w:p w14:paraId="0415CD32" w14:textId="77777777" w:rsidR="004A0712" w:rsidRPr="008F45D0" w:rsidDel="00254A75" w:rsidRDefault="004240D8">
      <w:pPr>
        <w:rPr>
          <w:del w:id="61" w:author="Emeson Santos" w:date="2019-08-16T09:35:00Z"/>
          <w:rFonts w:eastAsia="Times New Roman" w:cs="Times New Roman"/>
          <w:b/>
          <w:sz w:val="28"/>
          <w:szCs w:val="28"/>
        </w:rPr>
        <w:pPrChange w:id="62" w:author="Emeson Santos" w:date="2019-08-16T09:35:00Z">
          <w:pPr>
            <w:jc w:val="center"/>
          </w:pPr>
        </w:pPrChange>
      </w:pPr>
      <w:del w:id="63" w:author="Emeson Santos" w:date="2019-08-16T09:35:00Z">
        <w:r w:rsidRPr="008F45D0" w:rsidDel="00254A75">
          <w:rPr>
            <w:rFonts w:eastAsia="Times New Roman" w:cs="Times New Roman"/>
            <w:b/>
            <w:sz w:val="28"/>
            <w:szCs w:val="28"/>
          </w:rPr>
          <w:delText xml:space="preserve"> </w:delText>
        </w:r>
      </w:del>
    </w:p>
    <w:p w14:paraId="536D9F40" w14:textId="77777777" w:rsidR="004A0712" w:rsidRPr="008F45D0" w:rsidDel="00254A75" w:rsidRDefault="004240D8">
      <w:pPr>
        <w:rPr>
          <w:del w:id="64" w:author="Emeson Santos" w:date="2019-08-16T09:35:00Z"/>
          <w:rFonts w:eastAsia="Times New Roman" w:cs="Times New Roman"/>
          <w:b/>
          <w:sz w:val="28"/>
          <w:szCs w:val="28"/>
        </w:rPr>
        <w:pPrChange w:id="65" w:author="Emeson Santos" w:date="2019-08-16T09:35:00Z">
          <w:pPr>
            <w:jc w:val="center"/>
          </w:pPr>
        </w:pPrChange>
      </w:pPr>
      <w:del w:id="66" w:author="Emeson Santos" w:date="2019-08-16T09:35:00Z">
        <w:r w:rsidRPr="008F45D0" w:rsidDel="00254A75">
          <w:rPr>
            <w:rFonts w:eastAsia="Times New Roman" w:cs="Times New Roman"/>
            <w:b/>
            <w:sz w:val="28"/>
            <w:szCs w:val="28"/>
          </w:rPr>
          <w:delText xml:space="preserve"> </w:delText>
        </w:r>
      </w:del>
    </w:p>
    <w:p w14:paraId="2F833AE9" w14:textId="77777777" w:rsidR="004A0712" w:rsidRPr="008F45D0" w:rsidDel="00254A75" w:rsidRDefault="004240D8">
      <w:pPr>
        <w:rPr>
          <w:del w:id="67" w:author="Emeson Santos" w:date="2019-08-16T09:35:00Z"/>
          <w:rFonts w:eastAsia="Times New Roman" w:cs="Times New Roman"/>
          <w:b/>
          <w:sz w:val="28"/>
          <w:szCs w:val="28"/>
        </w:rPr>
        <w:pPrChange w:id="68" w:author="Emeson Santos" w:date="2019-08-16T09:35:00Z">
          <w:pPr>
            <w:jc w:val="center"/>
          </w:pPr>
        </w:pPrChange>
      </w:pPr>
      <w:del w:id="69" w:author="Emeson Santos" w:date="2019-08-16T09:35:00Z">
        <w:r w:rsidRPr="008F45D0" w:rsidDel="00254A75">
          <w:rPr>
            <w:rFonts w:eastAsia="Times New Roman" w:cs="Times New Roman"/>
            <w:b/>
            <w:sz w:val="28"/>
            <w:szCs w:val="28"/>
          </w:rPr>
          <w:delText xml:space="preserve"> </w:delText>
        </w:r>
      </w:del>
    </w:p>
    <w:p w14:paraId="5877BC42" w14:textId="77777777" w:rsidR="004A0712" w:rsidRPr="008F45D0" w:rsidDel="00254A75" w:rsidRDefault="004240D8">
      <w:pPr>
        <w:rPr>
          <w:del w:id="70" w:author="Emeson Santos" w:date="2019-08-16T09:35:00Z"/>
          <w:rFonts w:eastAsia="Times New Roman" w:cs="Times New Roman"/>
          <w:b/>
          <w:sz w:val="28"/>
          <w:szCs w:val="28"/>
        </w:rPr>
        <w:pPrChange w:id="71" w:author="Emeson Santos" w:date="2019-08-16T09:35:00Z">
          <w:pPr>
            <w:jc w:val="center"/>
          </w:pPr>
        </w:pPrChange>
      </w:pPr>
      <w:del w:id="72" w:author="Emeson Santos" w:date="2019-08-16T09:35:00Z">
        <w:r w:rsidRPr="008F45D0" w:rsidDel="00254A75">
          <w:rPr>
            <w:rFonts w:eastAsia="Times New Roman" w:cs="Times New Roman"/>
            <w:b/>
            <w:sz w:val="28"/>
            <w:szCs w:val="28"/>
          </w:rPr>
          <w:delText xml:space="preserve"> </w:delText>
        </w:r>
      </w:del>
    </w:p>
    <w:p w14:paraId="047E11FD" w14:textId="77777777" w:rsidR="004A0712" w:rsidRPr="008F45D0" w:rsidDel="00254A75" w:rsidRDefault="004240D8">
      <w:pPr>
        <w:rPr>
          <w:del w:id="73" w:author="Emeson Santos" w:date="2019-08-16T09:35:00Z"/>
          <w:rFonts w:eastAsia="Times New Roman" w:cs="Times New Roman"/>
          <w:b/>
          <w:sz w:val="28"/>
          <w:szCs w:val="28"/>
        </w:rPr>
        <w:pPrChange w:id="74" w:author="Emeson Santos" w:date="2019-08-16T09:35:00Z">
          <w:pPr>
            <w:jc w:val="center"/>
          </w:pPr>
        </w:pPrChange>
      </w:pPr>
      <w:del w:id="75" w:author="Emeson Santos" w:date="2019-08-16T09:35:00Z">
        <w:r w:rsidRPr="008F45D0" w:rsidDel="00254A75">
          <w:rPr>
            <w:rFonts w:eastAsia="Times New Roman" w:cs="Times New Roman"/>
            <w:b/>
            <w:sz w:val="28"/>
            <w:szCs w:val="28"/>
          </w:rPr>
          <w:delText xml:space="preserve"> </w:delText>
        </w:r>
      </w:del>
    </w:p>
    <w:p w14:paraId="7384BA80" w14:textId="77777777" w:rsidR="004A0712" w:rsidRPr="008F45D0" w:rsidDel="00254A75" w:rsidRDefault="004240D8">
      <w:pPr>
        <w:rPr>
          <w:del w:id="76" w:author="Emeson Santos" w:date="2019-08-16T09:35:00Z"/>
          <w:rFonts w:eastAsia="Times New Roman" w:cs="Times New Roman"/>
          <w:b/>
          <w:sz w:val="28"/>
          <w:szCs w:val="28"/>
        </w:rPr>
        <w:pPrChange w:id="77" w:author="Emeson Santos" w:date="2019-08-16T09:35:00Z">
          <w:pPr>
            <w:jc w:val="center"/>
          </w:pPr>
        </w:pPrChange>
      </w:pPr>
      <w:del w:id="78" w:author="Emeson Santos" w:date="2019-08-16T09:35:00Z">
        <w:r w:rsidRPr="008F45D0" w:rsidDel="00254A75">
          <w:rPr>
            <w:rFonts w:eastAsia="Times New Roman" w:cs="Times New Roman"/>
            <w:b/>
            <w:sz w:val="28"/>
            <w:szCs w:val="28"/>
          </w:rPr>
          <w:delText xml:space="preserve"> </w:delText>
        </w:r>
      </w:del>
    </w:p>
    <w:p w14:paraId="45F3A50E" w14:textId="77777777" w:rsidR="004A0712" w:rsidRPr="008F45D0" w:rsidDel="00254A75" w:rsidRDefault="004240D8">
      <w:pPr>
        <w:rPr>
          <w:del w:id="79" w:author="Emeson Santos" w:date="2019-08-16T09:35:00Z"/>
          <w:rFonts w:eastAsia="Times New Roman" w:cs="Times New Roman"/>
          <w:b/>
          <w:sz w:val="28"/>
          <w:szCs w:val="28"/>
        </w:rPr>
        <w:pPrChange w:id="80" w:author="Emeson Santos" w:date="2019-08-16T09:35:00Z">
          <w:pPr>
            <w:jc w:val="center"/>
          </w:pPr>
        </w:pPrChange>
      </w:pPr>
      <w:del w:id="81" w:author="Emeson Santos" w:date="2019-08-16T09:35:00Z">
        <w:r w:rsidRPr="008F45D0" w:rsidDel="00254A75">
          <w:rPr>
            <w:rFonts w:eastAsia="Times New Roman" w:cs="Times New Roman"/>
            <w:b/>
            <w:sz w:val="28"/>
            <w:szCs w:val="28"/>
          </w:rPr>
          <w:delText xml:space="preserve"> </w:delText>
        </w:r>
      </w:del>
    </w:p>
    <w:p w14:paraId="2F0FDAEF" w14:textId="77777777" w:rsidR="004A0712" w:rsidRPr="008F45D0" w:rsidRDefault="004240D8">
      <w:pPr>
        <w:rPr>
          <w:rFonts w:eastAsia="Times New Roman" w:cs="Times New Roman"/>
          <w:b/>
          <w:sz w:val="28"/>
          <w:szCs w:val="28"/>
        </w:rPr>
        <w:pPrChange w:id="82" w:author="Emeson Santos" w:date="2019-08-16T09:35:00Z">
          <w:pPr>
            <w:jc w:val="center"/>
          </w:pPr>
        </w:pPrChange>
      </w:pPr>
      <w:r w:rsidRPr="008F45D0">
        <w:rPr>
          <w:rFonts w:eastAsia="Times New Roman" w:cs="Times New Roman"/>
          <w:b/>
          <w:sz w:val="28"/>
          <w:szCs w:val="28"/>
        </w:rPr>
        <w:t xml:space="preserve"> </w:t>
      </w:r>
    </w:p>
    <w:p w14:paraId="0E4EDC4B" w14:textId="77777777" w:rsidR="004A0712" w:rsidRPr="008F45D0" w:rsidRDefault="004240D8">
      <w:pPr>
        <w:jc w:val="center"/>
        <w:rPr>
          <w:rFonts w:eastAsia="Times New Roman" w:cs="Times New Roman"/>
          <w:b/>
          <w:sz w:val="28"/>
          <w:szCs w:val="28"/>
        </w:rPr>
      </w:pPr>
      <w:r w:rsidRPr="008F45D0">
        <w:rPr>
          <w:rFonts w:eastAsia="Times New Roman" w:cs="Times New Roman"/>
          <w:b/>
          <w:sz w:val="28"/>
          <w:szCs w:val="28"/>
        </w:rPr>
        <w:t xml:space="preserve"> </w:t>
      </w:r>
    </w:p>
    <w:p w14:paraId="0265D815" w14:textId="77777777" w:rsidR="004A0712" w:rsidRPr="008F45D0" w:rsidRDefault="004240D8">
      <w:pPr>
        <w:jc w:val="center"/>
        <w:rPr>
          <w:rFonts w:eastAsia="Times New Roman" w:cs="Times New Roman"/>
          <w:b/>
          <w:sz w:val="28"/>
          <w:szCs w:val="28"/>
        </w:rPr>
      </w:pPr>
      <w:r w:rsidRPr="008F45D0">
        <w:rPr>
          <w:rFonts w:eastAsia="Times New Roman" w:cs="Times New Roman"/>
          <w:b/>
          <w:sz w:val="28"/>
          <w:szCs w:val="28"/>
        </w:rPr>
        <w:t xml:space="preserve"> </w:t>
      </w:r>
    </w:p>
    <w:p w14:paraId="181F3EE6" w14:textId="77777777" w:rsidR="004A0712" w:rsidRPr="008F45D0" w:rsidRDefault="004240D8">
      <w:pPr>
        <w:jc w:val="center"/>
        <w:rPr>
          <w:rFonts w:eastAsia="Times New Roman" w:cs="Times New Roman"/>
          <w:b/>
          <w:sz w:val="28"/>
          <w:szCs w:val="28"/>
        </w:rPr>
      </w:pPr>
      <w:r w:rsidRPr="008F45D0">
        <w:rPr>
          <w:rFonts w:eastAsia="Times New Roman" w:cs="Times New Roman"/>
          <w:b/>
          <w:sz w:val="28"/>
          <w:szCs w:val="28"/>
        </w:rPr>
        <w:t xml:space="preserve"> </w:t>
      </w:r>
    </w:p>
    <w:p w14:paraId="01BCC9EA" w14:textId="77777777" w:rsidR="004A0712" w:rsidRPr="008F45D0" w:rsidRDefault="004240D8">
      <w:pPr>
        <w:jc w:val="center"/>
        <w:rPr>
          <w:rFonts w:eastAsia="Times New Roman" w:cs="Times New Roman"/>
          <w:b/>
          <w:sz w:val="28"/>
          <w:szCs w:val="28"/>
        </w:rPr>
      </w:pPr>
      <w:r w:rsidRPr="008F45D0">
        <w:rPr>
          <w:rFonts w:eastAsia="Times New Roman" w:cs="Times New Roman"/>
          <w:b/>
          <w:sz w:val="28"/>
          <w:szCs w:val="28"/>
        </w:rPr>
        <w:t xml:space="preserve"> </w:t>
      </w:r>
    </w:p>
    <w:p w14:paraId="429ABDA5" w14:textId="77777777" w:rsidR="004A0712" w:rsidRPr="008F45D0" w:rsidRDefault="004240D8">
      <w:pPr>
        <w:jc w:val="center"/>
        <w:rPr>
          <w:rFonts w:eastAsia="Times New Roman" w:cs="Times New Roman"/>
          <w:b/>
          <w:sz w:val="28"/>
          <w:szCs w:val="28"/>
        </w:rPr>
      </w:pPr>
      <w:r w:rsidRPr="008F45D0">
        <w:rPr>
          <w:rFonts w:eastAsia="Times New Roman" w:cs="Times New Roman"/>
          <w:b/>
          <w:sz w:val="28"/>
          <w:szCs w:val="28"/>
        </w:rPr>
        <w:t xml:space="preserve"> </w:t>
      </w:r>
    </w:p>
    <w:p w14:paraId="456A4028" w14:textId="77777777" w:rsidR="004A0712" w:rsidRPr="008F45D0" w:rsidRDefault="004240D8">
      <w:pPr>
        <w:jc w:val="center"/>
        <w:rPr>
          <w:rFonts w:eastAsia="Times New Roman" w:cs="Times New Roman"/>
          <w:b/>
          <w:sz w:val="28"/>
          <w:szCs w:val="28"/>
        </w:rPr>
      </w:pPr>
      <w:r w:rsidRPr="008F45D0">
        <w:rPr>
          <w:rFonts w:eastAsia="Times New Roman" w:cs="Times New Roman"/>
          <w:b/>
          <w:sz w:val="28"/>
          <w:szCs w:val="28"/>
        </w:rPr>
        <w:t xml:space="preserve"> </w:t>
      </w:r>
    </w:p>
    <w:p w14:paraId="182C0784" w14:textId="77777777" w:rsidR="004A0712" w:rsidRPr="008F45D0" w:rsidRDefault="004240D8">
      <w:pPr>
        <w:jc w:val="both"/>
        <w:rPr>
          <w:rFonts w:eastAsia="Times New Roman" w:cs="Times New Roman"/>
          <w:b/>
        </w:rPr>
      </w:pPr>
      <w:r w:rsidRPr="008F45D0">
        <w:rPr>
          <w:rFonts w:eastAsia="Times New Roman" w:cs="Times New Roman"/>
          <w:b/>
        </w:rPr>
        <w:t>ATENÇÃO: este texto deve ser impresso no verso da contracapa.</w:t>
      </w:r>
    </w:p>
    <w:p w14:paraId="6C290348" w14:textId="77777777" w:rsidR="004A0712" w:rsidRPr="008F45D0" w:rsidRDefault="004240D8">
      <w:pPr>
        <w:jc w:val="center"/>
        <w:rPr>
          <w:rFonts w:eastAsia="Times New Roman" w:cs="Times New Roman"/>
          <w:b/>
          <w:sz w:val="28"/>
          <w:szCs w:val="28"/>
        </w:rPr>
      </w:pPr>
      <w:r w:rsidRPr="008F45D0">
        <w:rPr>
          <w:rFonts w:eastAsia="Times New Roman" w:cs="Times New Roman"/>
          <w:b/>
          <w:sz w:val="28"/>
          <w:szCs w:val="28"/>
        </w:rPr>
        <w:t xml:space="preserve"> </w:t>
      </w:r>
    </w:p>
    <w:p w14:paraId="68AB2F00" w14:textId="510EFEE4" w:rsidR="004A0712" w:rsidRPr="008F45D0" w:rsidRDefault="004240D8" w:rsidP="00F06C14">
      <w:pPr>
        <w:jc w:val="center"/>
        <w:rPr>
          <w:rFonts w:eastAsia="Times New Roman" w:cs="Times New Roman"/>
          <w:b/>
          <w:sz w:val="28"/>
          <w:szCs w:val="28"/>
        </w:rPr>
      </w:pPr>
      <w:r w:rsidRPr="008F45D0">
        <w:rPr>
          <w:rFonts w:eastAsia="Times New Roman" w:cs="Times New Roman"/>
          <w:b/>
          <w:sz w:val="28"/>
          <w:szCs w:val="28"/>
        </w:rPr>
        <w:t xml:space="preserve">  </w:t>
      </w:r>
    </w:p>
    <w:tbl>
      <w:tblPr>
        <w:tblStyle w:val="a"/>
        <w:tblW w:w="734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7340"/>
      </w:tblGrid>
      <w:tr w:rsidR="004A0712" w:rsidRPr="008F45D0" w14:paraId="18CC88F1" w14:textId="77777777">
        <w:trPr>
          <w:trHeight w:val="4960"/>
        </w:trPr>
        <w:tc>
          <w:tcPr>
            <w:tcW w:w="73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0A36FCBA" w14:textId="77777777" w:rsidR="004A0712" w:rsidRPr="008F45D0" w:rsidRDefault="004A0712">
            <w:pPr>
              <w:rPr>
                <w:rFonts w:eastAsia="Times New Roman" w:cs="Times New Roman"/>
              </w:rPr>
            </w:pPr>
          </w:p>
          <w:tbl>
            <w:tblPr>
              <w:tblStyle w:val="a0"/>
              <w:tblW w:w="714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7140"/>
            </w:tblGrid>
            <w:tr w:rsidR="004A0712" w:rsidRPr="008F45D0" w14:paraId="7588D07B" w14:textId="77777777">
              <w:trPr>
                <w:trHeight w:val="5260"/>
              </w:trPr>
              <w:tc>
                <w:tcPr>
                  <w:tcW w:w="7140" w:type="dxa"/>
                  <w:shd w:val="clear" w:color="auto" w:fill="FFFFFF"/>
                  <w:tcMar>
                    <w:top w:w="100" w:type="dxa"/>
                    <w:left w:w="100" w:type="dxa"/>
                    <w:bottom w:w="100" w:type="dxa"/>
                    <w:right w:w="100" w:type="dxa"/>
                  </w:tcMar>
                </w:tcPr>
                <w:p w14:paraId="7A8A2A5B" w14:textId="77777777" w:rsidR="004A0712" w:rsidRPr="008F45D0" w:rsidRDefault="004240D8">
                  <w:pPr>
                    <w:rPr>
                      <w:rFonts w:eastAsia="Times New Roman" w:cs="Times New Roman"/>
                    </w:rPr>
                  </w:pPr>
                  <w:r w:rsidRPr="008F45D0">
                    <w:rPr>
                      <w:rFonts w:eastAsia="Times New Roman" w:cs="Times New Roman"/>
                    </w:rPr>
                    <w:t xml:space="preserve"> </w:t>
                  </w:r>
                </w:p>
                <w:p w14:paraId="2187ED81" w14:textId="47046CE9" w:rsidR="004A0712" w:rsidRPr="008F45D0" w:rsidRDefault="00030A48">
                  <w:pPr>
                    <w:ind w:left="360"/>
                    <w:jc w:val="both"/>
                    <w:rPr>
                      <w:rFonts w:eastAsia="Times New Roman" w:cs="Times New Roman"/>
                    </w:rPr>
                  </w:pPr>
                  <w:r w:rsidRPr="008F45D0">
                    <w:rPr>
                      <w:rFonts w:eastAsia="Times New Roman" w:cs="Times New Roman"/>
                    </w:rPr>
                    <w:t>O</w:t>
                  </w:r>
                  <w:ins w:id="83" w:author="Emeson Santos" w:date="2019-08-16T09:41:00Z">
                    <w:r w:rsidR="00C663B3" w:rsidRPr="008F45D0">
                      <w:rPr>
                        <w:rFonts w:eastAsia="Times New Roman" w:cs="Times New Roman"/>
                      </w:rPr>
                      <w:t>LIVEIRA</w:t>
                    </w:r>
                  </w:ins>
                  <w:del w:id="84" w:author="Emeson Santos" w:date="2019-08-16T09:41:00Z">
                    <w:r w:rsidRPr="008F45D0" w:rsidDel="00C663B3">
                      <w:rPr>
                        <w:rFonts w:eastAsia="Times New Roman" w:cs="Times New Roman"/>
                      </w:rPr>
                      <w:delText>liveira</w:delText>
                    </w:r>
                  </w:del>
                  <w:r w:rsidR="004240D8" w:rsidRPr="008F45D0">
                    <w:rPr>
                      <w:rFonts w:eastAsia="Times New Roman" w:cs="Times New Roman"/>
                    </w:rPr>
                    <w:t xml:space="preserve">, </w:t>
                  </w:r>
                  <w:r w:rsidRPr="008F45D0">
                    <w:rPr>
                      <w:rFonts w:eastAsia="Times New Roman" w:cs="Times New Roman"/>
                    </w:rPr>
                    <w:t>Emeson Santos</w:t>
                  </w:r>
                  <w:ins w:id="85" w:author="Emeson Santos" w:date="2019-08-16T09:40:00Z">
                    <w:r w:rsidR="00C663B3" w:rsidRPr="008F45D0">
                      <w:rPr>
                        <w:rFonts w:eastAsia="Times New Roman" w:cs="Times New Roman"/>
                      </w:rPr>
                      <w:t xml:space="preserve">; </w:t>
                    </w:r>
                  </w:ins>
                  <w:ins w:id="86" w:author="Emeson Santos" w:date="2019-08-16T09:41:00Z">
                    <w:r w:rsidR="00C663B3" w:rsidRPr="008F45D0">
                      <w:rPr>
                        <w:rFonts w:eastAsia="Times New Roman" w:cs="Times New Roman"/>
                      </w:rPr>
                      <w:t xml:space="preserve">FELIPE, </w:t>
                    </w:r>
                  </w:ins>
                  <w:ins w:id="87" w:author="Emeson Santos" w:date="2019-08-16T09:40:00Z">
                    <w:r w:rsidR="00C663B3" w:rsidRPr="008F45D0">
                      <w:rPr>
                        <w:rFonts w:eastAsia="Times New Roman" w:cs="Times New Roman"/>
                      </w:rPr>
                      <w:t xml:space="preserve">Paulo Vitor </w:t>
                    </w:r>
                  </w:ins>
                  <w:ins w:id="88" w:author="Emeson Santos" w:date="2019-08-16T09:41:00Z">
                    <w:r w:rsidR="00C663B3" w:rsidRPr="008F45D0">
                      <w:rPr>
                        <w:rFonts w:eastAsia="Times New Roman" w:cs="Times New Roman"/>
                      </w:rPr>
                      <w:t>Santos</w:t>
                    </w:r>
                  </w:ins>
                  <w:r w:rsidR="004240D8" w:rsidRPr="008F45D0">
                    <w:rPr>
                      <w:rFonts w:eastAsia="Times New Roman" w:cs="Times New Roman"/>
                    </w:rPr>
                    <w:t>.</w:t>
                  </w:r>
                </w:p>
                <w:p w14:paraId="76AF3EDC" w14:textId="77777777" w:rsidR="004A0712" w:rsidRPr="008F45D0" w:rsidRDefault="004240D8">
                  <w:pPr>
                    <w:jc w:val="both"/>
                    <w:rPr>
                      <w:rFonts w:eastAsia="Times New Roman" w:cs="Times New Roman"/>
                    </w:rPr>
                  </w:pPr>
                  <w:r w:rsidRPr="008F45D0">
                    <w:rPr>
                      <w:rFonts w:eastAsia="Times New Roman" w:cs="Times New Roman"/>
                    </w:rPr>
                    <w:t xml:space="preserve"> </w:t>
                  </w:r>
                </w:p>
                <w:p w14:paraId="3C0B6553" w14:textId="367E9292" w:rsidR="004A0712" w:rsidRPr="008F45D0" w:rsidRDefault="00030A48">
                  <w:pPr>
                    <w:ind w:left="360" w:right="320" w:firstLine="340"/>
                    <w:rPr>
                      <w:rFonts w:eastAsia="Times New Roman" w:cs="Times New Roman"/>
                    </w:rPr>
                  </w:pPr>
                  <w:r w:rsidRPr="008F45D0">
                    <w:rPr>
                      <w:rFonts w:eastAsia="Times New Roman" w:cs="Times New Roman"/>
                      <w:bCs/>
                    </w:rPr>
                    <w:t>Modelagem dos processos das chefias dos departament</w:t>
                  </w:r>
                  <w:ins w:id="89" w:author="Emeson Santos" w:date="2019-08-16T09:51:00Z">
                    <w:r w:rsidR="00E62C83" w:rsidRPr="008F45D0">
                      <w:rPr>
                        <w:rFonts w:eastAsia="Times New Roman" w:cs="Times New Roman"/>
                        <w:bCs/>
                      </w:rPr>
                      <w:t>ais</w:t>
                    </w:r>
                  </w:ins>
                  <w:del w:id="90" w:author="Emeson Santos" w:date="2019-08-16T09:51:00Z">
                    <w:r w:rsidRPr="008F45D0" w:rsidDel="00E62C83">
                      <w:rPr>
                        <w:rFonts w:eastAsia="Times New Roman" w:cs="Times New Roman"/>
                        <w:bCs/>
                      </w:rPr>
                      <w:delText>os</w:delText>
                    </w:r>
                  </w:del>
                  <w:r w:rsidRPr="008F45D0">
                    <w:rPr>
                      <w:rFonts w:eastAsia="Times New Roman" w:cs="Times New Roman"/>
                      <w:bCs/>
                    </w:rPr>
                    <w:t xml:space="preserve"> da </w:t>
                  </w:r>
                  <w:ins w:id="91" w:author="Emeson Santos" w:date="2019-08-16T09:40:00Z">
                    <w:r w:rsidR="00487319" w:rsidRPr="008F45D0">
                      <w:rPr>
                        <w:rFonts w:eastAsia="Times New Roman" w:cs="Times New Roman"/>
                        <w:bCs/>
                      </w:rPr>
                      <w:t>U</w:t>
                    </w:r>
                  </w:ins>
                  <w:del w:id="92" w:author="Emeson Santos" w:date="2019-08-16T09:40:00Z">
                    <w:r w:rsidRPr="008F45D0" w:rsidDel="00487319">
                      <w:rPr>
                        <w:rFonts w:eastAsia="Times New Roman" w:cs="Times New Roman"/>
                        <w:bCs/>
                      </w:rPr>
                      <w:delText>u</w:delText>
                    </w:r>
                  </w:del>
                  <w:r w:rsidRPr="008F45D0">
                    <w:rPr>
                      <w:rFonts w:eastAsia="Times New Roman" w:cs="Times New Roman"/>
                      <w:bCs/>
                    </w:rPr>
                    <w:t xml:space="preserve">niversidade </w:t>
                  </w:r>
                  <w:ins w:id="93" w:author="Emeson Santos" w:date="2019-08-16T09:40:00Z">
                    <w:r w:rsidR="00487319" w:rsidRPr="008F45D0">
                      <w:rPr>
                        <w:rFonts w:eastAsia="Times New Roman" w:cs="Times New Roman"/>
                        <w:bCs/>
                      </w:rPr>
                      <w:t>F</w:t>
                    </w:r>
                  </w:ins>
                  <w:del w:id="94" w:author="Emeson Santos" w:date="2019-08-16T09:40:00Z">
                    <w:r w:rsidRPr="008F45D0" w:rsidDel="00487319">
                      <w:rPr>
                        <w:rFonts w:eastAsia="Times New Roman" w:cs="Times New Roman"/>
                        <w:bCs/>
                      </w:rPr>
                      <w:delText>f</w:delText>
                    </w:r>
                  </w:del>
                  <w:r w:rsidRPr="008F45D0">
                    <w:rPr>
                      <w:rFonts w:eastAsia="Times New Roman" w:cs="Times New Roman"/>
                      <w:bCs/>
                    </w:rPr>
                    <w:t>ederal de Sergipe</w:t>
                  </w:r>
                  <w:r w:rsidRPr="008F45D0">
                    <w:rPr>
                      <w:rFonts w:eastAsia="Times New Roman" w:cs="Times New Roman"/>
                      <w:sz w:val="16"/>
                      <w:szCs w:val="16"/>
                    </w:rPr>
                    <w:t xml:space="preserve"> </w:t>
                  </w:r>
                  <w:r w:rsidR="004240D8" w:rsidRPr="008F45D0">
                    <w:rPr>
                      <w:rFonts w:eastAsia="Times New Roman" w:cs="Times New Roman"/>
                    </w:rPr>
                    <w:t xml:space="preserve">/ </w:t>
                  </w:r>
                  <w:r w:rsidRPr="008F45D0">
                    <w:rPr>
                      <w:rFonts w:eastAsia="Times New Roman" w:cs="Times New Roman"/>
                    </w:rPr>
                    <w:t>Emeson Santos de Oliveira</w:t>
                  </w:r>
                  <w:r w:rsidR="004240D8" w:rsidRPr="008F45D0">
                    <w:rPr>
                      <w:rFonts w:eastAsia="Times New Roman" w:cs="Times New Roman"/>
                    </w:rPr>
                    <w:t xml:space="preserve"> –</w:t>
                  </w:r>
                  <w:ins w:id="95" w:author="Emeson Santos" w:date="2019-08-16T09:42:00Z">
                    <w:r w:rsidR="00891978" w:rsidRPr="008F45D0">
                      <w:rPr>
                        <w:rFonts w:eastAsia="Times New Roman" w:cs="Times New Roman"/>
                      </w:rPr>
                      <w:t xml:space="preserve"> Paulo Vitor Santos Felipe – </w:t>
                    </w:r>
                  </w:ins>
                  <w:del w:id="96" w:author="Emeson Santos" w:date="2019-08-19T10:23:00Z">
                    <w:r w:rsidR="004240D8" w:rsidRPr="008F45D0" w:rsidDel="00DE4923">
                      <w:rPr>
                        <w:rFonts w:eastAsia="Times New Roman" w:cs="Times New Roman"/>
                      </w:rPr>
                      <w:delText xml:space="preserve"> </w:delText>
                    </w:r>
                  </w:del>
                  <w:r w:rsidR="004240D8" w:rsidRPr="008F45D0">
                    <w:rPr>
                      <w:rFonts w:eastAsia="Times New Roman" w:cs="Times New Roman"/>
                    </w:rPr>
                    <w:t xml:space="preserve">Itabaiana: UFS, </w:t>
                  </w:r>
                  <w:r w:rsidRPr="008F45D0">
                    <w:rPr>
                      <w:rFonts w:eastAsia="Times New Roman" w:cs="Times New Roman"/>
                    </w:rPr>
                    <w:t>2019</w:t>
                  </w:r>
                  <w:r w:rsidR="004240D8" w:rsidRPr="008F45D0">
                    <w:rPr>
                      <w:rFonts w:eastAsia="Times New Roman" w:cs="Times New Roman"/>
                    </w:rPr>
                    <w:t>.</w:t>
                  </w:r>
                </w:p>
                <w:p w14:paraId="1C3AEE1B" w14:textId="77777777" w:rsidR="004A0712" w:rsidRPr="008F45D0" w:rsidRDefault="004240D8">
                  <w:pPr>
                    <w:ind w:left="700" w:right="320"/>
                    <w:jc w:val="both"/>
                    <w:rPr>
                      <w:rFonts w:eastAsia="Times New Roman" w:cs="Times New Roman"/>
                      <w:rPrChange w:id="97" w:author="Emeson Santos" w:date="2019-08-23T09:00:00Z">
                        <w:rPr>
                          <w:rFonts w:eastAsia="Times New Roman" w:cs="Times New Roman"/>
                          <w:color w:val="FF0000"/>
                        </w:rPr>
                      </w:rPrChange>
                    </w:rPr>
                  </w:pPr>
                  <w:commentRangeStart w:id="98"/>
                  <w:r w:rsidRPr="008F45D0">
                    <w:rPr>
                      <w:rFonts w:eastAsia="Times New Roman" w:cs="Times New Roman"/>
                      <w:rPrChange w:id="99" w:author="Emeson Santos" w:date="2019-08-23T09:00:00Z">
                        <w:rPr>
                          <w:rFonts w:eastAsia="Times New Roman" w:cs="Times New Roman"/>
                          <w:color w:val="FF0000"/>
                        </w:rPr>
                      </w:rPrChange>
                    </w:rPr>
                    <w:t>99f. (indica o número de páginas do trabalho); 99 cm (indica o tamanho)</w:t>
                  </w:r>
                  <w:commentRangeEnd w:id="98"/>
                  <w:r w:rsidR="00C75BAF" w:rsidRPr="008F45D0">
                    <w:rPr>
                      <w:rStyle w:val="Refdecomentrio"/>
                      <w:rFonts w:cs="Times New Roman"/>
                    </w:rPr>
                    <w:commentReference w:id="98"/>
                  </w:r>
                </w:p>
                <w:p w14:paraId="1BCD4A31" w14:textId="77777777" w:rsidR="004A0712" w:rsidRPr="008F45D0" w:rsidRDefault="004240D8">
                  <w:pPr>
                    <w:ind w:right="320"/>
                    <w:jc w:val="both"/>
                    <w:rPr>
                      <w:rFonts w:eastAsia="Times New Roman" w:cs="Times New Roman"/>
                    </w:rPr>
                  </w:pPr>
                  <w:r w:rsidRPr="008F45D0">
                    <w:rPr>
                      <w:rFonts w:eastAsia="Times New Roman" w:cs="Times New Roman"/>
                    </w:rPr>
                    <w:t xml:space="preserve"> </w:t>
                  </w:r>
                </w:p>
                <w:p w14:paraId="2DA3FF1C" w14:textId="207A3372" w:rsidR="004A0712" w:rsidRPr="008F45D0" w:rsidDel="00E62C83" w:rsidRDefault="004240D8">
                  <w:pPr>
                    <w:ind w:left="360" w:right="320" w:firstLine="340"/>
                    <w:rPr>
                      <w:del w:id="100" w:author="Emeson Santos" w:date="2019-08-16T09:53:00Z"/>
                      <w:rFonts w:eastAsia="Times New Roman" w:cs="Times New Roman"/>
                    </w:rPr>
                  </w:pPr>
                  <w:r w:rsidRPr="008F45D0">
                    <w:rPr>
                      <w:rFonts w:eastAsia="Times New Roman" w:cs="Times New Roman"/>
                    </w:rPr>
                    <w:t xml:space="preserve">Trabalho de Conclusão de Curso (graduação) – Universidade Federal de Sergipe, Curso de </w:t>
                  </w:r>
                  <w:r w:rsidR="009D5892" w:rsidRPr="008F45D0">
                    <w:rPr>
                      <w:rFonts w:eastAsia="Times New Roman" w:cs="Times New Roman"/>
                    </w:rPr>
                    <w:t>sistemas de informação</w:t>
                  </w:r>
                  <w:r w:rsidRPr="008F45D0">
                    <w:rPr>
                      <w:rFonts w:eastAsia="Times New Roman" w:cs="Times New Roman"/>
                    </w:rPr>
                    <w:t xml:space="preserve">, </w:t>
                  </w:r>
                  <w:r w:rsidR="009D5892" w:rsidRPr="008F45D0">
                    <w:rPr>
                      <w:rFonts w:eastAsia="Times New Roman" w:cs="Times New Roman"/>
                    </w:rPr>
                    <w:t>2019</w:t>
                  </w:r>
                  <w:r w:rsidRPr="008F45D0">
                    <w:rPr>
                      <w:rFonts w:eastAsia="Times New Roman" w:cs="Times New Roman"/>
                    </w:rPr>
                    <w:t>.</w:t>
                  </w:r>
                </w:p>
                <w:p w14:paraId="077EAFB0" w14:textId="77777777" w:rsidR="004A0712" w:rsidRPr="008F45D0" w:rsidRDefault="004240D8">
                  <w:pPr>
                    <w:ind w:left="360" w:right="320" w:firstLine="340"/>
                    <w:rPr>
                      <w:rFonts w:eastAsia="Times New Roman" w:cs="Times New Roman"/>
                    </w:rPr>
                    <w:pPrChange w:id="101" w:author="Emeson Santos" w:date="2019-08-16T09:53:00Z">
                      <w:pPr>
                        <w:ind w:left="700" w:right="320" w:firstLine="360"/>
                        <w:jc w:val="both"/>
                      </w:pPr>
                    </w:pPrChange>
                  </w:pPr>
                  <w:r w:rsidRPr="008F45D0">
                    <w:rPr>
                      <w:rFonts w:eastAsia="Times New Roman" w:cs="Times New Roman"/>
                    </w:rPr>
                    <w:t xml:space="preserve"> </w:t>
                  </w:r>
                </w:p>
                <w:p w14:paraId="7EF4E09A" w14:textId="207B0D39" w:rsidR="00DC433F" w:rsidRPr="008F45D0" w:rsidRDefault="004240D8">
                  <w:pPr>
                    <w:ind w:left="700" w:right="320" w:firstLine="360"/>
                    <w:jc w:val="both"/>
                    <w:rPr>
                      <w:ins w:id="102" w:author="Emeson Santos" w:date="2019-08-16T09:44:00Z"/>
                      <w:rFonts w:eastAsia="Times New Roman" w:cs="Times New Roman"/>
                      <w:rPrChange w:id="103" w:author="Emeson Santos" w:date="2019-08-23T09:00:00Z">
                        <w:rPr>
                          <w:ins w:id="104" w:author="Emeson Santos" w:date="2019-08-16T09:44:00Z"/>
                          <w:rFonts w:eastAsia="Times New Roman" w:cs="Times New Roman"/>
                          <w:color w:val="FF0000"/>
                        </w:rPr>
                      </w:rPrChange>
                    </w:rPr>
                  </w:pPr>
                  <w:commentRangeStart w:id="105"/>
                  <w:commentRangeStart w:id="106"/>
                  <w:r w:rsidRPr="008F45D0">
                    <w:rPr>
                      <w:rFonts w:eastAsia="Times New Roman" w:cs="Times New Roman"/>
                      <w:rPrChange w:id="107" w:author="Emeson Santos" w:date="2019-08-23T09:00:00Z">
                        <w:rPr>
                          <w:rFonts w:eastAsia="Times New Roman" w:cs="Times New Roman"/>
                          <w:color w:val="FF0000"/>
                        </w:rPr>
                      </w:rPrChange>
                    </w:rPr>
                    <w:t xml:space="preserve">1. </w:t>
                  </w:r>
                  <w:ins w:id="108" w:author="Emeson Santos" w:date="2019-08-16T09:43:00Z">
                    <w:r w:rsidR="00DC433F" w:rsidRPr="008F45D0">
                      <w:rPr>
                        <w:rFonts w:eastAsia="Times New Roman" w:cs="Times New Roman"/>
                        <w:rPrChange w:id="109" w:author="Emeson Santos" w:date="2019-08-23T09:00:00Z">
                          <w:rPr>
                            <w:rFonts w:eastAsia="Times New Roman" w:cs="Times New Roman"/>
                            <w:color w:val="FF0000"/>
                          </w:rPr>
                        </w:rPrChange>
                      </w:rPr>
                      <w:t>Modelagem de P</w:t>
                    </w:r>
                  </w:ins>
                  <w:ins w:id="110" w:author="Emeson Santos" w:date="2019-08-16T09:44:00Z">
                    <w:r w:rsidR="00DC433F" w:rsidRPr="008F45D0">
                      <w:rPr>
                        <w:rFonts w:eastAsia="Times New Roman" w:cs="Times New Roman"/>
                        <w:rPrChange w:id="111" w:author="Emeson Santos" w:date="2019-08-23T09:00:00Z">
                          <w:rPr>
                            <w:rFonts w:eastAsia="Times New Roman" w:cs="Times New Roman"/>
                            <w:color w:val="FF0000"/>
                          </w:rPr>
                        </w:rPrChange>
                      </w:rPr>
                      <w:t>rocessos d</w:t>
                    </w:r>
                  </w:ins>
                  <w:ins w:id="112" w:author="Emeson Santos" w:date="2019-08-16T09:45:00Z">
                    <w:r w:rsidR="00DC433F" w:rsidRPr="008F45D0">
                      <w:rPr>
                        <w:rFonts w:eastAsia="Times New Roman" w:cs="Times New Roman"/>
                        <w:rPrChange w:id="113" w:author="Emeson Santos" w:date="2019-08-23T09:00:00Z">
                          <w:rPr>
                            <w:rFonts w:eastAsia="Times New Roman" w:cs="Times New Roman"/>
                            <w:color w:val="FF0000"/>
                          </w:rPr>
                        </w:rPrChange>
                      </w:rPr>
                      <w:t>as chefias departamentais da UFS</w:t>
                    </w:r>
                  </w:ins>
                  <w:del w:id="114" w:author="Emeson Santos" w:date="2019-08-16T09:43:00Z">
                    <w:r w:rsidRPr="008F45D0" w:rsidDel="00DC433F">
                      <w:rPr>
                        <w:rFonts w:eastAsia="Times New Roman" w:cs="Times New Roman"/>
                        <w:rPrChange w:id="115" w:author="Emeson Santos" w:date="2019-08-23T09:00:00Z">
                          <w:rPr>
                            <w:rFonts w:eastAsia="Times New Roman" w:cs="Times New Roman"/>
                            <w:color w:val="FF0000"/>
                          </w:rPr>
                        </w:rPrChange>
                      </w:rPr>
                      <w:delText>Assunto</w:delText>
                    </w:r>
                  </w:del>
                  <w:r w:rsidRPr="008F45D0">
                    <w:rPr>
                      <w:rFonts w:eastAsia="Times New Roman" w:cs="Times New Roman"/>
                      <w:rPrChange w:id="116" w:author="Emeson Santos" w:date="2019-08-23T09:00:00Z">
                        <w:rPr>
                          <w:rFonts w:eastAsia="Times New Roman" w:cs="Times New Roman"/>
                          <w:color w:val="FF0000"/>
                        </w:rPr>
                      </w:rPrChange>
                    </w:rPr>
                    <w:t>.</w:t>
                  </w:r>
                </w:p>
                <w:p w14:paraId="2087E621" w14:textId="3B4FCF86" w:rsidR="00DC433F" w:rsidRPr="008F45D0" w:rsidRDefault="004240D8" w:rsidP="00DC433F">
                  <w:pPr>
                    <w:ind w:left="700" w:right="320" w:firstLine="360"/>
                    <w:jc w:val="both"/>
                    <w:rPr>
                      <w:ins w:id="117" w:author="Emeson Santos" w:date="2019-08-16T09:46:00Z"/>
                      <w:rFonts w:eastAsia="Times New Roman" w:cs="Times New Roman"/>
                      <w:rPrChange w:id="118" w:author="Emeson Santos" w:date="2019-08-23T09:00:00Z">
                        <w:rPr>
                          <w:ins w:id="119" w:author="Emeson Santos" w:date="2019-08-16T09:46:00Z"/>
                          <w:rFonts w:eastAsia="Times New Roman" w:cs="Times New Roman"/>
                          <w:color w:val="FF0000"/>
                        </w:rPr>
                      </w:rPrChange>
                    </w:rPr>
                  </w:pPr>
                  <w:del w:id="120" w:author="Emeson Santos" w:date="2019-08-16T09:44:00Z">
                    <w:r w:rsidRPr="008F45D0" w:rsidDel="00DC433F">
                      <w:rPr>
                        <w:rFonts w:eastAsia="Times New Roman" w:cs="Times New Roman"/>
                        <w:rPrChange w:id="121" w:author="Emeson Santos" w:date="2019-08-23T09:00:00Z">
                          <w:rPr>
                            <w:rFonts w:eastAsia="Times New Roman" w:cs="Times New Roman"/>
                            <w:color w:val="FF0000"/>
                          </w:rPr>
                        </w:rPrChange>
                      </w:rPr>
                      <w:delText xml:space="preserve"> </w:delText>
                    </w:r>
                    <w:r w:rsidRPr="008F45D0" w:rsidDel="00DC433F">
                      <w:rPr>
                        <w:rFonts w:eastAsia="Times New Roman" w:cs="Times New Roman"/>
                        <w:rPrChange w:id="122" w:author="Emeson Santos" w:date="2019-08-23T09:00:00Z">
                          <w:rPr>
                            <w:rFonts w:eastAsia="Times New Roman" w:cs="Times New Roman"/>
                            <w:color w:val="FF0000"/>
                          </w:rPr>
                        </w:rPrChange>
                      </w:rPr>
                      <w:tab/>
                    </w:r>
                  </w:del>
                  <w:r w:rsidRPr="008F45D0">
                    <w:rPr>
                      <w:rFonts w:eastAsia="Times New Roman" w:cs="Times New Roman"/>
                      <w:rPrChange w:id="123" w:author="Emeson Santos" w:date="2019-08-23T09:00:00Z">
                        <w:rPr>
                          <w:rFonts w:eastAsia="Times New Roman" w:cs="Times New Roman"/>
                          <w:color w:val="FF0000"/>
                        </w:rPr>
                      </w:rPrChange>
                    </w:rPr>
                    <w:t xml:space="preserve">2. </w:t>
                  </w:r>
                  <w:ins w:id="124" w:author="Emeson Santos" w:date="2019-08-16T09:45:00Z">
                    <w:r w:rsidR="00DC433F" w:rsidRPr="008F45D0">
                      <w:rPr>
                        <w:rFonts w:eastAsia="Times New Roman" w:cs="Times New Roman"/>
                        <w:rPrChange w:id="125" w:author="Emeson Santos" w:date="2019-08-23T09:00:00Z">
                          <w:rPr>
                            <w:rFonts w:eastAsia="Times New Roman" w:cs="Times New Roman"/>
                            <w:color w:val="FF0000"/>
                          </w:rPr>
                        </w:rPrChange>
                      </w:rPr>
                      <w:t>modelagem de Processos</w:t>
                    </w:r>
                  </w:ins>
                  <w:ins w:id="126" w:author="Emeson Santos" w:date="2019-08-16T09:48:00Z">
                    <w:r w:rsidR="00DC433F" w:rsidRPr="008F45D0">
                      <w:rPr>
                        <w:rFonts w:eastAsia="Times New Roman" w:cs="Times New Roman"/>
                        <w:rPrChange w:id="127" w:author="Emeson Santos" w:date="2019-08-23T09:00:00Z">
                          <w:rPr>
                            <w:rFonts w:eastAsia="Times New Roman" w:cs="Times New Roman"/>
                            <w:color w:val="FF0000"/>
                          </w:rPr>
                        </w:rPrChange>
                      </w:rPr>
                      <w:t>.</w:t>
                    </w:r>
                  </w:ins>
                </w:p>
                <w:p w14:paraId="43FF7C73" w14:textId="7FD92915" w:rsidR="00DC433F" w:rsidRPr="008F45D0" w:rsidRDefault="00DC433F" w:rsidP="00DC433F">
                  <w:pPr>
                    <w:ind w:left="700" w:right="320" w:firstLine="360"/>
                    <w:jc w:val="both"/>
                    <w:rPr>
                      <w:ins w:id="128" w:author="Emeson Santos" w:date="2019-08-16T09:47:00Z"/>
                      <w:rFonts w:eastAsia="Times New Roman" w:cs="Times New Roman"/>
                      <w:rPrChange w:id="129" w:author="Emeson Santos" w:date="2019-08-23T09:00:00Z">
                        <w:rPr>
                          <w:ins w:id="130" w:author="Emeson Santos" w:date="2019-08-16T09:47:00Z"/>
                          <w:rFonts w:eastAsia="Times New Roman" w:cs="Times New Roman"/>
                          <w:color w:val="FF0000"/>
                        </w:rPr>
                      </w:rPrChange>
                    </w:rPr>
                  </w:pPr>
                  <w:ins w:id="131" w:author="Emeson Santos" w:date="2019-08-16T09:46:00Z">
                    <w:r w:rsidRPr="008F45D0">
                      <w:rPr>
                        <w:rFonts w:eastAsia="Times New Roman" w:cs="Times New Roman"/>
                        <w:rPrChange w:id="132" w:author="Emeson Santos" w:date="2019-08-23T09:00:00Z">
                          <w:rPr>
                            <w:rFonts w:eastAsia="Times New Roman" w:cs="Times New Roman"/>
                            <w:color w:val="FF0000"/>
                          </w:rPr>
                        </w:rPrChange>
                      </w:rPr>
                      <w:t>3. BPMN</w:t>
                    </w:r>
                  </w:ins>
                  <w:ins w:id="133" w:author="Emeson Santos" w:date="2019-08-16T09:47:00Z">
                    <w:r w:rsidRPr="008F45D0">
                      <w:rPr>
                        <w:rFonts w:eastAsia="Times New Roman" w:cs="Times New Roman"/>
                        <w:rPrChange w:id="134" w:author="Emeson Santos" w:date="2019-08-23T09:00:00Z">
                          <w:rPr>
                            <w:rFonts w:eastAsia="Times New Roman" w:cs="Times New Roman"/>
                            <w:color w:val="FF0000"/>
                          </w:rPr>
                        </w:rPrChange>
                      </w:rPr>
                      <w:t xml:space="preserve"> – Notação de Modelagem de Processos de Negócios</w:t>
                    </w:r>
                  </w:ins>
                  <w:ins w:id="135" w:author="Emeson Santos" w:date="2019-08-16T09:48:00Z">
                    <w:r w:rsidRPr="008F45D0">
                      <w:rPr>
                        <w:rFonts w:eastAsia="Times New Roman" w:cs="Times New Roman"/>
                        <w:rPrChange w:id="136" w:author="Emeson Santos" w:date="2019-08-23T09:00:00Z">
                          <w:rPr>
                            <w:rFonts w:eastAsia="Times New Roman" w:cs="Times New Roman"/>
                            <w:color w:val="FF0000"/>
                          </w:rPr>
                        </w:rPrChange>
                      </w:rPr>
                      <w:t>.</w:t>
                    </w:r>
                  </w:ins>
                </w:p>
                <w:p w14:paraId="2211D655" w14:textId="77777777" w:rsidR="00DC433F" w:rsidRPr="008F45D0" w:rsidRDefault="00DC433F" w:rsidP="00DC433F">
                  <w:pPr>
                    <w:ind w:left="700" w:right="320" w:firstLine="360"/>
                    <w:jc w:val="both"/>
                    <w:rPr>
                      <w:ins w:id="137" w:author="Emeson Santos" w:date="2019-08-16T09:48:00Z"/>
                      <w:rFonts w:eastAsia="Times New Roman" w:cs="Times New Roman"/>
                      <w:rPrChange w:id="138" w:author="Emeson Santos" w:date="2019-08-23T09:00:00Z">
                        <w:rPr>
                          <w:ins w:id="139" w:author="Emeson Santos" w:date="2019-08-16T09:48:00Z"/>
                          <w:rFonts w:eastAsia="Times New Roman" w:cs="Times New Roman"/>
                          <w:color w:val="FF0000"/>
                        </w:rPr>
                      </w:rPrChange>
                    </w:rPr>
                  </w:pPr>
                  <w:ins w:id="140" w:author="Emeson Santos" w:date="2019-08-16T09:47:00Z">
                    <w:r w:rsidRPr="008F45D0">
                      <w:rPr>
                        <w:rFonts w:eastAsia="Times New Roman" w:cs="Times New Roman"/>
                        <w:rPrChange w:id="141" w:author="Emeson Santos" w:date="2019-08-23T09:00:00Z">
                          <w:rPr>
                            <w:rFonts w:eastAsia="Times New Roman" w:cs="Times New Roman"/>
                            <w:color w:val="FF0000"/>
                          </w:rPr>
                        </w:rPrChange>
                      </w:rPr>
                      <w:t xml:space="preserve">4. </w:t>
                    </w:r>
                  </w:ins>
                  <w:ins w:id="142" w:author="Emeson Santos" w:date="2019-08-16T09:48:00Z">
                    <w:r w:rsidRPr="008F45D0">
                      <w:rPr>
                        <w:rFonts w:eastAsia="Times New Roman" w:cs="Times New Roman"/>
                        <w:rPrChange w:id="143" w:author="Emeson Santos" w:date="2019-08-23T09:00:00Z">
                          <w:rPr>
                            <w:rFonts w:eastAsia="Times New Roman" w:cs="Times New Roman"/>
                            <w:color w:val="FF0000"/>
                          </w:rPr>
                        </w:rPrChange>
                      </w:rPr>
                      <w:t>Ferramentas para modelagem dos processos.</w:t>
                    </w:r>
                  </w:ins>
                  <w:del w:id="144" w:author="Emeson Santos" w:date="2019-08-16T09:45:00Z">
                    <w:r w:rsidR="004240D8" w:rsidRPr="008F45D0" w:rsidDel="00DC433F">
                      <w:rPr>
                        <w:rFonts w:eastAsia="Times New Roman" w:cs="Times New Roman"/>
                        <w:rPrChange w:id="145" w:author="Emeson Santos" w:date="2019-08-23T09:00:00Z">
                          <w:rPr>
                            <w:rFonts w:eastAsia="Times New Roman" w:cs="Times New Roman"/>
                            <w:color w:val="FF0000"/>
                          </w:rPr>
                        </w:rPrChange>
                      </w:rPr>
                      <w:delText>Área de Concentração</w:delText>
                    </w:r>
                  </w:del>
                  <w:r w:rsidR="004240D8" w:rsidRPr="008F45D0">
                    <w:rPr>
                      <w:rFonts w:eastAsia="Times New Roman" w:cs="Times New Roman"/>
                      <w:rPrChange w:id="146" w:author="Emeson Santos" w:date="2019-08-23T09:00:00Z">
                        <w:rPr>
                          <w:rFonts w:eastAsia="Times New Roman" w:cs="Times New Roman"/>
                          <w:color w:val="FF0000"/>
                        </w:rPr>
                      </w:rPrChange>
                    </w:rPr>
                    <w:t xml:space="preserve"> </w:t>
                  </w:r>
                </w:p>
                <w:p w14:paraId="2226B69A" w14:textId="37E327CA" w:rsidR="004A0712" w:rsidRPr="008F45D0" w:rsidDel="00DC433F" w:rsidRDefault="00E62C83">
                  <w:pPr>
                    <w:ind w:left="700" w:right="320" w:firstLine="360"/>
                    <w:jc w:val="both"/>
                    <w:rPr>
                      <w:del w:id="147" w:author="Emeson Santos" w:date="2019-08-16T09:46:00Z"/>
                      <w:rFonts w:eastAsia="Times New Roman" w:cs="Times New Roman"/>
                      <w:rPrChange w:id="148" w:author="Emeson Santos" w:date="2019-08-23T09:00:00Z">
                        <w:rPr>
                          <w:del w:id="149" w:author="Emeson Santos" w:date="2019-08-16T09:46:00Z"/>
                          <w:rFonts w:eastAsia="Times New Roman" w:cs="Times New Roman"/>
                          <w:color w:val="FF0000"/>
                        </w:rPr>
                      </w:rPrChange>
                    </w:rPr>
                  </w:pPr>
                  <w:ins w:id="150" w:author="Emeson Santos" w:date="2019-08-16T09:48:00Z">
                    <w:r w:rsidRPr="008F45D0">
                      <w:rPr>
                        <w:rFonts w:eastAsia="Times New Roman" w:cs="Times New Roman"/>
                        <w:rPrChange w:id="151" w:author="Emeson Santos" w:date="2019-08-23T09:00:00Z">
                          <w:rPr>
                            <w:rFonts w:eastAsia="Times New Roman" w:cs="Times New Roman"/>
                            <w:color w:val="FF0000"/>
                          </w:rPr>
                        </w:rPrChange>
                      </w:rPr>
                      <w:t xml:space="preserve">5. </w:t>
                    </w:r>
                  </w:ins>
                  <w:ins w:id="152" w:author="Emeson Santos" w:date="2019-08-16T09:52:00Z">
                    <w:r w:rsidRPr="008F45D0">
                      <w:rPr>
                        <w:rFonts w:eastAsia="Times New Roman" w:cs="Times New Roman"/>
                        <w:rPrChange w:id="153" w:author="Emeson Santos" w:date="2019-08-23T09:00:00Z">
                          <w:rPr>
                            <w:rFonts w:eastAsia="Times New Roman" w:cs="Times New Roman"/>
                            <w:color w:val="FF0000"/>
                          </w:rPr>
                        </w:rPrChange>
                      </w:rPr>
                      <w:t>Forma de guardar, organizar e visualizar os processos departamentais</w:t>
                    </w:r>
                  </w:ins>
                  <w:ins w:id="154" w:author="Emeson Santos" w:date="2019-08-16T09:53:00Z">
                    <w:r w:rsidRPr="008F45D0">
                      <w:rPr>
                        <w:rFonts w:eastAsia="Times New Roman" w:cs="Times New Roman"/>
                        <w:rPrChange w:id="155" w:author="Emeson Santos" w:date="2019-08-23T09:00:00Z">
                          <w:rPr>
                            <w:rFonts w:eastAsia="Times New Roman" w:cs="Times New Roman"/>
                            <w:color w:val="FF0000"/>
                          </w:rPr>
                        </w:rPrChange>
                      </w:rPr>
                      <w:t xml:space="preserve"> da UFS.</w:t>
                    </w:r>
                  </w:ins>
                  <w:del w:id="156" w:author="Emeson Santos" w:date="2019-08-16T09:46:00Z">
                    <w:r w:rsidR="004240D8" w:rsidRPr="008F45D0" w:rsidDel="00DC433F">
                      <w:rPr>
                        <w:rFonts w:eastAsia="Times New Roman" w:cs="Times New Roman"/>
                        <w:rPrChange w:id="157" w:author="Emeson Santos" w:date="2019-08-23T09:00:00Z">
                          <w:rPr>
                            <w:rFonts w:eastAsia="Times New Roman" w:cs="Times New Roman"/>
                            <w:color w:val="FF0000"/>
                          </w:rPr>
                        </w:rPrChange>
                      </w:rPr>
                      <w:delText>- TCC.</w:delText>
                    </w:r>
                    <w:r w:rsidR="004240D8" w:rsidRPr="008F45D0" w:rsidDel="00DC433F">
                      <w:rPr>
                        <w:rFonts w:eastAsia="Times New Roman" w:cs="Times New Roman"/>
                        <w:rPrChange w:id="158" w:author="Emeson Santos" w:date="2019-08-23T09:00:00Z">
                          <w:rPr>
                            <w:rFonts w:eastAsia="Times New Roman" w:cs="Times New Roman"/>
                            <w:color w:val="FF0000"/>
                          </w:rPr>
                        </w:rPrChange>
                      </w:rPr>
                      <w:tab/>
                      <w:delText xml:space="preserve">3. Curso.   </w:delText>
                    </w:r>
                    <w:r w:rsidR="004240D8" w:rsidRPr="008F45D0" w:rsidDel="00DC433F">
                      <w:rPr>
                        <w:rFonts w:eastAsia="Times New Roman" w:cs="Times New Roman"/>
                        <w:rPrChange w:id="159" w:author="Emeson Santos" w:date="2019-08-23T09:00:00Z">
                          <w:rPr>
                            <w:rFonts w:eastAsia="Times New Roman" w:cs="Times New Roman"/>
                            <w:color w:val="FF0000"/>
                          </w:rPr>
                        </w:rPrChange>
                      </w:rPr>
                      <w:tab/>
                      <w:delText>I. Título.</w:delText>
                    </w:r>
                  </w:del>
                  <w:commentRangeEnd w:id="105"/>
                  <w:r w:rsidR="00C75BAF" w:rsidRPr="008F45D0">
                    <w:rPr>
                      <w:rStyle w:val="Refdecomentrio"/>
                      <w:rFonts w:cs="Times New Roman"/>
                    </w:rPr>
                    <w:commentReference w:id="105"/>
                  </w:r>
                  <w:commentRangeEnd w:id="106"/>
                  <w:r w:rsidR="00C75BAF" w:rsidRPr="008F45D0">
                    <w:rPr>
                      <w:rStyle w:val="Refdecomentrio"/>
                      <w:rFonts w:cs="Times New Roman"/>
                    </w:rPr>
                    <w:commentReference w:id="106"/>
                  </w:r>
                </w:p>
                <w:p w14:paraId="4237E63F" w14:textId="1690B519" w:rsidR="004A0712" w:rsidRPr="008F45D0" w:rsidRDefault="004240D8">
                  <w:pPr>
                    <w:ind w:left="700" w:right="320" w:firstLine="360"/>
                    <w:jc w:val="both"/>
                    <w:rPr>
                      <w:rFonts w:eastAsia="Times New Roman" w:cs="Times New Roman"/>
                    </w:rPr>
                    <w:pPrChange w:id="160" w:author="Emeson Santos" w:date="2019-08-16T09:46:00Z">
                      <w:pPr>
                        <w:ind w:right="320"/>
                        <w:jc w:val="both"/>
                      </w:pPr>
                    </w:pPrChange>
                  </w:pPr>
                  <w:del w:id="161" w:author="Emeson Santos" w:date="2019-08-16T09:46:00Z">
                    <w:r w:rsidRPr="008F45D0" w:rsidDel="00DC433F">
                      <w:rPr>
                        <w:rFonts w:eastAsia="Times New Roman" w:cs="Times New Roman"/>
                      </w:rPr>
                      <w:delText xml:space="preserve"> </w:delText>
                    </w:r>
                  </w:del>
                </w:p>
              </w:tc>
            </w:tr>
          </w:tbl>
          <w:p w14:paraId="1CB2F778" w14:textId="166B3034" w:rsidR="004A0712" w:rsidRPr="005C122D" w:rsidRDefault="004240D8">
            <w:pPr>
              <w:pStyle w:val="PargrafodaLista"/>
              <w:numPr>
                <w:ilvl w:val="0"/>
                <w:numId w:val="16"/>
              </w:numPr>
              <w:rPr>
                <w:rFonts w:cs="Times New Roman"/>
              </w:rPr>
              <w:pPrChange w:id="162" w:author="Emeson Santos" w:date="2019-08-16T09:51:00Z">
                <w:pPr/>
              </w:pPrChange>
            </w:pPr>
            <w:del w:id="163" w:author="Emeson Santos" w:date="2019-08-16T09:51:00Z">
              <w:r w:rsidRPr="005C122D" w:rsidDel="00E62C83">
                <w:rPr>
                  <w:rFonts w:cs="Times New Roman"/>
                </w:rPr>
                <w:delText xml:space="preserve"> </w:delText>
              </w:r>
            </w:del>
            <w:ins w:id="164" w:author="Emeson Santos" w:date="2019-08-16T09:51:00Z">
              <w:r w:rsidR="00E62C83" w:rsidRPr="005C122D">
                <w:rPr>
                  <w:rFonts w:cs="Times New Roman"/>
                  <w:bCs/>
                </w:rPr>
                <w:t>Modelagem dos processos das chefias dos departamentais da Universidade Federal de Sergipe</w:t>
              </w:r>
            </w:ins>
          </w:p>
        </w:tc>
      </w:tr>
    </w:tbl>
    <w:p w14:paraId="79AE50ED" w14:textId="4755566E" w:rsidR="004A0712" w:rsidRDefault="004A0712">
      <w:pPr>
        <w:jc w:val="center"/>
        <w:rPr>
          <w:rFonts w:eastAsia="Times New Roman" w:cs="Times New Roman"/>
          <w:b/>
          <w:sz w:val="28"/>
          <w:szCs w:val="28"/>
        </w:rPr>
      </w:pPr>
    </w:p>
    <w:p w14:paraId="2FE19F7D" w14:textId="7DB05CF7" w:rsidR="00F06C14" w:rsidRDefault="00F06C14">
      <w:pPr>
        <w:jc w:val="center"/>
        <w:rPr>
          <w:rFonts w:eastAsia="Times New Roman" w:cs="Times New Roman"/>
          <w:b/>
          <w:sz w:val="28"/>
          <w:szCs w:val="28"/>
        </w:rPr>
      </w:pPr>
    </w:p>
    <w:p w14:paraId="71EB78C6" w14:textId="7185264F" w:rsidR="00F06C14" w:rsidRDefault="00F06C14">
      <w:pPr>
        <w:jc w:val="center"/>
        <w:rPr>
          <w:rFonts w:eastAsia="Times New Roman" w:cs="Times New Roman"/>
          <w:b/>
          <w:sz w:val="28"/>
          <w:szCs w:val="28"/>
        </w:rPr>
      </w:pPr>
    </w:p>
    <w:p w14:paraId="1C1B9193" w14:textId="68AC6507" w:rsidR="00F06C14" w:rsidRDefault="00F06C14">
      <w:pPr>
        <w:jc w:val="center"/>
        <w:rPr>
          <w:rFonts w:eastAsia="Times New Roman" w:cs="Times New Roman"/>
          <w:b/>
          <w:sz w:val="28"/>
          <w:szCs w:val="28"/>
        </w:rPr>
      </w:pPr>
    </w:p>
    <w:p w14:paraId="38ACB953" w14:textId="554E81B0" w:rsidR="00F06C14" w:rsidRDefault="00F06C14">
      <w:pPr>
        <w:jc w:val="center"/>
        <w:rPr>
          <w:rFonts w:eastAsia="Times New Roman" w:cs="Times New Roman"/>
          <w:b/>
          <w:sz w:val="28"/>
          <w:szCs w:val="28"/>
        </w:rPr>
      </w:pPr>
    </w:p>
    <w:p w14:paraId="3FD2234A" w14:textId="7BA0AC5D" w:rsidR="00F06C14" w:rsidRDefault="00F06C14">
      <w:pPr>
        <w:jc w:val="center"/>
        <w:rPr>
          <w:rFonts w:eastAsia="Times New Roman" w:cs="Times New Roman"/>
          <w:b/>
          <w:sz w:val="28"/>
          <w:szCs w:val="28"/>
        </w:rPr>
      </w:pPr>
    </w:p>
    <w:p w14:paraId="5E016DDC" w14:textId="77E07759" w:rsidR="00F06C14" w:rsidRDefault="00F06C14">
      <w:pPr>
        <w:jc w:val="center"/>
        <w:rPr>
          <w:rFonts w:eastAsia="Times New Roman" w:cs="Times New Roman"/>
          <w:b/>
          <w:sz w:val="28"/>
          <w:szCs w:val="28"/>
        </w:rPr>
      </w:pPr>
    </w:p>
    <w:p w14:paraId="794F76C8" w14:textId="788CD4C2" w:rsidR="00F06C14" w:rsidRDefault="00F06C14">
      <w:pPr>
        <w:jc w:val="center"/>
        <w:rPr>
          <w:rFonts w:eastAsia="Times New Roman" w:cs="Times New Roman"/>
          <w:b/>
          <w:sz w:val="28"/>
          <w:szCs w:val="28"/>
        </w:rPr>
      </w:pPr>
    </w:p>
    <w:p w14:paraId="4DCB0B4A" w14:textId="017CF69F" w:rsidR="00F06C14" w:rsidRDefault="00F06C14">
      <w:pPr>
        <w:jc w:val="center"/>
        <w:rPr>
          <w:rFonts w:eastAsia="Times New Roman" w:cs="Times New Roman"/>
          <w:b/>
          <w:sz w:val="28"/>
          <w:szCs w:val="28"/>
        </w:rPr>
      </w:pPr>
    </w:p>
    <w:p w14:paraId="320DD1FB" w14:textId="77777777" w:rsidR="00F06C14" w:rsidRDefault="00F06C14">
      <w:pPr>
        <w:jc w:val="center"/>
        <w:rPr>
          <w:rFonts w:eastAsia="Times New Roman" w:cs="Times New Roman"/>
          <w:b/>
          <w:sz w:val="28"/>
          <w:szCs w:val="28"/>
        </w:rPr>
      </w:pPr>
    </w:p>
    <w:p w14:paraId="3ADD1778" w14:textId="77777777" w:rsidR="00F06C14" w:rsidRPr="008F45D0" w:rsidDel="00A71FA4" w:rsidRDefault="00F06C14">
      <w:pPr>
        <w:rPr>
          <w:del w:id="165" w:author="Emeson Santos" w:date="2019-08-16T09:54:00Z"/>
          <w:rFonts w:eastAsia="Times New Roman" w:cs="Times New Roman"/>
          <w:b/>
          <w:sz w:val="28"/>
          <w:szCs w:val="28"/>
        </w:rPr>
        <w:pPrChange w:id="166" w:author="Emeson Santos" w:date="2019-08-16T09:54:00Z">
          <w:pPr>
            <w:jc w:val="center"/>
          </w:pPr>
        </w:pPrChange>
      </w:pPr>
    </w:p>
    <w:p w14:paraId="2F6389F6" w14:textId="37040AD1" w:rsidR="004A0712" w:rsidRPr="008F45D0" w:rsidRDefault="004240D8">
      <w:pPr>
        <w:jc w:val="center"/>
        <w:rPr>
          <w:rFonts w:eastAsia="Times New Roman" w:cs="Times New Roman"/>
          <w:b/>
          <w:sz w:val="28"/>
          <w:szCs w:val="28"/>
        </w:rPr>
      </w:pPr>
      <w:r w:rsidRPr="008F45D0">
        <w:rPr>
          <w:rFonts w:eastAsia="Times New Roman" w:cs="Times New Roman"/>
          <w:b/>
          <w:sz w:val="28"/>
          <w:szCs w:val="28"/>
        </w:rPr>
        <w:t>EMESON SANTOS DE OLIVEIRA</w:t>
      </w:r>
    </w:p>
    <w:p w14:paraId="18B07192" w14:textId="77777777" w:rsidR="004A0712" w:rsidRPr="008F45D0" w:rsidRDefault="004240D8">
      <w:pPr>
        <w:jc w:val="center"/>
        <w:rPr>
          <w:rFonts w:eastAsia="Times New Roman" w:cs="Times New Roman"/>
          <w:b/>
          <w:sz w:val="28"/>
          <w:szCs w:val="28"/>
        </w:rPr>
      </w:pPr>
      <w:r w:rsidRPr="008F45D0">
        <w:rPr>
          <w:rFonts w:eastAsia="Times New Roman" w:cs="Times New Roman"/>
          <w:b/>
          <w:sz w:val="28"/>
          <w:szCs w:val="28"/>
        </w:rPr>
        <w:t>PAULO VITOR DOS SANTOS FELIPE</w:t>
      </w:r>
    </w:p>
    <w:p w14:paraId="4401A14A" w14:textId="77777777" w:rsidR="004A0712" w:rsidRPr="008F45D0" w:rsidDel="00405D91" w:rsidRDefault="004240D8">
      <w:pPr>
        <w:spacing w:before="280"/>
        <w:rPr>
          <w:del w:id="167" w:author="Emeson Santos" w:date="2019-08-16T09:57:00Z"/>
          <w:rFonts w:eastAsia="Times New Roman" w:cs="Times New Roman"/>
        </w:rPr>
      </w:pPr>
      <w:r w:rsidRPr="008F45D0">
        <w:rPr>
          <w:rFonts w:eastAsia="Times New Roman" w:cs="Times New Roman"/>
        </w:rPr>
        <w:t xml:space="preserve"> </w:t>
      </w:r>
    </w:p>
    <w:p w14:paraId="0D957704" w14:textId="77777777" w:rsidR="004A0712" w:rsidRPr="008F45D0" w:rsidDel="00405D91" w:rsidRDefault="004240D8">
      <w:pPr>
        <w:rPr>
          <w:del w:id="168" w:author="Emeson Santos" w:date="2019-08-16T09:57:00Z"/>
          <w:rFonts w:eastAsia="Times New Roman" w:cs="Times New Roman"/>
          <w:b/>
        </w:rPr>
        <w:pPrChange w:id="169" w:author="Emeson Santos" w:date="2019-08-16T09:57:00Z">
          <w:pPr>
            <w:jc w:val="center"/>
          </w:pPr>
        </w:pPrChange>
      </w:pPr>
      <w:del w:id="170" w:author="Emeson Santos" w:date="2019-08-16T09:57:00Z">
        <w:r w:rsidRPr="008F45D0" w:rsidDel="00405D91">
          <w:rPr>
            <w:rFonts w:eastAsia="Times New Roman" w:cs="Times New Roman"/>
            <w:b/>
          </w:rPr>
          <w:delText xml:space="preserve"> </w:delText>
        </w:r>
      </w:del>
    </w:p>
    <w:p w14:paraId="3A0393D8" w14:textId="77777777" w:rsidR="004A0712" w:rsidRPr="008F45D0" w:rsidDel="00405D91" w:rsidRDefault="004240D8">
      <w:pPr>
        <w:rPr>
          <w:del w:id="171" w:author="Emeson Santos" w:date="2019-08-16T09:57:00Z"/>
          <w:rFonts w:eastAsia="Times New Roman" w:cs="Times New Roman"/>
          <w:b/>
          <w:sz w:val="28"/>
          <w:szCs w:val="28"/>
        </w:rPr>
        <w:pPrChange w:id="172" w:author="Emeson Santos" w:date="2019-08-16T09:57:00Z">
          <w:pPr>
            <w:jc w:val="center"/>
          </w:pPr>
        </w:pPrChange>
      </w:pPr>
      <w:del w:id="173" w:author="Emeson Santos" w:date="2019-08-16T09:57:00Z">
        <w:r w:rsidRPr="008F45D0" w:rsidDel="00405D91">
          <w:rPr>
            <w:rFonts w:eastAsia="Times New Roman" w:cs="Times New Roman"/>
            <w:b/>
            <w:sz w:val="28"/>
            <w:szCs w:val="28"/>
          </w:rPr>
          <w:delText xml:space="preserve"> </w:delText>
        </w:r>
      </w:del>
    </w:p>
    <w:p w14:paraId="364B9292" w14:textId="77777777" w:rsidR="004A0712" w:rsidRPr="008F45D0" w:rsidDel="00405D91" w:rsidRDefault="004240D8">
      <w:pPr>
        <w:rPr>
          <w:del w:id="174" w:author="Emeson Santos" w:date="2019-08-16T09:57:00Z"/>
          <w:rFonts w:eastAsia="Times New Roman" w:cs="Times New Roman"/>
          <w:b/>
          <w:sz w:val="28"/>
          <w:szCs w:val="28"/>
        </w:rPr>
        <w:pPrChange w:id="175" w:author="Emeson Santos" w:date="2019-08-16T09:57:00Z">
          <w:pPr>
            <w:jc w:val="center"/>
          </w:pPr>
        </w:pPrChange>
      </w:pPr>
      <w:del w:id="176" w:author="Emeson Santos" w:date="2019-08-16T09:57:00Z">
        <w:r w:rsidRPr="008F45D0" w:rsidDel="00405D91">
          <w:rPr>
            <w:rFonts w:eastAsia="Times New Roman" w:cs="Times New Roman"/>
            <w:b/>
            <w:sz w:val="28"/>
            <w:szCs w:val="28"/>
          </w:rPr>
          <w:delText xml:space="preserve"> </w:delText>
        </w:r>
      </w:del>
    </w:p>
    <w:p w14:paraId="0C42C15C" w14:textId="77777777" w:rsidR="004A0712" w:rsidRPr="008F45D0" w:rsidDel="00405D91" w:rsidRDefault="004240D8">
      <w:pPr>
        <w:rPr>
          <w:del w:id="177" w:author="Emeson Santos" w:date="2019-08-16T09:57:00Z"/>
          <w:rFonts w:eastAsia="Times New Roman" w:cs="Times New Roman"/>
          <w:b/>
          <w:sz w:val="28"/>
          <w:szCs w:val="28"/>
        </w:rPr>
        <w:pPrChange w:id="178" w:author="Emeson Santos" w:date="2019-08-16T09:57:00Z">
          <w:pPr>
            <w:jc w:val="center"/>
          </w:pPr>
        </w:pPrChange>
      </w:pPr>
      <w:del w:id="179" w:author="Emeson Santos" w:date="2019-08-16T09:57:00Z">
        <w:r w:rsidRPr="008F45D0" w:rsidDel="00405D91">
          <w:rPr>
            <w:rFonts w:eastAsia="Times New Roman" w:cs="Times New Roman"/>
            <w:b/>
            <w:sz w:val="28"/>
            <w:szCs w:val="28"/>
          </w:rPr>
          <w:delText xml:space="preserve"> </w:delText>
        </w:r>
      </w:del>
    </w:p>
    <w:p w14:paraId="7800A37C" w14:textId="77777777" w:rsidR="004A0712" w:rsidRPr="008F45D0" w:rsidDel="00405D91" w:rsidRDefault="004240D8">
      <w:pPr>
        <w:rPr>
          <w:del w:id="180" w:author="Emeson Santos" w:date="2019-08-16T09:57:00Z"/>
          <w:rFonts w:eastAsia="Times New Roman" w:cs="Times New Roman"/>
          <w:b/>
          <w:sz w:val="28"/>
          <w:szCs w:val="28"/>
        </w:rPr>
        <w:pPrChange w:id="181" w:author="Emeson Santos" w:date="2019-08-16T09:57:00Z">
          <w:pPr>
            <w:jc w:val="center"/>
          </w:pPr>
        </w:pPrChange>
      </w:pPr>
      <w:del w:id="182" w:author="Emeson Santos" w:date="2019-08-16T09:57:00Z">
        <w:r w:rsidRPr="008F45D0" w:rsidDel="00405D91">
          <w:rPr>
            <w:rFonts w:eastAsia="Times New Roman" w:cs="Times New Roman"/>
            <w:b/>
            <w:sz w:val="28"/>
            <w:szCs w:val="28"/>
          </w:rPr>
          <w:delText xml:space="preserve"> </w:delText>
        </w:r>
      </w:del>
    </w:p>
    <w:p w14:paraId="4B8CCDAC" w14:textId="77777777" w:rsidR="004A0712" w:rsidRPr="008F45D0" w:rsidDel="00405D91" w:rsidRDefault="004240D8">
      <w:pPr>
        <w:rPr>
          <w:del w:id="183" w:author="Emeson Santos" w:date="2019-08-16T09:57:00Z"/>
          <w:rFonts w:eastAsia="Times New Roman" w:cs="Times New Roman"/>
          <w:b/>
          <w:sz w:val="28"/>
          <w:szCs w:val="28"/>
        </w:rPr>
        <w:pPrChange w:id="184" w:author="Emeson Santos" w:date="2019-08-16T09:57:00Z">
          <w:pPr>
            <w:jc w:val="center"/>
          </w:pPr>
        </w:pPrChange>
      </w:pPr>
      <w:del w:id="185" w:author="Emeson Santos" w:date="2019-08-16T09:57:00Z">
        <w:r w:rsidRPr="008F45D0" w:rsidDel="00405D91">
          <w:rPr>
            <w:rFonts w:eastAsia="Times New Roman" w:cs="Times New Roman"/>
            <w:b/>
            <w:sz w:val="28"/>
            <w:szCs w:val="28"/>
          </w:rPr>
          <w:delText xml:space="preserve"> </w:delText>
        </w:r>
      </w:del>
    </w:p>
    <w:p w14:paraId="437600A2" w14:textId="75B49949" w:rsidR="004A0712" w:rsidRPr="008F45D0" w:rsidRDefault="004240D8" w:rsidP="00F06C14">
      <w:pPr>
        <w:spacing w:before="280"/>
        <w:rPr>
          <w:rFonts w:eastAsia="Times New Roman" w:cs="Times New Roman"/>
          <w:b/>
          <w:sz w:val="32"/>
          <w:szCs w:val="32"/>
        </w:rPr>
      </w:pPr>
      <w:r w:rsidRPr="008F45D0">
        <w:rPr>
          <w:rFonts w:eastAsia="Times New Roman" w:cs="Times New Roman"/>
          <w:b/>
          <w:sz w:val="28"/>
          <w:szCs w:val="28"/>
        </w:rPr>
        <w:t xml:space="preserve"> </w:t>
      </w:r>
      <w:r w:rsidRPr="008F45D0">
        <w:rPr>
          <w:rFonts w:eastAsia="Times New Roman" w:cs="Times New Roman"/>
          <w:b/>
          <w:sz w:val="32"/>
          <w:szCs w:val="32"/>
        </w:rPr>
        <w:t xml:space="preserve"> </w:t>
      </w:r>
    </w:p>
    <w:p w14:paraId="21032B2F" w14:textId="77777777" w:rsidR="004A0712" w:rsidRPr="008F45D0" w:rsidRDefault="004A0712">
      <w:pPr>
        <w:rPr>
          <w:rFonts w:eastAsia="Times New Roman" w:cs="Times New Roman"/>
        </w:rPr>
      </w:pPr>
    </w:p>
    <w:p w14:paraId="119C65DF" w14:textId="7F0D8078" w:rsidR="004A0712" w:rsidRPr="008F45D0" w:rsidRDefault="004240D8">
      <w:pPr>
        <w:jc w:val="center"/>
        <w:rPr>
          <w:rFonts w:eastAsia="Times New Roman" w:cs="Times New Roman"/>
        </w:rPr>
      </w:pPr>
      <w:r w:rsidRPr="008F45D0">
        <w:rPr>
          <w:rFonts w:eastAsia="Times New Roman" w:cs="Times New Roman"/>
          <w:b/>
        </w:rPr>
        <w:t xml:space="preserve">MODELAGEM DOS PROCESSOS DAS CHEFIAS </w:t>
      </w:r>
      <w:del w:id="186" w:author="Emeson Santos" w:date="2019-08-16T09:54:00Z">
        <w:r w:rsidRPr="008F45D0" w:rsidDel="00A71FA4">
          <w:rPr>
            <w:rFonts w:eastAsia="Times New Roman" w:cs="Times New Roman"/>
            <w:b/>
          </w:rPr>
          <w:delText xml:space="preserve">DOS </w:delText>
        </w:r>
      </w:del>
      <w:r w:rsidRPr="008F45D0">
        <w:rPr>
          <w:rFonts w:eastAsia="Times New Roman" w:cs="Times New Roman"/>
          <w:b/>
        </w:rPr>
        <w:t>DEPARTAMENT</w:t>
      </w:r>
      <w:ins w:id="187" w:author="Emeson Santos" w:date="2019-08-16T09:54:00Z">
        <w:r w:rsidR="00A71FA4" w:rsidRPr="008F45D0">
          <w:rPr>
            <w:rFonts w:eastAsia="Times New Roman" w:cs="Times New Roman"/>
            <w:b/>
          </w:rPr>
          <w:t>AIS</w:t>
        </w:r>
      </w:ins>
      <w:del w:id="188" w:author="Emeson Santos" w:date="2019-08-16T09:54:00Z">
        <w:r w:rsidRPr="008F45D0" w:rsidDel="00A71FA4">
          <w:rPr>
            <w:rFonts w:eastAsia="Times New Roman" w:cs="Times New Roman"/>
            <w:b/>
          </w:rPr>
          <w:delText>OS</w:delText>
        </w:r>
      </w:del>
      <w:r w:rsidRPr="008F45D0">
        <w:rPr>
          <w:rFonts w:eastAsia="Times New Roman" w:cs="Times New Roman"/>
          <w:b/>
        </w:rPr>
        <w:t xml:space="preserve"> DA UNIVERSIDADE FEDERAL DE SERGIPE.</w:t>
      </w:r>
    </w:p>
    <w:p w14:paraId="37FCCD8A" w14:textId="77777777" w:rsidR="004A0712" w:rsidRPr="008F45D0" w:rsidRDefault="004240D8">
      <w:pPr>
        <w:jc w:val="center"/>
        <w:rPr>
          <w:rFonts w:eastAsia="Times New Roman" w:cs="Times New Roman"/>
          <w:b/>
          <w:sz w:val="28"/>
          <w:szCs w:val="28"/>
        </w:rPr>
      </w:pPr>
      <w:r w:rsidRPr="008F45D0">
        <w:rPr>
          <w:rFonts w:eastAsia="Times New Roman" w:cs="Times New Roman"/>
          <w:b/>
          <w:sz w:val="28"/>
          <w:szCs w:val="28"/>
        </w:rPr>
        <w:t xml:space="preserve"> </w:t>
      </w:r>
    </w:p>
    <w:p w14:paraId="78660371" w14:textId="77777777" w:rsidR="004A0712" w:rsidRPr="008F45D0" w:rsidRDefault="004240D8">
      <w:pPr>
        <w:jc w:val="center"/>
        <w:rPr>
          <w:rFonts w:eastAsia="Times New Roman" w:cs="Times New Roman"/>
          <w:b/>
          <w:sz w:val="28"/>
          <w:szCs w:val="28"/>
        </w:rPr>
      </w:pPr>
      <w:r w:rsidRPr="008F45D0">
        <w:rPr>
          <w:rFonts w:eastAsia="Times New Roman" w:cs="Times New Roman"/>
          <w:b/>
          <w:sz w:val="28"/>
          <w:szCs w:val="28"/>
        </w:rPr>
        <w:t xml:space="preserve"> </w:t>
      </w:r>
    </w:p>
    <w:p w14:paraId="7C9EFDDC" w14:textId="77777777" w:rsidR="004A0712" w:rsidRPr="008F45D0" w:rsidRDefault="004240D8">
      <w:pPr>
        <w:jc w:val="both"/>
        <w:rPr>
          <w:rFonts w:eastAsia="Times New Roman" w:cs="Times New Roman"/>
          <w:b/>
          <w:sz w:val="28"/>
          <w:szCs w:val="28"/>
        </w:rPr>
      </w:pPr>
      <w:r w:rsidRPr="008F45D0">
        <w:rPr>
          <w:rFonts w:eastAsia="Times New Roman" w:cs="Times New Roman"/>
          <w:b/>
          <w:sz w:val="28"/>
          <w:szCs w:val="28"/>
        </w:rPr>
        <w:t xml:space="preserve"> </w:t>
      </w:r>
    </w:p>
    <w:p w14:paraId="7A7DCBD7" w14:textId="5FC38889" w:rsidR="004A0712" w:rsidRPr="008F45D0" w:rsidRDefault="004240D8">
      <w:pPr>
        <w:jc w:val="both"/>
        <w:rPr>
          <w:rFonts w:eastAsia="Times New Roman" w:cs="Times New Roman"/>
        </w:rPr>
      </w:pPr>
      <w:r w:rsidRPr="008F45D0">
        <w:rPr>
          <w:rFonts w:eastAsia="Times New Roman" w:cs="Times New Roman"/>
        </w:rPr>
        <w:t xml:space="preserve">Trabalho de Conclusão de Curso submetido ao corpo docente do Departamento de Sistemas de Informação da Universidade Federal de Sergipe (DSIITA/UFS) como parte dos requisitos para obtenção do grau de Bacharel em </w:t>
      </w:r>
      <w:r w:rsidR="00C75BAF" w:rsidRPr="008F45D0">
        <w:rPr>
          <w:rFonts w:eastAsia="Times New Roman" w:cs="Times New Roman"/>
        </w:rPr>
        <w:t>sistemas de informação</w:t>
      </w:r>
      <w:r w:rsidRPr="008F45D0">
        <w:rPr>
          <w:rFonts w:eastAsia="Times New Roman" w:cs="Times New Roman"/>
        </w:rPr>
        <w:t>.</w:t>
      </w:r>
    </w:p>
    <w:p w14:paraId="4701FF1A" w14:textId="77777777" w:rsidR="004A0712" w:rsidRPr="008F45D0" w:rsidRDefault="004240D8">
      <w:pPr>
        <w:jc w:val="both"/>
        <w:rPr>
          <w:rFonts w:eastAsia="Times New Roman" w:cs="Times New Roman"/>
        </w:rPr>
      </w:pPr>
      <w:r w:rsidRPr="008F45D0">
        <w:rPr>
          <w:rFonts w:eastAsia="Times New Roman" w:cs="Times New Roman"/>
        </w:rPr>
        <w:t xml:space="preserve"> </w:t>
      </w:r>
    </w:p>
    <w:p w14:paraId="32A455FF" w14:textId="77777777" w:rsidR="004A0712" w:rsidRPr="008F45D0" w:rsidRDefault="004240D8">
      <w:pPr>
        <w:rPr>
          <w:rFonts w:eastAsia="Times New Roman" w:cs="Times New Roman"/>
        </w:rPr>
      </w:pPr>
      <w:r w:rsidRPr="008F45D0">
        <w:rPr>
          <w:rFonts w:eastAsia="Times New Roman" w:cs="Times New Roman"/>
        </w:rPr>
        <w:t xml:space="preserve"> </w:t>
      </w:r>
    </w:p>
    <w:p w14:paraId="6583F166" w14:textId="3063FD8F" w:rsidR="004A0712" w:rsidRPr="008F45D0" w:rsidRDefault="004240D8">
      <w:pPr>
        <w:rPr>
          <w:rFonts w:eastAsia="Times New Roman" w:cs="Times New Roman"/>
          <w:rPrChange w:id="189" w:author="Emeson Santos" w:date="2019-08-23T09:00:00Z">
            <w:rPr>
              <w:rFonts w:eastAsia="Times New Roman" w:cs="Times New Roman"/>
              <w:color w:val="FF0000"/>
            </w:rPr>
          </w:rPrChange>
        </w:rPr>
      </w:pPr>
      <w:commentRangeStart w:id="190"/>
      <w:r w:rsidRPr="008F45D0">
        <w:rPr>
          <w:rFonts w:eastAsia="Times New Roman" w:cs="Times New Roman"/>
          <w:rPrChange w:id="191" w:author="Emeson Santos" w:date="2019-08-23T09:00:00Z">
            <w:rPr>
              <w:rFonts w:eastAsia="Times New Roman" w:cs="Times New Roman"/>
              <w:color w:val="FF0000"/>
            </w:rPr>
          </w:rPrChange>
        </w:rPr>
        <w:t>Itabaiana, ([dia]</w:t>
      </w:r>
      <w:del w:id="192" w:author="Emeson Santos" w:date="2019-08-23T08:28:00Z">
        <w:r w:rsidRPr="008F45D0" w:rsidDel="00612455">
          <w:rPr>
            <w:rFonts w:eastAsia="Times New Roman" w:cs="Times New Roman"/>
            <w:rPrChange w:id="193" w:author="Emeson Santos" w:date="2019-08-23T09:00:00Z">
              <w:rPr>
                <w:rFonts w:eastAsia="Times New Roman" w:cs="Times New Roman"/>
                <w:color w:val="FF0000"/>
              </w:rPr>
            </w:rPrChange>
          </w:rPr>
          <w:delText xml:space="preserve"> </w:delText>
        </w:r>
      </w:del>
      <w:r w:rsidRPr="008F45D0">
        <w:rPr>
          <w:rFonts w:eastAsia="Times New Roman" w:cs="Times New Roman"/>
          <w:rPrChange w:id="194" w:author="Emeson Santos" w:date="2019-08-23T09:00:00Z">
            <w:rPr>
              <w:rFonts w:eastAsia="Times New Roman" w:cs="Times New Roman"/>
              <w:color w:val="FF0000"/>
            </w:rPr>
          </w:rPrChange>
        </w:rPr>
        <w:t>, [mês] e [ano] da aprovação).</w:t>
      </w:r>
      <w:commentRangeEnd w:id="190"/>
      <w:r w:rsidR="00BF1375" w:rsidRPr="008F45D0">
        <w:rPr>
          <w:rStyle w:val="Refdecomentrio"/>
          <w:rFonts w:cs="Times New Roman"/>
        </w:rPr>
        <w:commentReference w:id="190"/>
      </w:r>
    </w:p>
    <w:p w14:paraId="11D0C720" w14:textId="77777777" w:rsidR="004A0712" w:rsidRPr="008F45D0" w:rsidRDefault="004240D8">
      <w:pPr>
        <w:rPr>
          <w:rFonts w:eastAsia="Times New Roman" w:cs="Times New Roman"/>
        </w:rPr>
      </w:pPr>
      <w:r w:rsidRPr="008F45D0">
        <w:rPr>
          <w:rFonts w:eastAsia="Times New Roman" w:cs="Times New Roman"/>
        </w:rPr>
        <w:t xml:space="preserve"> </w:t>
      </w:r>
    </w:p>
    <w:p w14:paraId="1173CDC7" w14:textId="77777777" w:rsidR="004A0712" w:rsidRPr="008F45D0" w:rsidRDefault="004240D8">
      <w:pPr>
        <w:spacing w:before="240" w:after="40"/>
        <w:rPr>
          <w:rFonts w:eastAsia="Times New Roman" w:cs="Times New Roman"/>
        </w:rPr>
      </w:pPr>
      <w:r w:rsidRPr="008F45D0">
        <w:rPr>
          <w:rFonts w:eastAsia="Times New Roman" w:cs="Times New Roman"/>
        </w:rPr>
        <w:t xml:space="preserve"> </w:t>
      </w:r>
    </w:p>
    <w:p w14:paraId="105DD80C" w14:textId="0AC6D8F4" w:rsidR="004A0712" w:rsidRPr="008F45D0" w:rsidRDefault="004240D8" w:rsidP="00F06C14">
      <w:pPr>
        <w:jc w:val="right"/>
        <w:rPr>
          <w:rFonts w:eastAsia="Times New Roman" w:cs="Times New Roman"/>
        </w:rPr>
      </w:pPr>
      <w:r w:rsidRPr="008F45D0">
        <w:rPr>
          <w:rFonts w:eastAsia="Times New Roman" w:cs="Times New Roman"/>
          <w:b/>
          <w:sz w:val="20"/>
          <w:szCs w:val="20"/>
        </w:rPr>
        <w:t>BANCA EXAMINADORA:</w:t>
      </w:r>
      <w:r w:rsidRPr="008F45D0">
        <w:rPr>
          <w:rFonts w:eastAsia="Times New Roman" w:cs="Times New Roman"/>
        </w:rPr>
        <w:t xml:space="preserve"> </w:t>
      </w:r>
    </w:p>
    <w:p w14:paraId="613AD55C" w14:textId="77777777" w:rsidR="004A0712" w:rsidRPr="008F45D0" w:rsidRDefault="004240D8">
      <w:pPr>
        <w:rPr>
          <w:rFonts w:eastAsia="Times New Roman" w:cs="Times New Roman"/>
        </w:rPr>
      </w:pPr>
      <w:r w:rsidRPr="008F45D0">
        <w:rPr>
          <w:rFonts w:eastAsia="Times New Roman" w:cs="Times New Roman"/>
        </w:rPr>
        <w:t xml:space="preserve"> </w:t>
      </w:r>
    </w:p>
    <w:p w14:paraId="2918163F" w14:textId="77777777" w:rsidR="004A0712" w:rsidRPr="008F45D0" w:rsidRDefault="004240D8">
      <w:pPr>
        <w:jc w:val="right"/>
        <w:rPr>
          <w:rFonts w:eastAsia="Times New Roman" w:cs="Times New Roman"/>
        </w:rPr>
      </w:pPr>
      <w:r w:rsidRPr="008F45D0">
        <w:rPr>
          <w:rFonts w:eastAsia="Times New Roman" w:cs="Times New Roman"/>
        </w:rPr>
        <w:t>_______________________________________________</w:t>
      </w:r>
    </w:p>
    <w:p w14:paraId="1C1A30FA" w14:textId="4584FA65" w:rsidR="004A0712" w:rsidRPr="008F45D0" w:rsidRDefault="004240D8">
      <w:pPr>
        <w:ind w:left="2840" w:firstLine="700"/>
        <w:jc w:val="center"/>
        <w:rPr>
          <w:rFonts w:eastAsia="Times New Roman" w:cs="Times New Roman"/>
          <w:b/>
        </w:rPr>
      </w:pPr>
      <w:r w:rsidRPr="008F45D0">
        <w:rPr>
          <w:rFonts w:eastAsia="Times New Roman" w:cs="Times New Roman"/>
          <w:b/>
        </w:rPr>
        <w:t>Prof</w:t>
      </w:r>
      <w:ins w:id="195" w:author="Emeson Santos" w:date="2019-08-16T09:59:00Z">
        <w:r w:rsidR="00063C2A" w:rsidRPr="008F45D0">
          <w:rPr>
            <w:rFonts w:eastAsia="Times New Roman" w:cs="Times New Roman"/>
            <w:b/>
          </w:rPr>
          <w:t>.</w:t>
        </w:r>
      </w:ins>
      <w:del w:id="196" w:author="Emeson Santos" w:date="2019-08-16T09:59:00Z">
        <w:r w:rsidRPr="008F45D0" w:rsidDel="00063C2A">
          <w:rPr>
            <w:rFonts w:eastAsia="Times New Roman" w:cs="Times New Roman"/>
            <w:b/>
          </w:rPr>
          <w:delText>(a)</w:delText>
        </w:r>
      </w:del>
      <w:r w:rsidRPr="008F45D0">
        <w:rPr>
          <w:rFonts w:eastAsia="Times New Roman" w:cs="Times New Roman"/>
          <w:b/>
        </w:rPr>
        <w:t xml:space="preserve"> </w:t>
      </w:r>
      <w:ins w:id="197" w:author="Emeson Santos" w:date="2019-08-16T09:56:00Z">
        <w:r w:rsidR="007C1D69" w:rsidRPr="008F45D0">
          <w:rPr>
            <w:rFonts w:eastAsia="Times New Roman" w:cs="Times New Roman"/>
            <w:b/>
          </w:rPr>
          <w:t xml:space="preserve">Dr. </w:t>
        </w:r>
      </w:ins>
      <w:r w:rsidR="00BF1375" w:rsidRPr="008F45D0">
        <w:rPr>
          <w:rFonts w:eastAsia="Times New Roman" w:cs="Times New Roman"/>
          <w:b/>
        </w:rPr>
        <w:t>Marcos Barbosa Dósea</w:t>
      </w:r>
      <w:ins w:id="198" w:author="Emeson Santos" w:date="2019-08-16T09:56:00Z">
        <w:r w:rsidR="007C1D69" w:rsidRPr="008F45D0">
          <w:rPr>
            <w:rFonts w:eastAsia="Times New Roman" w:cs="Times New Roman"/>
            <w:b/>
          </w:rPr>
          <w:t>.</w:t>
        </w:r>
      </w:ins>
      <w:del w:id="199" w:author="Emeson Santos" w:date="2019-08-16T09:56:00Z">
        <w:r w:rsidRPr="008F45D0" w:rsidDel="007C1D69">
          <w:rPr>
            <w:rFonts w:eastAsia="Times New Roman" w:cs="Times New Roman"/>
            <w:b/>
          </w:rPr>
          <w:delText xml:space="preserve">, </w:delText>
        </w:r>
        <w:r w:rsidR="00BF1375" w:rsidRPr="008F45D0" w:rsidDel="007C1D69">
          <w:rPr>
            <w:rFonts w:eastAsia="Times New Roman" w:cs="Times New Roman"/>
            <w:b/>
          </w:rPr>
          <w:delText>Doutor</w:delText>
        </w:r>
      </w:del>
    </w:p>
    <w:p w14:paraId="33D5A23D" w14:textId="77777777" w:rsidR="004A0712" w:rsidRPr="008F45D0" w:rsidRDefault="004240D8">
      <w:pPr>
        <w:ind w:left="2840" w:firstLine="700"/>
        <w:jc w:val="center"/>
        <w:rPr>
          <w:rFonts w:eastAsia="Times New Roman" w:cs="Times New Roman"/>
          <w:b/>
        </w:rPr>
      </w:pPr>
      <w:r w:rsidRPr="008F45D0">
        <w:rPr>
          <w:rFonts w:eastAsia="Times New Roman" w:cs="Times New Roman"/>
          <w:b/>
        </w:rPr>
        <w:t>Orientador</w:t>
      </w:r>
    </w:p>
    <w:p w14:paraId="30E50802" w14:textId="36170E8C" w:rsidR="004A0712" w:rsidRPr="008F45D0" w:rsidRDefault="004240D8" w:rsidP="00F06C14">
      <w:pPr>
        <w:ind w:left="2840" w:firstLine="700"/>
        <w:jc w:val="center"/>
        <w:rPr>
          <w:rFonts w:eastAsia="Times New Roman" w:cs="Times New Roman"/>
        </w:rPr>
      </w:pPr>
      <w:r w:rsidRPr="008F45D0">
        <w:rPr>
          <w:rFonts w:eastAsia="Times New Roman" w:cs="Times New Roman"/>
          <w:b/>
        </w:rPr>
        <w:t>DSIITA/UFS</w:t>
      </w:r>
      <w:r w:rsidRPr="008F45D0">
        <w:rPr>
          <w:rFonts w:eastAsia="Times New Roman" w:cs="Times New Roman"/>
        </w:rPr>
        <w:t xml:space="preserve">  </w:t>
      </w:r>
    </w:p>
    <w:p w14:paraId="5D711130" w14:textId="77777777" w:rsidR="004A0712" w:rsidRPr="008F45D0" w:rsidRDefault="004240D8">
      <w:pPr>
        <w:jc w:val="right"/>
        <w:rPr>
          <w:rFonts w:eastAsia="Times New Roman" w:cs="Times New Roman"/>
        </w:rPr>
      </w:pPr>
      <w:r w:rsidRPr="008F45D0">
        <w:rPr>
          <w:rFonts w:eastAsia="Times New Roman" w:cs="Times New Roman"/>
        </w:rPr>
        <w:t>_______________________________________________</w:t>
      </w:r>
    </w:p>
    <w:p w14:paraId="55AD3DD2" w14:textId="77777777" w:rsidR="004A0712" w:rsidRPr="008F45D0" w:rsidRDefault="004240D8">
      <w:pPr>
        <w:ind w:left="2840" w:firstLine="700"/>
        <w:jc w:val="center"/>
        <w:rPr>
          <w:rFonts w:eastAsia="Times New Roman" w:cs="Times New Roman"/>
          <w:b/>
        </w:rPr>
      </w:pPr>
      <w:r w:rsidRPr="008F45D0">
        <w:rPr>
          <w:rFonts w:eastAsia="Times New Roman" w:cs="Times New Roman"/>
          <w:b/>
        </w:rPr>
        <w:t xml:space="preserve">  </w:t>
      </w:r>
      <w:r w:rsidRPr="008F45D0">
        <w:rPr>
          <w:rFonts w:eastAsia="Times New Roman" w:cs="Times New Roman"/>
          <w:b/>
        </w:rPr>
        <w:tab/>
        <w:t>Prof(a) Nome Completo Professor Avaliador, Titulação</w:t>
      </w:r>
    </w:p>
    <w:p w14:paraId="3DB5C388" w14:textId="2C697696" w:rsidR="004A0712" w:rsidRPr="008F45D0" w:rsidRDefault="004240D8" w:rsidP="00F06C14">
      <w:pPr>
        <w:ind w:left="2840" w:firstLine="700"/>
        <w:jc w:val="center"/>
        <w:rPr>
          <w:rFonts w:eastAsia="Times New Roman" w:cs="Times New Roman"/>
        </w:rPr>
      </w:pPr>
      <w:r w:rsidRPr="008F45D0">
        <w:rPr>
          <w:rFonts w:eastAsia="Times New Roman" w:cs="Times New Roman"/>
        </w:rPr>
        <w:t xml:space="preserve">IES </w:t>
      </w:r>
    </w:p>
    <w:p w14:paraId="011AFC12" w14:textId="77777777" w:rsidR="004A0712" w:rsidRPr="008F45D0" w:rsidRDefault="004240D8">
      <w:pPr>
        <w:jc w:val="right"/>
        <w:rPr>
          <w:rFonts w:eastAsia="Times New Roman" w:cs="Times New Roman"/>
        </w:rPr>
      </w:pPr>
      <w:r w:rsidRPr="008F45D0">
        <w:rPr>
          <w:rFonts w:eastAsia="Times New Roman" w:cs="Times New Roman"/>
        </w:rPr>
        <w:t xml:space="preserve"> </w:t>
      </w:r>
    </w:p>
    <w:p w14:paraId="0344F2D8" w14:textId="249A73F8" w:rsidR="004A0712" w:rsidRPr="008F45D0" w:rsidDel="00405D91" w:rsidRDefault="004240D8">
      <w:pPr>
        <w:jc w:val="right"/>
        <w:rPr>
          <w:del w:id="200" w:author="Emeson Santos" w:date="2019-08-16T09:59:00Z"/>
          <w:rFonts w:eastAsia="Times New Roman" w:cs="Times New Roman"/>
        </w:rPr>
      </w:pPr>
      <w:del w:id="201" w:author="Emeson Santos" w:date="2019-08-16T09:59:00Z">
        <w:r w:rsidRPr="008F45D0" w:rsidDel="00405D91">
          <w:rPr>
            <w:rFonts w:eastAsia="Times New Roman" w:cs="Times New Roman"/>
          </w:rPr>
          <w:delText xml:space="preserve"> </w:delText>
        </w:r>
      </w:del>
    </w:p>
    <w:p w14:paraId="0724F3B5" w14:textId="77777777" w:rsidR="004A0712" w:rsidRPr="008F45D0" w:rsidRDefault="004240D8">
      <w:pPr>
        <w:jc w:val="right"/>
        <w:rPr>
          <w:rFonts w:eastAsia="Times New Roman" w:cs="Times New Roman"/>
        </w:rPr>
      </w:pPr>
      <w:r w:rsidRPr="008F45D0">
        <w:rPr>
          <w:rFonts w:eastAsia="Times New Roman" w:cs="Times New Roman"/>
        </w:rPr>
        <w:t>_______________________________________________</w:t>
      </w:r>
    </w:p>
    <w:p w14:paraId="2FA61E50" w14:textId="77777777" w:rsidR="004A0712" w:rsidRPr="008F45D0" w:rsidRDefault="004240D8">
      <w:pPr>
        <w:ind w:left="2840" w:firstLine="700"/>
        <w:jc w:val="center"/>
        <w:rPr>
          <w:rFonts w:eastAsia="Times New Roman" w:cs="Times New Roman"/>
          <w:b/>
        </w:rPr>
      </w:pPr>
      <w:r w:rsidRPr="008F45D0">
        <w:rPr>
          <w:rFonts w:eastAsia="Times New Roman" w:cs="Times New Roman"/>
          <w:b/>
        </w:rPr>
        <w:t xml:space="preserve">  </w:t>
      </w:r>
      <w:r w:rsidRPr="008F45D0">
        <w:rPr>
          <w:rFonts w:eastAsia="Times New Roman" w:cs="Times New Roman"/>
          <w:b/>
        </w:rPr>
        <w:tab/>
        <w:t>Prof(a) Nome Completo Professor Avaliador, Titulação</w:t>
      </w:r>
    </w:p>
    <w:p w14:paraId="12E5AD11" w14:textId="77777777" w:rsidR="004A0712" w:rsidRPr="008F45D0" w:rsidRDefault="004240D8">
      <w:pPr>
        <w:ind w:left="2840" w:firstLine="700"/>
        <w:jc w:val="center"/>
        <w:rPr>
          <w:rFonts w:eastAsia="Times New Roman" w:cs="Times New Roman"/>
        </w:rPr>
      </w:pPr>
      <w:r w:rsidRPr="008F45D0">
        <w:rPr>
          <w:rFonts w:eastAsia="Times New Roman" w:cs="Times New Roman"/>
        </w:rPr>
        <w:lastRenderedPageBreak/>
        <w:t>IES</w:t>
      </w:r>
    </w:p>
    <w:p w14:paraId="102D22EC" w14:textId="38D7DABB" w:rsidR="004A0712" w:rsidRPr="008F45D0" w:rsidDel="00744304" w:rsidRDefault="004240D8">
      <w:pPr>
        <w:jc w:val="center"/>
        <w:rPr>
          <w:del w:id="202" w:author="Emeson Santos" w:date="2019-08-16T10:00:00Z"/>
          <w:rFonts w:eastAsia="Times New Roman" w:cs="Times New Roman"/>
        </w:rPr>
      </w:pPr>
      <w:del w:id="203" w:author="Emeson Santos" w:date="2019-08-16T10:00:00Z">
        <w:r w:rsidRPr="008F45D0" w:rsidDel="00744304">
          <w:rPr>
            <w:rFonts w:eastAsia="Times New Roman" w:cs="Times New Roman"/>
          </w:rPr>
          <w:delText xml:space="preserve"> </w:delText>
        </w:r>
      </w:del>
    </w:p>
    <w:p w14:paraId="2EA15EA0" w14:textId="4BEF1CC9" w:rsidR="004A0712" w:rsidRPr="008F45D0" w:rsidDel="00744304" w:rsidRDefault="004A0712">
      <w:pPr>
        <w:rPr>
          <w:del w:id="204" w:author="Emeson Santos" w:date="2019-08-16T10:00:00Z"/>
          <w:rFonts w:eastAsia="Times New Roman" w:cs="Times New Roman"/>
          <w:b/>
          <w:sz w:val="32"/>
          <w:szCs w:val="32"/>
        </w:rPr>
      </w:pPr>
    </w:p>
    <w:p w14:paraId="7FB7DE03" w14:textId="67D17D43" w:rsidR="004A0712" w:rsidRPr="008F45D0" w:rsidDel="00744304" w:rsidRDefault="004240D8">
      <w:pPr>
        <w:spacing w:before="240" w:after="40"/>
        <w:rPr>
          <w:del w:id="205" w:author="Emeson Santos" w:date="2019-08-16T10:00:00Z"/>
          <w:rFonts w:eastAsia="Times New Roman" w:cs="Times New Roman"/>
        </w:rPr>
      </w:pPr>
      <w:del w:id="206" w:author="Emeson Santos" w:date="2019-08-16T10:00:00Z">
        <w:r w:rsidRPr="008F45D0" w:rsidDel="00744304">
          <w:rPr>
            <w:rFonts w:eastAsia="Times New Roman" w:cs="Times New Roman"/>
          </w:rPr>
          <w:delText xml:space="preserve"> </w:delText>
        </w:r>
      </w:del>
    </w:p>
    <w:p w14:paraId="4BCD1AA4" w14:textId="48C42697" w:rsidR="004A0712" w:rsidRPr="008F45D0" w:rsidDel="00744304" w:rsidRDefault="004240D8">
      <w:pPr>
        <w:spacing w:before="240" w:after="40"/>
        <w:rPr>
          <w:del w:id="207" w:author="Emeson Santos" w:date="2019-08-16T10:00:00Z"/>
          <w:rFonts w:eastAsia="Times New Roman" w:cs="Times New Roman"/>
        </w:rPr>
      </w:pPr>
      <w:del w:id="208" w:author="Emeson Santos" w:date="2019-08-16T10:00:00Z">
        <w:r w:rsidRPr="008F45D0" w:rsidDel="00744304">
          <w:rPr>
            <w:rFonts w:eastAsia="Times New Roman" w:cs="Times New Roman"/>
          </w:rPr>
          <w:delText xml:space="preserve"> </w:delText>
        </w:r>
      </w:del>
    </w:p>
    <w:p w14:paraId="1683E1AB" w14:textId="0564FB4A" w:rsidR="004A0712" w:rsidRPr="008F45D0" w:rsidDel="00744304" w:rsidRDefault="004240D8">
      <w:pPr>
        <w:spacing w:before="240" w:after="40"/>
        <w:rPr>
          <w:del w:id="209" w:author="Emeson Santos" w:date="2019-08-16T10:00:00Z"/>
          <w:rFonts w:eastAsia="Times New Roman" w:cs="Times New Roman"/>
        </w:rPr>
      </w:pPr>
      <w:del w:id="210" w:author="Emeson Santos" w:date="2019-08-16T10:00:00Z">
        <w:r w:rsidRPr="008F45D0" w:rsidDel="00744304">
          <w:rPr>
            <w:rFonts w:eastAsia="Times New Roman" w:cs="Times New Roman"/>
          </w:rPr>
          <w:delText xml:space="preserve"> </w:delText>
        </w:r>
      </w:del>
    </w:p>
    <w:p w14:paraId="5C7519A9" w14:textId="0B91F63B" w:rsidR="004A0712" w:rsidRPr="008F45D0" w:rsidDel="00744304" w:rsidRDefault="004240D8">
      <w:pPr>
        <w:spacing w:before="240" w:after="40"/>
        <w:rPr>
          <w:del w:id="211" w:author="Emeson Santos" w:date="2019-08-16T10:00:00Z"/>
          <w:rFonts w:eastAsia="Times New Roman" w:cs="Times New Roman"/>
        </w:rPr>
      </w:pPr>
      <w:del w:id="212" w:author="Emeson Santos" w:date="2019-08-16T10:00:00Z">
        <w:r w:rsidRPr="008F45D0" w:rsidDel="00744304">
          <w:rPr>
            <w:rFonts w:eastAsia="Times New Roman" w:cs="Times New Roman"/>
          </w:rPr>
          <w:delText xml:space="preserve"> </w:delText>
        </w:r>
      </w:del>
    </w:p>
    <w:p w14:paraId="13665F9C" w14:textId="099CA2F4" w:rsidR="004A0712" w:rsidRPr="008F45D0" w:rsidDel="00744304" w:rsidRDefault="004240D8">
      <w:pPr>
        <w:spacing w:before="240" w:after="40"/>
        <w:rPr>
          <w:del w:id="213" w:author="Emeson Santos" w:date="2019-08-16T10:00:00Z"/>
          <w:rFonts w:eastAsia="Times New Roman" w:cs="Times New Roman"/>
        </w:rPr>
      </w:pPr>
      <w:del w:id="214" w:author="Emeson Santos" w:date="2019-08-16T10:00:00Z">
        <w:r w:rsidRPr="008F45D0" w:rsidDel="00744304">
          <w:rPr>
            <w:rFonts w:eastAsia="Times New Roman" w:cs="Times New Roman"/>
          </w:rPr>
          <w:delText xml:space="preserve"> </w:delText>
        </w:r>
      </w:del>
    </w:p>
    <w:p w14:paraId="596E96C6" w14:textId="5B36A477" w:rsidR="004A0712" w:rsidRPr="008F45D0" w:rsidDel="00744304" w:rsidRDefault="004240D8">
      <w:pPr>
        <w:spacing w:before="240" w:after="40"/>
        <w:rPr>
          <w:del w:id="215" w:author="Emeson Santos" w:date="2019-08-16T10:00:00Z"/>
          <w:rFonts w:eastAsia="Times New Roman" w:cs="Times New Roman"/>
        </w:rPr>
      </w:pPr>
      <w:del w:id="216" w:author="Emeson Santos" w:date="2019-08-16T10:00:00Z">
        <w:r w:rsidRPr="008F45D0" w:rsidDel="00744304">
          <w:rPr>
            <w:rFonts w:eastAsia="Times New Roman" w:cs="Times New Roman"/>
          </w:rPr>
          <w:delText xml:space="preserve"> </w:delText>
        </w:r>
      </w:del>
    </w:p>
    <w:p w14:paraId="029AFF21" w14:textId="53DF1E93" w:rsidR="004A0712" w:rsidRPr="008F45D0" w:rsidDel="00744304" w:rsidRDefault="004240D8">
      <w:pPr>
        <w:spacing w:before="240" w:after="40"/>
        <w:rPr>
          <w:del w:id="217" w:author="Emeson Santos" w:date="2019-08-16T10:00:00Z"/>
          <w:rFonts w:eastAsia="Times New Roman" w:cs="Times New Roman"/>
        </w:rPr>
      </w:pPr>
      <w:del w:id="218" w:author="Emeson Santos" w:date="2019-08-16T10:00:00Z">
        <w:r w:rsidRPr="008F45D0" w:rsidDel="00744304">
          <w:rPr>
            <w:rFonts w:eastAsia="Times New Roman" w:cs="Times New Roman"/>
          </w:rPr>
          <w:delText xml:space="preserve"> </w:delText>
        </w:r>
      </w:del>
    </w:p>
    <w:p w14:paraId="0F3A3642" w14:textId="183A75AF" w:rsidR="004A0712" w:rsidRPr="008F45D0" w:rsidDel="00744304" w:rsidRDefault="004240D8">
      <w:pPr>
        <w:spacing w:before="240" w:after="40"/>
        <w:rPr>
          <w:del w:id="219" w:author="Emeson Santos" w:date="2019-08-16T10:00:00Z"/>
          <w:rFonts w:eastAsia="Times New Roman" w:cs="Times New Roman"/>
        </w:rPr>
      </w:pPr>
      <w:del w:id="220" w:author="Emeson Santos" w:date="2019-08-16T10:00:00Z">
        <w:r w:rsidRPr="008F45D0" w:rsidDel="00744304">
          <w:rPr>
            <w:rFonts w:eastAsia="Times New Roman" w:cs="Times New Roman"/>
          </w:rPr>
          <w:delText xml:space="preserve"> </w:delText>
        </w:r>
      </w:del>
    </w:p>
    <w:p w14:paraId="47404E55" w14:textId="38C4791A" w:rsidR="004A0712" w:rsidRPr="008F45D0" w:rsidDel="00744304" w:rsidRDefault="004240D8">
      <w:pPr>
        <w:spacing w:before="240" w:after="40"/>
        <w:rPr>
          <w:del w:id="221" w:author="Emeson Santos" w:date="2019-08-16T10:00:00Z"/>
          <w:rFonts w:eastAsia="Times New Roman" w:cs="Times New Roman"/>
        </w:rPr>
      </w:pPr>
      <w:del w:id="222" w:author="Emeson Santos" w:date="2019-08-16T10:00:00Z">
        <w:r w:rsidRPr="008F45D0" w:rsidDel="00744304">
          <w:rPr>
            <w:rFonts w:eastAsia="Times New Roman" w:cs="Times New Roman"/>
          </w:rPr>
          <w:delText xml:space="preserve"> </w:delText>
        </w:r>
      </w:del>
    </w:p>
    <w:p w14:paraId="0909E0E2" w14:textId="52A0ABE2" w:rsidR="004A0712" w:rsidRPr="008F45D0" w:rsidDel="00744304" w:rsidRDefault="004240D8">
      <w:pPr>
        <w:spacing w:before="240" w:after="40"/>
        <w:rPr>
          <w:del w:id="223" w:author="Emeson Santos" w:date="2019-08-16T10:00:00Z"/>
          <w:rFonts w:eastAsia="Times New Roman" w:cs="Times New Roman"/>
        </w:rPr>
      </w:pPr>
      <w:del w:id="224" w:author="Emeson Santos" w:date="2019-08-16T10:00:00Z">
        <w:r w:rsidRPr="008F45D0" w:rsidDel="00744304">
          <w:rPr>
            <w:rFonts w:eastAsia="Times New Roman" w:cs="Times New Roman"/>
          </w:rPr>
          <w:delText xml:space="preserve"> </w:delText>
        </w:r>
      </w:del>
    </w:p>
    <w:p w14:paraId="5B04F4F3" w14:textId="7C15001A" w:rsidR="004A0712" w:rsidRPr="008F45D0" w:rsidDel="00744304" w:rsidRDefault="004240D8">
      <w:pPr>
        <w:spacing w:before="240" w:after="40"/>
        <w:rPr>
          <w:del w:id="225" w:author="Emeson Santos" w:date="2019-08-16T10:00:00Z"/>
          <w:rFonts w:eastAsia="Times New Roman" w:cs="Times New Roman"/>
        </w:rPr>
      </w:pPr>
      <w:del w:id="226" w:author="Emeson Santos" w:date="2019-08-16T10:00:00Z">
        <w:r w:rsidRPr="008F45D0" w:rsidDel="00744304">
          <w:rPr>
            <w:rFonts w:eastAsia="Times New Roman" w:cs="Times New Roman"/>
          </w:rPr>
          <w:delText xml:space="preserve"> </w:delText>
        </w:r>
      </w:del>
    </w:p>
    <w:p w14:paraId="6835E69E" w14:textId="5DE0F8C7" w:rsidR="004A0712" w:rsidRPr="008F45D0" w:rsidDel="00744304" w:rsidRDefault="004240D8">
      <w:pPr>
        <w:spacing w:before="240" w:after="40"/>
        <w:rPr>
          <w:del w:id="227" w:author="Emeson Santos" w:date="2019-08-16T10:00:00Z"/>
          <w:rFonts w:eastAsia="Times New Roman" w:cs="Times New Roman"/>
        </w:rPr>
      </w:pPr>
      <w:del w:id="228" w:author="Emeson Santos" w:date="2019-08-16T10:00:00Z">
        <w:r w:rsidRPr="008F45D0" w:rsidDel="00744304">
          <w:rPr>
            <w:rFonts w:eastAsia="Times New Roman" w:cs="Times New Roman"/>
          </w:rPr>
          <w:delText xml:space="preserve"> </w:delText>
        </w:r>
      </w:del>
    </w:p>
    <w:p w14:paraId="76DD1B27" w14:textId="25142FAC" w:rsidR="004A0712" w:rsidRPr="008F45D0" w:rsidDel="00744304" w:rsidRDefault="004240D8">
      <w:pPr>
        <w:spacing w:before="240" w:after="40"/>
        <w:rPr>
          <w:del w:id="229" w:author="Emeson Santos" w:date="2019-08-16T10:00:00Z"/>
          <w:rFonts w:eastAsia="Times New Roman" w:cs="Times New Roman"/>
        </w:rPr>
      </w:pPr>
      <w:del w:id="230" w:author="Emeson Santos" w:date="2019-08-16T10:00:00Z">
        <w:r w:rsidRPr="008F45D0" w:rsidDel="00744304">
          <w:rPr>
            <w:rFonts w:eastAsia="Times New Roman" w:cs="Times New Roman"/>
          </w:rPr>
          <w:delText xml:space="preserve"> </w:delText>
        </w:r>
      </w:del>
    </w:p>
    <w:p w14:paraId="1B67AC9E" w14:textId="430C66C5" w:rsidR="004A0712" w:rsidRPr="008F45D0" w:rsidDel="00744304" w:rsidRDefault="004240D8">
      <w:pPr>
        <w:spacing w:before="240" w:after="40"/>
        <w:rPr>
          <w:del w:id="231" w:author="Emeson Santos" w:date="2019-08-16T10:00:00Z"/>
          <w:rFonts w:eastAsia="Times New Roman" w:cs="Times New Roman"/>
        </w:rPr>
      </w:pPr>
      <w:del w:id="232" w:author="Emeson Santos" w:date="2019-08-16T10:00:00Z">
        <w:r w:rsidRPr="008F45D0" w:rsidDel="00744304">
          <w:rPr>
            <w:rFonts w:eastAsia="Times New Roman" w:cs="Times New Roman"/>
          </w:rPr>
          <w:delText xml:space="preserve"> </w:delText>
        </w:r>
      </w:del>
    </w:p>
    <w:p w14:paraId="7355F034" w14:textId="2C318319" w:rsidR="004A0712" w:rsidRPr="008F45D0" w:rsidDel="00744304" w:rsidRDefault="004240D8">
      <w:pPr>
        <w:spacing w:before="240" w:after="40"/>
        <w:rPr>
          <w:del w:id="233" w:author="Emeson Santos" w:date="2019-08-16T10:00:00Z"/>
          <w:rFonts w:eastAsia="Times New Roman" w:cs="Times New Roman"/>
        </w:rPr>
      </w:pPr>
      <w:del w:id="234" w:author="Emeson Santos" w:date="2019-08-16T10:00:00Z">
        <w:r w:rsidRPr="008F45D0" w:rsidDel="00744304">
          <w:rPr>
            <w:rFonts w:eastAsia="Times New Roman" w:cs="Times New Roman"/>
          </w:rPr>
          <w:delText xml:space="preserve"> </w:delText>
        </w:r>
      </w:del>
    </w:p>
    <w:p w14:paraId="42ECEDAE" w14:textId="6216BCA8" w:rsidR="004A0712" w:rsidRPr="008F45D0" w:rsidDel="00744304" w:rsidRDefault="004240D8">
      <w:pPr>
        <w:spacing w:before="240" w:after="40"/>
        <w:rPr>
          <w:del w:id="235" w:author="Emeson Santos" w:date="2019-08-16T10:00:00Z"/>
          <w:rFonts w:eastAsia="Times New Roman" w:cs="Times New Roman"/>
        </w:rPr>
      </w:pPr>
      <w:del w:id="236" w:author="Emeson Santos" w:date="2019-08-16T10:00:00Z">
        <w:r w:rsidRPr="008F45D0" w:rsidDel="00744304">
          <w:rPr>
            <w:rFonts w:eastAsia="Times New Roman" w:cs="Times New Roman"/>
          </w:rPr>
          <w:delText xml:space="preserve"> </w:delText>
        </w:r>
      </w:del>
    </w:p>
    <w:p w14:paraId="1667108B" w14:textId="321A090D" w:rsidR="004A0712" w:rsidRPr="008F45D0" w:rsidDel="00744304" w:rsidRDefault="004240D8">
      <w:pPr>
        <w:spacing w:before="240" w:after="40"/>
        <w:rPr>
          <w:del w:id="237" w:author="Emeson Santos" w:date="2019-08-16T10:00:00Z"/>
          <w:rFonts w:eastAsia="Times New Roman" w:cs="Times New Roman"/>
        </w:rPr>
      </w:pPr>
      <w:del w:id="238" w:author="Emeson Santos" w:date="2019-08-16T10:00:00Z">
        <w:r w:rsidRPr="008F45D0" w:rsidDel="00744304">
          <w:rPr>
            <w:rFonts w:eastAsia="Times New Roman" w:cs="Times New Roman"/>
          </w:rPr>
          <w:delText xml:space="preserve"> </w:delText>
        </w:r>
      </w:del>
    </w:p>
    <w:p w14:paraId="0AF2604B" w14:textId="680E90EA" w:rsidR="004A0712" w:rsidRPr="008F45D0" w:rsidDel="00744304" w:rsidRDefault="004240D8">
      <w:pPr>
        <w:spacing w:before="240" w:after="40"/>
        <w:rPr>
          <w:del w:id="239" w:author="Emeson Santos" w:date="2019-08-16T10:00:00Z"/>
          <w:rFonts w:eastAsia="Times New Roman" w:cs="Times New Roman"/>
        </w:rPr>
      </w:pPr>
      <w:del w:id="240" w:author="Emeson Santos" w:date="2019-08-16T10:00:00Z">
        <w:r w:rsidRPr="008F45D0" w:rsidDel="00744304">
          <w:rPr>
            <w:rFonts w:eastAsia="Times New Roman" w:cs="Times New Roman"/>
          </w:rPr>
          <w:delText xml:space="preserve"> </w:delText>
        </w:r>
      </w:del>
    </w:p>
    <w:p w14:paraId="0F64CEC7" w14:textId="7D9D16A7" w:rsidR="004A0712" w:rsidRPr="008F45D0" w:rsidDel="00744304" w:rsidRDefault="004240D8">
      <w:pPr>
        <w:spacing w:before="240" w:after="40"/>
        <w:rPr>
          <w:del w:id="241" w:author="Emeson Santos" w:date="2019-08-16T10:00:00Z"/>
          <w:rFonts w:eastAsia="Times New Roman" w:cs="Times New Roman"/>
        </w:rPr>
      </w:pPr>
      <w:del w:id="242" w:author="Emeson Santos" w:date="2019-08-16T10:00:00Z">
        <w:r w:rsidRPr="008F45D0" w:rsidDel="00744304">
          <w:rPr>
            <w:rFonts w:eastAsia="Times New Roman" w:cs="Times New Roman"/>
          </w:rPr>
          <w:delText xml:space="preserve"> </w:delText>
        </w:r>
      </w:del>
    </w:p>
    <w:p w14:paraId="295D5E3E" w14:textId="216825E6" w:rsidR="004A0712" w:rsidRPr="008F45D0" w:rsidDel="00744304" w:rsidRDefault="004240D8">
      <w:pPr>
        <w:spacing w:before="240" w:after="40"/>
        <w:rPr>
          <w:del w:id="243" w:author="Emeson Santos" w:date="2019-08-16T10:00:00Z"/>
          <w:rFonts w:eastAsia="Times New Roman" w:cs="Times New Roman"/>
        </w:rPr>
      </w:pPr>
      <w:del w:id="244" w:author="Emeson Santos" w:date="2019-08-16T10:00:00Z">
        <w:r w:rsidRPr="008F45D0" w:rsidDel="00744304">
          <w:rPr>
            <w:rFonts w:eastAsia="Times New Roman" w:cs="Times New Roman"/>
          </w:rPr>
          <w:delText xml:space="preserve"> </w:delText>
        </w:r>
      </w:del>
    </w:p>
    <w:p w14:paraId="7DF541F8" w14:textId="358046E1" w:rsidR="004A0712" w:rsidRPr="008F45D0" w:rsidDel="00744304" w:rsidRDefault="004240D8">
      <w:pPr>
        <w:spacing w:before="240" w:after="40"/>
        <w:rPr>
          <w:del w:id="245" w:author="Emeson Santos" w:date="2019-08-16T10:00:00Z"/>
          <w:rFonts w:eastAsia="Times New Roman" w:cs="Times New Roman"/>
        </w:rPr>
      </w:pPr>
      <w:del w:id="246" w:author="Emeson Santos" w:date="2019-08-16T10:00:00Z">
        <w:r w:rsidRPr="008F45D0" w:rsidDel="00744304">
          <w:rPr>
            <w:rFonts w:eastAsia="Times New Roman" w:cs="Times New Roman"/>
          </w:rPr>
          <w:delText xml:space="preserve"> </w:delText>
        </w:r>
      </w:del>
    </w:p>
    <w:p w14:paraId="44F0B1F1" w14:textId="539406F7" w:rsidR="004A0712" w:rsidRPr="008F45D0" w:rsidDel="00744304" w:rsidRDefault="004240D8">
      <w:pPr>
        <w:spacing w:before="240" w:after="40"/>
        <w:rPr>
          <w:del w:id="247" w:author="Emeson Santos" w:date="2019-08-16T10:00:00Z"/>
          <w:rFonts w:eastAsia="Times New Roman" w:cs="Times New Roman"/>
        </w:rPr>
      </w:pPr>
      <w:del w:id="248" w:author="Emeson Santos" w:date="2019-08-16T10:00:00Z">
        <w:r w:rsidRPr="008F45D0" w:rsidDel="00744304">
          <w:rPr>
            <w:rFonts w:eastAsia="Times New Roman" w:cs="Times New Roman"/>
          </w:rPr>
          <w:delText xml:space="preserve"> </w:delText>
        </w:r>
      </w:del>
    </w:p>
    <w:p w14:paraId="60E7454A" w14:textId="4341E265" w:rsidR="004A0712" w:rsidRPr="008F45D0" w:rsidDel="00744304" w:rsidRDefault="004240D8">
      <w:pPr>
        <w:spacing w:before="240" w:after="40"/>
        <w:rPr>
          <w:del w:id="249" w:author="Emeson Santos" w:date="2019-08-16T10:00:00Z"/>
          <w:rFonts w:eastAsia="Times New Roman" w:cs="Times New Roman"/>
        </w:rPr>
      </w:pPr>
      <w:del w:id="250" w:author="Emeson Santos" w:date="2019-08-16T10:00:00Z">
        <w:r w:rsidRPr="008F45D0" w:rsidDel="00744304">
          <w:rPr>
            <w:rFonts w:eastAsia="Times New Roman" w:cs="Times New Roman"/>
          </w:rPr>
          <w:delText xml:space="preserve"> </w:delText>
        </w:r>
      </w:del>
    </w:p>
    <w:p w14:paraId="235A0073" w14:textId="2B67FB2B" w:rsidR="004A0712" w:rsidRPr="008F45D0" w:rsidDel="00744304" w:rsidRDefault="004240D8">
      <w:pPr>
        <w:spacing w:before="240" w:after="40"/>
        <w:rPr>
          <w:del w:id="251" w:author="Emeson Santos" w:date="2019-08-16T10:00:00Z"/>
          <w:rFonts w:eastAsia="Times New Roman" w:cs="Times New Roman"/>
        </w:rPr>
      </w:pPr>
      <w:del w:id="252" w:author="Emeson Santos" w:date="2019-08-16T10:00:00Z">
        <w:r w:rsidRPr="008F45D0" w:rsidDel="00744304">
          <w:rPr>
            <w:rFonts w:eastAsia="Times New Roman" w:cs="Times New Roman"/>
          </w:rPr>
          <w:delText xml:space="preserve"> </w:delText>
        </w:r>
      </w:del>
    </w:p>
    <w:p w14:paraId="4ED00A14" w14:textId="68927C70" w:rsidR="004A0712" w:rsidRPr="008F45D0" w:rsidDel="00744304" w:rsidRDefault="004240D8">
      <w:pPr>
        <w:spacing w:before="240" w:after="40"/>
        <w:rPr>
          <w:del w:id="253" w:author="Emeson Santos" w:date="2019-08-16T10:00:00Z"/>
          <w:rFonts w:eastAsia="Times New Roman" w:cs="Times New Roman"/>
        </w:rPr>
      </w:pPr>
      <w:del w:id="254" w:author="Emeson Santos" w:date="2019-08-16T10:00:00Z">
        <w:r w:rsidRPr="008F45D0" w:rsidDel="00744304">
          <w:rPr>
            <w:rFonts w:eastAsia="Times New Roman" w:cs="Times New Roman"/>
          </w:rPr>
          <w:delText xml:space="preserve"> </w:delText>
        </w:r>
      </w:del>
    </w:p>
    <w:p w14:paraId="1E1F73FD" w14:textId="240F4E36" w:rsidR="004A0712" w:rsidRPr="008F45D0" w:rsidDel="00744304" w:rsidRDefault="004240D8">
      <w:pPr>
        <w:spacing w:before="240" w:after="40"/>
        <w:rPr>
          <w:del w:id="255" w:author="Emeson Santos" w:date="2019-08-16T10:00:00Z"/>
          <w:rFonts w:eastAsia="Times New Roman" w:cs="Times New Roman"/>
        </w:rPr>
      </w:pPr>
      <w:del w:id="256" w:author="Emeson Santos" w:date="2019-08-16T10:00:00Z">
        <w:r w:rsidRPr="008F45D0" w:rsidDel="00744304">
          <w:rPr>
            <w:rFonts w:eastAsia="Times New Roman" w:cs="Times New Roman"/>
          </w:rPr>
          <w:delText xml:space="preserve"> </w:delText>
        </w:r>
      </w:del>
    </w:p>
    <w:p w14:paraId="37B178C4" w14:textId="58824E8F" w:rsidR="004A0712" w:rsidRPr="008F45D0" w:rsidDel="00744304" w:rsidRDefault="004240D8">
      <w:pPr>
        <w:spacing w:before="240" w:after="40"/>
        <w:rPr>
          <w:del w:id="257" w:author="Emeson Santos" w:date="2019-08-16T10:00:00Z"/>
          <w:rFonts w:eastAsia="Times New Roman" w:cs="Times New Roman"/>
        </w:rPr>
      </w:pPr>
      <w:del w:id="258" w:author="Emeson Santos" w:date="2019-08-16T10:00:00Z">
        <w:r w:rsidRPr="008F45D0" w:rsidDel="00744304">
          <w:rPr>
            <w:rFonts w:eastAsia="Times New Roman" w:cs="Times New Roman"/>
          </w:rPr>
          <w:delText xml:space="preserve"> </w:delText>
        </w:r>
      </w:del>
    </w:p>
    <w:p w14:paraId="2E72D876" w14:textId="732A87BD" w:rsidR="004A0712" w:rsidRPr="008F45D0" w:rsidDel="00744304" w:rsidRDefault="004240D8">
      <w:pPr>
        <w:spacing w:before="240" w:after="40"/>
        <w:rPr>
          <w:del w:id="259" w:author="Emeson Santos" w:date="2019-08-16T10:00:00Z"/>
          <w:rFonts w:eastAsia="Times New Roman" w:cs="Times New Roman"/>
        </w:rPr>
      </w:pPr>
      <w:del w:id="260" w:author="Emeson Santos" w:date="2019-08-16T10:00:00Z">
        <w:r w:rsidRPr="008F45D0" w:rsidDel="00744304">
          <w:rPr>
            <w:rFonts w:eastAsia="Times New Roman" w:cs="Times New Roman"/>
          </w:rPr>
          <w:delText xml:space="preserve"> </w:delText>
        </w:r>
      </w:del>
    </w:p>
    <w:p w14:paraId="06E6F7DE" w14:textId="253B06BE" w:rsidR="004A0712" w:rsidRPr="008F45D0" w:rsidDel="00744304" w:rsidRDefault="004240D8">
      <w:pPr>
        <w:spacing w:before="240" w:after="40"/>
        <w:rPr>
          <w:del w:id="261" w:author="Emeson Santos" w:date="2019-08-16T10:00:00Z"/>
          <w:rFonts w:eastAsia="Times New Roman" w:cs="Times New Roman"/>
        </w:rPr>
      </w:pPr>
      <w:del w:id="262" w:author="Emeson Santos" w:date="2019-08-16T10:00:00Z">
        <w:r w:rsidRPr="008F45D0" w:rsidDel="00744304">
          <w:rPr>
            <w:rFonts w:eastAsia="Times New Roman" w:cs="Times New Roman"/>
          </w:rPr>
          <w:delText xml:space="preserve"> </w:delText>
        </w:r>
      </w:del>
    </w:p>
    <w:p w14:paraId="65BFC0AF" w14:textId="6195ED50" w:rsidR="004A0712" w:rsidRPr="008F45D0" w:rsidDel="00744304" w:rsidRDefault="004240D8">
      <w:pPr>
        <w:spacing w:before="240" w:after="40"/>
        <w:rPr>
          <w:del w:id="263" w:author="Emeson Santos" w:date="2019-08-16T10:00:00Z"/>
          <w:rFonts w:eastAsia="Times New Roman" w:cs="Times New Roman"/>
        </w:rPr>
      </w:pPr>
      <w:del w:id="264" w:author="Emeson Santos" w:date="2019-08-16T10:00:00Z">
        <w:r w:rsidRPr="008F45D0" w:rsidDel="00744304">
          <w:rPr>
            <w:rFonts w:eastAsia="Times New Roman" w:cs="Times New Roman"/>
          </w:rPr>
          <w:delText xml:space="preserve"> </w:delText>
        </w:r>
      </w:del>
    </w:p>
    <w:p w14:paraId="084FECE5" w14:textId="46CE49E3" w:rsidR="004A0712" w:rsidRPr="008F45D0" w:rsidDel="00744304" w:rsidRDefault="004240D8">
      <w:pPr>
        <w:spacing w:before="240" w:after="40"/>
        <w:rPr>
          <w:del w:id="265" w:author="Emeson Santos" w:date="2019-08-16T10:00:00Z"/>
          <w:rFonts w:eastAsia="Times New Roman" w:cs="Times New Roman"/>
        </w:rPr>
      </w:pPr>
      <w:del w:id="266" w:author="Emeson Santos" w:date="2019-08-16T10:00:00Z">
        <w:r w:rsidRPr="008F45D0" w:rsidDel="00744304">
          <w:rPr>
            <w:rFonts w:eastAsia="Times New Roman" w:cs="Times New Roman"/>
          </w:rPr>
          <w:delText xml:space="preserve"> </w:delText>
        </w:r>
      </w:del>
    </w:p>
    <w:p w14:paraId="7D3FAF35" w14:textId="4DA439D7" w:rsidR="004A0712" w:rsidRPr="008F45D0" w:rsidDel="00744304" w:rsidRDefault="004240D8">
      <w:pPr>
        <w:spacing w:before="240" w:after="40"/>
        <w:rPr>
          <w:del w:id="267" w:author="Emeson Santos" w:date="2019-08-16T10:00:00Z"/>
          <w:rFonts w:eastAsia="Times New Roman" w:cs="Times New Roman"/>
        </w:rPr>
      </w:pPr>
      <w:del w:id="268" w:author="Emeson Santos" w:date="2019-08-16T10:00:00Z">
        <w:r w:rsidRPr="008F45D0" w:rsidDel="00744304">
          <w:rPr>
            <w:rFonts w:eastAsia="Times New Roman" w:cs="Times New Roman"/>
          </w:rPr>
          <w:delText xml:space="preserve"> </w:delText>
        </w:r>
      </w:del>
    </w:p>
    <w:p w14:paraId="0F316FEE" w14:textId="66B17CDC" w:rsidR="004A0712" w:rsidRPr="008F45D0" w:rsidDel="00744304" w:rsidRDefault="004240D8">
      <w:pPr>
        <w:spacing w:before="240" w:after="40"/>
        <w:rPr>
          <w:del w:id="269" w:author="Emeson Santos" w:date="2019-08-16T10:00:00Z"/>
          <w:rFonts w:eastAsia="Times New Roman" w:cs="Times New Roman"/>
        </w:rPr>
      </w:pPr>
      <w:del w:id="270" w:author="Emeson Santos" w:date="2019-08-16T10:00:00Z">
        <w:r w:rsidRPr="008F45D0" w:rsidDel="00744304">
          <w:rPr>
            <w:rFonts w:eastAsia="Times New Roman" w:cs="Times New Roman"/>
          </w:rPr>
          <w:delText xml:space="preserve"> </w:delText>
        </w:r>
      </w:del>
    </w:p>
    <w:p w14:paraId="769FB1AF" w14:textId="780B78DE" w:rsidR="004A0712" w:rsidRPr="008F45D0" w:rsidDel="00744304" w:rsidRDefault="004240D8">
      <w:pPr>
        <w:spacing w:before="240" w:after="40"/>
        <w:rPr>
          <w:del w:id="271" w:author="Emeson Santos" w:date="2019-08-16T10:00:00Z"/>
          <w:rFonts w:eastAsia="Times New Roman" w:cs="Times New Roman"/>
        </w:rPr>
      </w:pPr>
      <w:del w:id="272" w:author="Emeson Santos" w:date="2019-08-16T10:00:00Z">
        <w:r w:rsidRPr="008F45D0" w:rsidDel="00744304">
          <w:rPr>
            <w:rFonts w:eastAsia="Times New Roman" w:cs="Times New Roman"/>
          </w:rPr>
          <w:delText xml:space="preserve"> </w:delText>
        </w:r>
      </w:del>
    </w:p>
    <w:p w14:paraId="67707790" w14:textId="77777777" w:rsidR="004A0712" w:rsidRPr="008F45D0" w:rsidRDefault="004240D8">
      <w:pPr>
        <w:spacing w:before="240" w:after="40"/>
        <w:rPr>
          <w:rFonts w:eastAsia="Times New Roman" w:cs="Times New Roman"/>
        </w:rPr>
      </w:pPr>
      <w:r w:rsidRPr="008F45D0">
        <w:rPr>
          <w:rFonts w:eastAsia="Times New Roman" w:cs="Times New Roman"/>
        </w:rPr>
        <w:t>Dedico</w:t>
      </w:r>
    </w:p>
    <w:p w14:paraId="60A7CC37" w14:textId="77777777" w:rsidR="004A0712" w:rsidRPr="008F45D0" w:rsidRDefault="004240D8">
      <w:pPr>
        <w:jc w:val="right"/>
        <w:rPr>
          <w:rFonts w:eastAsia="Times New Roman" w:cs="Times New Roman"/>
        </w:rPr>
      </w:pPr>
      <w:r w:rsidRPr="008F45D0">
        <w:rPr>
          <w:rFonts w:eastAsia="Times New Roman" w:cs="Times New Roman"/>
        </w:rPr>
        <w:t xml:space="preserve"> </w:t>
      </w:r>
    </w:p>
    <w:p w14:paraId="20525251" w14:textId="77777777" w:rsidR="004A0712" w:rsidRPr="008F45D0" w:rsidRDefault="004240D8">
      <w:pPr>
        <w:jc w:val="right"/>
        <w:rPr>
          <w:rFonts w:eastAsia="Times New Roman" w:cs="Times New Roman"/>
        </w:rPr>
      </w:pPr>
      <w:r w:rsidRPr="008F45D0">
        <w:rPr>
          <w:rFonts w:eastAsia="Times New Roman" w:cs="Times New Roman"/>
        </w:rPr>
        <w:t>A [NOME(S)] (Opcional).</w:t>
      </w:r>
    </w:p>
    <w:p w14:paraId="112CBC54" w14:textId="77777777" w:rsidR="004A0712" w:rsidRPr="008F45D0" w:rsidRDefault="004240D8">
      <w:pPr>
        <w:jc w:val="right"/>
        <w:rPr>
          <w:rFonts w:eastAsia="Times New Roman" w:cs="Times New Roman"/>
        </w:rPr>
      </w:pPr>
      <w:r w:rsidRPr="008F45D0">
        <w:rPr>
          <w:rFonts w:eastAsia="Times New Roman" w:cs="Times New Roman"/>
        </w:rPr>
        <w:t xml:space="preserve"> </w:t>
      </w:r>
    </w:p>
    <w:p w14:paraId="10D809DC" w14:textId="77777777" w:rsidR="00D4053E" w:rsidRPr="008F45D0" w:rsidRDefault="00D4053E">
      <w:pPr>
        <w:spacing w:before="240" w:after="40"/>
        <w:rPr>
          <w:ins w:id="273" w:author="Emeson Santos" w:date="2019-08-16T10:02:00Z"/>
          <w:rFonts w:eastAsia="Times New Roman" w:cs="Times New Roman"/>
        </w:rPr>
      </w:pPr>
    </w:p>
    <w:p w14:paraId="332815E8" w14:textId="77777777" w:rsidR="00D4053E" w:rsidRPr="008F45D0" w:rsidRDefault="00D4053E">
      <w:pPr>
        <w:spacing w:before="240" w:after="40"/>
        <w:rPr>
          <w:ins w:id="274" w:author="Emeson Santos" w:date="2019-08-16T10:02:00Z"/>
          <w:rFonts w:eastAsia="Times New Roman" w:cs="Times New Roman"/>
        </w:rPr>
      </w:pPr>
    </w:p>
    <w:p w14:paraId="78080E3C" w14:textId="77777777" w:rsidR="00D4053E" w:rsidRPr="008F45D0" w:rsidRDefault="00D4053E">
      <w:pPr>
        <w:spacing w:before="240" w:after="40"/>
        <w:rPr>
          <w:ins w:id="275" w:author="Emeson Santos" w:date="2019-08-16T10:02:00Z"/>
          <w:rFonts w:eastAsia="Times New Roman" w:cs="Times New Roman"/>
        </w:rPr>
      </w:pPr>
    </w:p>
    <w:p w14:paraId="578F7F5F" w14:textId="77777777" w:rsidR="00D4053E" w:rsidRPr="008F45D0" w:rsidRDefault="00D4053E">
      <w:pPr>
        <w:spacing w:before="240" w:after="40"/>
        <w:rPr>
          <w:ins w:id="276" w:author="Emeson Santos" w:date="2019-08-16T10:02:00Z"/>
          <w:rFonts w:eastAsia="Times New Roman" w:cs="Times New Roman"/>
        </w:rPr>
      </w:pPr>
    </w:p>
    <w:p w14:paraId="6AE52064" w14:textId="77777777" w:rsidR="00D4053E" w:rsidRPr="008F45D0" w:rsidRDefault="00D4053E">
      <w:pPr>
        <w:spacing w:before="240" w:after="40"/>
        <w:rPr>
          <w:ins w:id="277" w:author="Emeson Santos" w:date="2019-08-16T10:02:00Z"/>
          <w:rFonts w:eastAsia="Times New Roman" w:cs="Times New Roman"/>
        </w:rPr>
      </w:pPr>
    </w:p>
    <w:p w14:paraId="0F73DF06" w14:textId="77777777" w:rsidR="00D4053E" w:rsidRPr="008F45D0" w:rsidRDefault="00D4053E">
      <w:pPr>
        <w:spacing w:before="240" w:after="40"/>
        <w:rPr>
          <w:ins w:id="278" w:author="Emeson Santos" w:date="2019-08-16T10:02:00Z"/>
          <w:rFonts w:eastAsia="Times New Roman" w:cs="Times New Roman"/>
        </w:rPr>
      </w:pPr>
    </w:p>
    <w:p w14:paraId="056C080C" w14:textId="77777777" w:rsidR="00D4053E" w:rsidRPr="008F45D0" w:rsidRDefault="00D4053E">
      <w:pPr>
        <w:spacing w:before="240" w:after="40"/>
        <w:rPr>
          <w:ins w:id="279" w:author="Emeson Santos" w:date="2019-08-16T10:02:00Z"/>
          <w:rFonts w:eastAsia="Times New Roman" w:cs="Times New Roman"/>
        </w:rPr>
      </w:pPr>
    </w:p>
    <w:p w14:paraId="133040F8" w14:textId="77777777" w:rsidR="00D4053E" w:rsidRPr="008F45D0" w:rsidRDefault="00D4053E">
      <w:pPr>
        <w:spacing w:before="240" w:after="40"/>
        <w:rPr>
          <w:ins w:id="280" w:author="Emeson Santos" w:date="2019-08-16T10:02:00Z"/>
          <w:rFonts w:eastAsia="Times New Roman" w:cs="Times New Roman"/>
        </w:rPr>
      </w:pPr>
    </w:p>
    <w:p w14:paraId="522207DE" w14:textId="77777777" w:rsidR="00D4053E" w:rsidRPr="008F45D0" w:rsidRDefault="00D4053E">
      <w:pPr>
        <w:spacing w:before="240" w:after="40"/>
        <w:rPr>
          <w:ins w:id="281" w:author="Emeson Santos" w:date="2019-08-16T10:02:00Z"/>
          <w:rFonts w:eastAsia="Times New Roman" w:cs="Times New Roman"/>
        </w:rPr>
      </w:pPr>
    </w:p>
    <w:p w14:paraId="28B56C65" w14:textId="77777777" w:rsidR="00D4053E" w:rsidRPr="008F45D0" w:rsidRDefault="00D4053E">
      <w:pPr>
        <w:spacing w:before="240" w:after="40"/>
        <w:rPr>
          <w:ins w:id="282" w:author="Emeson Santos" w:date="2019-08-16T10:02:00Z"/>
          <w:rFonts w:eastAsia="Times New Roman" w:cs="Times New Roman"/>
        </w:rPr>
      </w:pPr>
    </w:p>
    <w:p w14:paraId="12A8BBB5" w14:textId="77777777" w:rsidR="00D4053E" w:rsidRPr="008F45D0" w:rsidRDefault="00D4053E">
      <w:pPr>
        <w:spacing w:before="240" w:after="40"/>
        <w:rPr>
          <w:ins w:id="283" w:author="Emeson Santos" w:date="2019-08-16T10:02:00Z"/>
          <w:rFonts w:eastAsia="Times New Roman" w:cs="Times New Roman"/>
        </w:rPr>
      </w:pPr>
    </w:p>
    <w:p w14:paraId="2196CA05" w14:textId="77777777" w:rsidR="00D4053E" w:rsidRPr="008F45D0" w:rsidRDefault="00D4053E">
      <w:pPr>
        <w:spacing w:before="240" w:after="40"/>
        <w:rPr>
          <w:ins w:id="284" w:author="Emeson Santos" w:date="2019-08-16T10:02:00Z"/>
          <w:rFonts w:eastAsia="Times New Roman" w:cs="Times New Roman"/>
        </w:rPr>
      </w:pPr>
    </w:p>
    <w:p w14:paraId="576DE617" w14:textId="77777777" w:rsidR="00D4053E" w:rsidRPr="008F45D0" w:rsidRDefault="00D4053E">
      <w:pPr>
        <w:spacing w:before="240" w:after="40"/>
        <w:rPr>
          <w:ins w:id="285" w:author="Emeson Santos" w:date="2019-08-16T10:02:00Z"/>
          <w:rFonts w:eastAsia="Times New Roman" w:cs="Times New Roman"/>
        </w:rPr>
      </w:pPr>
    </w:p>
    <w:p w14:paraId="3C5CCD7A" w14:textId="77777777" w:rsidR="00D4053E" w:rsidRPr="008F45D0" w:rsidRDefault="00D4053E">
      <w:pPr>
        <w:spacing w:before="240" w:after="40"/>
        <w:rPr>
          <w:ins w:id="286" w:author="Emeson Santos" w:date="2019-08-16T10:02:00Z"/>
          <w:rFonts w:eastAsia="Times New Roman" w:cs="Times New Roman"/>
        </w:rPr>
      </w:pPr>
    </w:p>
    <w:p w14:paraId="6DAA5C53" w14:textId="77777777" w:rsidR="00D4053E" w:rsidRPr="008F45D0" w:rsidRDefault="00D4053E">
      <w:pPr>
        <w:spacing w:before="240" w:after="40"/>
        <w:rPr>
          <w:ins w:id="287" w:author="Emeson Santos" w:date="2019-08-16T10:02:00Z"/>
          <w:rFonts w:eastAsia="Times New Roman" w:cs="Times New Roman"/>
        </w:rPr>
      </w:pPr>
    </w:p>
    <w:p w14:paraId="3E0B27CA" w14:textId="77777777" w:rsidR="00D4053E" w:rsidRPr="008F45D0" w:rsidRDefault="00D4053E">
      <w:pPr>
        <w:spacing w:before="240" w:after="40"/>
        <w:rPr>
          <w:ins w:id="288" w:author="Emeson Santos" w:date="2019-08-16T10:02:00Z"/>
          <w:rFonts w:eastAsia="Times New Roman" w:cs="Times New Roman"/>
        </w:rPr>
      </w:pPr>
    </w:p>
    <w:p w14:paraId="6BBB2051" w14:textId="77777777" w:rsidR="00D4053E" w:rsidRPr="008F45D0" w:rsidRDefault="00D4053E">
      <w:pPr>
        <w:spacing w:before="240" w:after="40"/>
        <w:rPr>
          <w:ins w:id="289" w:author="Emeson Santos" w:date="2019-08-16T10:02:00Z"/>
          <w:rFonts w:eastAsia="Times New Roman" w:cs="Times New Roman"/>
        </w:rPr>
      </w:pPr>
    </w:p>
    <w:p w14:paraId="48B783D2" w14:textId="77777777" w:rsidR="00D4053E" w:rsidRPr="008F45D0" w:rsidRDefault="00D4053E">
      <w:pPr>
        <w:spacing w:before="240" w:after="40"/>
        <w:rPr>
          <w:ins w:id="290" w:author="Emeson Santos" w:date="2019-08-16T10:02:00Z"/>
          <w:rFonts w:eastAsia="Times New Roman" w:cs="Times New Roman"/>
        </w:rPr>
      </w:pPr>
    </w:p>
    <w:p w14:paraId="7C41A041" w14:textId="6CBCA49E" w:rsidR="004A0712" w:rsidRPr="008F45D0" w:rsidRDefault="004240D8">
      <w:pPr>
        <w:spacing w:before="240" w:after="40"/>
        <w:rPr>
          <w:rFonts w:eastAsia="Times New Roman" w:cs="Times New Roman"/>
        </w:rPr>
      </w:pPr>
      <w:r w:rsidRPr="008F45D0">
        <w:rPr>
          <w:rFonts w:eastAsia="Times New Roman" w:cs="Times New Roman"/>
        </w:rPr>
        <w:lastRenderedPageBreak/>
        <w:t>AGRADECIMENTOS (Opcional)</w:t>
      </w:r>
    </w:p>
    <w:p w14:paraId="7CADD139" w14:textId="77777777" w:rsidR="004A0712" w:rsidRPr="008F45D0" w:rsidRDefault="004240D8">
      <w:pPr>
        <w:rPr>
          <w:rFonts w:eastAsia="Times New Roman" w:cs="Times New Roman"/>
        </w:rPr>
      </w:pPr>
      <w:r w:rsidRPr="008F45D0">
        <w:rPr>
          <w:rFonts w:eastAsia="Times New Roman" w:cs="Times New Roman"/>
        </w:rPr>
        <w:t xml:space="preserve"> </w:t>
      </w:r>
    </w:p>
    <w:p w14:paraId="33408267" w14:textId="77777777" w:rsidR="004A0712" w:rsidRPr="008F45D0" w:rsidRDefault="004240D8">
      <w:pPr>
        <w:rPr>
          <w:rFonts w:eastAsia="Times New Roman" w:cs="Times New Roman"/>
        </w:rPr>
      </w:pPr>
      <w:r w:rsidRPr="008F45D0">
        <w:rPr>
          <w:rFonts w:eastAsia="Times New Roman" w:cs="Times New Roman"/>
        </w:rPr>
        <w:t xml:space="preserve"> </w:t>
      </w:r>
    </w:p>
    <w:p w14:paraId="4CD76549" w14:textId="77777777" w:rsidR="004A0712" w:rsidRPr="008F45D0" w:rsidRDefault="004240D8">
      <w:pPr>
        <w:rPr>
          <w:rFonts w:eastAsia="Times New Roman" w:cs="Times New Roman"/>
        </w:rPr>
      </w:pPr>
      <w:r w:rsidRPr="008F45D0">
        <w:rPr>
          <w:rFonts w:eastAsia="Times New Roman" w:cs="Times New Roman"/>
        </w:rPr>
        <w:t>Ao ...</w:t>
      </w:r>
    </w:p>
    <w:p w14:paraId="7E558060" w14:textId="77777777" w:rsidR="004A0712" w:rsidRPr="008F45D0" w:rsidRDefault="004240D8">
      <w:pPr>
        <w:rPr>
          <w:rFonts w:eastAsia="Times New Roman" w:cs="Times New Roman"/>
        </w:rPr>
      </w:pPr>
      <w:r w:rsidRPr="008F45D0">
        <w:rPr>
          <w:rFonts w:eastAsia="Times New Roman" w:cs="Times New Roman"/>
        </w:rPr>
        <w:t xml:space="preserve"> </w:t>
      </w:r>
    </w:p>
    <w:p w14:paraId="312AE16E" w14:textId="77777777" w:rsidR="004A0712" w:rsidRPr="008F45D0" w:rsidRDefault="004240D8">
      <w:pPr>
        <w:rPr>
          <w:rFonts w:eastAsia="Times New Roman" w:cs="Times New Roman"/>
        </w:rPr>
      </w:pPr>
      <w:r w:rsidRPr="008F45D0">
        <w:rPr>
          <w:rFonts w:eastAsia="Times New Roman" w:cs="Times New Roman"/>
        </w:rPr>
        <w:t>A ...</w:t>
      </w:r>
    </w:p>
    <w:p w14:paraId="55170ADB" w14:textId="77777777" w:rsidR="004A0712" w:rsidRPr="008F45D0" w:rsidRDefault="004240D8">
      <w:pPr>
        <w:spacing w:before="240" w:after="40"/>
        <w:rPr>
          <w:rFonts w:eastAsia="Times New Roman" w:cs="Times New Roman"/>
        </w:rPr>
      </w:pPr>
      <w:r w:rsidRPr="008F45D0">
        <w:rPr>
          <w:rFonts w:eastAsia="Times New Roman" w:cs="Times New Roman"/>
        </w:rPr>
        <w:t xml:space="preserve"> </w:t>
      </w:r>
    </w:p>
    <w:p w14:paraId="700861DA" w14:textId="77777777" w:rsidR="004A0712" w:rsidRPr="008F45D0" w:rsidRDefault="004240D8">
      <w:pPr>
        <w:spacing w:before="240" w:after="40"/>
        <w:rPr>
          <w:rFonts w:eastAsia="Times New Roman" w:cs="Times New Roman"/>
        </w:rPr>
      </w:pPr>
      <w:r w:rsidRPr="008F45D0">
        <w:rPr>
          <w:rFonts w:eastAsia="Times New Roman" w:cs="Times New Roman"/>
        </w:rPr>
        <w:t xml:space="preserve"> </w:t>
      </w:r>
    </w:p>
    <w:p w14:paraId="0C9ED06D" w14:textId="77777777" w:rsidR="004A0712" w:rsidRPr="008F45D0" w:rsidRDefault="004240D8">
      <w:pPr>
        <w:spacing w:before="240" w:after="40"/>
        <w:rPr>
          <w:rFonts w:eastAsia="Times New Roman" w:cs="Times New Roman"/>
        </w:rPr>
      </w:pPr>
      <w:r w:rsidRPr="008F45D0">
        <w:rPr>
          <w:rFonts w:eastAsia="Times New Roman" w:cs="Times New Roman"/>
        </w:rPr>
        <w:t xml:space="preserve"> </w:t>
      </w:r>
    </w:p>
    <w:p w14:paraId="43AE8C30" w14:textId="77777777" w:rsidR="004A0712" w:rsidRPr="008F45D0" w:rsidRDefault="004240D8">
      <w:pPr>
        <w:spacing w:before="240" w:after="40"/>
        <w:rPr>
          <w:rFonts w:eastAsia="Times New Roman" w:cs="Times New Roman"/>
        </w:rPr>
      </w:pPr>
      <w:r w:rsidRPr="008F45D0">
        <w:rPr>
          <w:rFonts w:eastAsia="Times New Roman" w:cs="Times New Roman"/>
        </w:rPr>
        <w:t xml:space="preserve"> </w:t>
      </w:r>
    </w:p>
    <w:p w14:paraId="1A44D5D2" w14:textId="77777777" w:rsidR="004A0712" w:rsidRPr="008F45D0" w:rsidRDefault="004A0712">
      <w:pPr>
        <w:rPr>
          <w:rFonts w:eastAsia="Times New Roman" w:cs="Times New Roman"/>
          <w:b/>
          <w:sz w:val="32"/>
          <w:szCs w:val="32"/>
        </w:rPr>
      </w:pPr>
    </w:p>
    <w:p w14:paraId="5DCB9E99" w14:textId="77777777" w:rsidR="004A0712" w:rsidRPr="008F45D0" w:rsidRDefault="004240D8">
      <w:pPr>
        <w:spacing w:before="240" w:after="40"/>
        <w:rPr>
          <w:rFonts w:eastAsia="Times New Roman" w:cs="Times New Roman"/>
        </w:rPr>
      </w:pPr>
      <w:r w:rsidRPr="008F45D0">
        <w:rPr>
          <w:rFonts w:eastAsia="Times New Roman" w:cs="Times New Roman"/>
        </w:rPr>
        <w:t xml:space="preserve"> </w:t>
      </w:r>
    </w:p>
    <w:p w14:paraId="67902E18" w14:textId="77777777" w:rsidR="004A0712" w:rsidRPr="008F45D0" w:rsidRDefault="004240D8">
      <w:pPr>
        <w:spacing w:before="240" w:after="40"/>
        <w:rPr>
          <w:rFonts w:eastAsia="Times New Roman" w:cs="Times New Roman"/>
        </w:rPr>
      </w:pPr>
      <w:r w:rsidRPr="008F45D0">
        <w:rPr>
          <w:rFonts w:eastAsia="Times New Roman" w:cs="Times New Roman"/>
        </w:rPr>
        <w:t xml:space="preserve"> </w:t>
      </w:r>
    </w:p>
    <w:p w14:paraId="214538BF" w14:textId="77777777" w:rsidR="004A0712" w:rsidRPr="008F45D0" w:rsidRDefault="004240D8">
      <w:pPr>
        <w:spacing w:before="240" w:after="40"/>
        <w:rPr>
          <w:rFonts w:eastAsia="Times New Roman" w:cs="Times New Roman"/>
        </w:rPr>
      </w:pPr>
      <w:r w:rsidRPr="008F45D0">
        <w:rPr>
          <w:rFonts w:eastAsia="Times New Roman" w:cs="Times New Roman"/>
        </w:rPr>
        <w:t xml:space="preserve"> </w:t>
      </w:r>
    </w:p>
    <w:p w14:paraId="779EABAF" w14:textId="77777777" w:rsidR="004A0712" w:rsidRPr="008F45D0" w:rsidRDefault="004240D8">
      <w:pPr>
        <w:spacing w:before="240" w:after="40"/>
        <w:rPr>
          <w:rFonts w:eastAsia="Times New Roman" w:cs="Times New Roman"/>
        </w:rPr>
      </w:pPr>
      <w:r w:rsidRPr="008F45D0">
        <w:rPr>
          <w:rFonts w:eastAsia="Times New Roman" w:cs="Times New Roman"/>
        </w:rPr>
        <w:t xml:space="preserve"> </w:t>
      </w:r>
    </w:p>
    <w:p w14:paraId="1D2D5089" w14:textId="77777777" w:rsidR="004A0712" w:rsidRPr="008F45D0" w:rsidRDefault="004240D8">
      <w:pPr>
        <w:spacing w:before="240" w:after="40"/>
        <w:rPr>
          <w:rFonts w:eastAsia="Times New Roman" w:cs="Times New Roman"/>
        </w:rPr>
      </w:pPr>
      <w:r w:rsidRPr="008F45D0">
        <w:rPr>
          <w:rFonts w:eastAsia="Times New Roman" w:cs="Times New Roman"/>
        </w:rPr>
        <w:t xml:space="preserve"> </w:t>
      </w:r>
    </w:p>
    <w:p w14:paraId="6E776A43" w14:textId="77777777" w:rsidR="004A0712" w:rsidRPr="008F45D0" w:rsidRDefault="004240D8">
      <w:pPr>
        <w:spacing w:before="240" w:after="40"/>
        <w:rPr>
          <w:rFonts w:eastAsia="Times New Roman" w:cs="Times New Roman"/>
        </w:rPr>
      </w:pPr>
      <w:r w:rsidRPr="008F45D0">
        <w:rPr>
          <w:rFonts w:eastAsia="Times New Roman" w:cs="Times New Roman"/>
        </w:rPr>
        <w:t xml:space="preserve"> </w:t>
      </w:r>
    </w:p>
    <w:p w14:paraId="76348C04" w14:textId="77777777" w:rsidR="004A0712" w:rsidRPr="008F45D0" w:rsidRDefault="004240D8">
      <w:pPr>
        <w:spacing w:before="240" w:after="40"/>
        <w:rPr>
          <w:rFonts w:eastAsia="Times New Roman" w:cs="Times New Roman"/>
        </w:rPr>
      </w:pPr>
      <w:r w:rsidRPr="008F45D0">
        <w:rPr>
          <w:rFonts w:eastAsia="Times New Roman" w:cs="Times New Roman"/>
        </w:rPr>
        <w:t xml:space="preserve"> </w:t>
      </w:r>
    </w:p>
    <w:p w14:paraId="58EC6312" w14:textId="77777777" w:rsidR="004A0712" w:rsidRPr="008F45D0" w:rsidRDefault="004240D8">
      <w:pPr>
        <w:spacing w:before="240" w:after="40"/>
        <w:rPr>
          <w:rFonts w:eastAsia="Times New Roman" w:cs="Times New Roman"/>
        </w:rPr>
      </w:pPr>
      <w:r w:rsidRPr="008F45D0">
        <w:rPr>
          <w:rFonts w:eastAsia="Times New Roman" w:cs="Times New Roman"/>
        </w:rPr>
        <w:t xml:space="preserve"> </w:t>
      </w:r>
    </w:p>
    <w:p w14:paraId="7FA19FD9" w14:textId="77777777" w:rsidR="004A0712" w:rsidRPr="008F45D0" w:rsidRDefault="004240D8">
      <w:pPr>
        <w:spacing w:before="240" w:after="40"/>
        <w:rPr>
          <w:rFonts w:eastAsia="Times New Roman" w:cs="Times New Roman"/>
        </w:rPr>
      </w:pPr>
      <w:r w:rsidRPr="008F45D0">
        <w:rPr>
          <w:rFonts w:eastAsia="Times New Roman" w:cs="Times New Roman"/>
        </w:rPr>
        <w:t xml:space="preserve"> </w:t>
      </w:r>
    </w:p>
    <w:p w14:paraId="767E40C3" w14:textId="77777777" w:rsidR="004A0712" w:rsidRPr="008F45D0" w:rsidRDefault="004240D8">
      <w:pPr>
        <w:spacing w:before="240" w:after="40"/>
        <w:rPr>
          <w:rFonts w:eastAsia="Times New Roman" w:cs="Times New Roman"/>
        </w:rPr>
      </w:pPr>
      <w:r w:rsidRPr="008F45D0">
        <w:rPr>
          <w:rFonts w:eastAsia="Times New Roman" w:cs="Times New Roman"/>
        </w:rPr>
        <w:t xml:space="preserve"> </w:t>
      </w:r>
    </w:p>
    <w:p w14:paraId="64877FA2" w14:textId="77777777" w:rsidR="004A0712" w:rsidRPr="008F45D0" w:rsidRDefault="004240D8">
      <w:pPr>
        <w:spacing w:before="240" w:after="40"/>
        <w:rPr>
          <w:rFonts w:eastAsia="Times New Roman" w:cs="Times New Roman"/>
        </w:rPr>
      </w:pPr>
      <w:r w:rsidRPr="008F45D0">
        <w:rPr>
          <w:rFonts w:eastAsia="Times New Roman" w:cs="Times New Roman"/>
        </w:rPr>
        <w:t xml:space="preserve"> </w:t>
      </w:r>
    </w:p>
    <w:p w14:paraId="3D38615D" w14:textId="77777777" w:rsidR="004A0712" w:rsidRPr="008F45D0" w:rsidRDefault="004240D8">
      <w:pPr>
        <w:spacing w:before="240" w:after="40"/>
        <w:rPr>
          <w:rFonts w:eastAsia="Times New Roman" w:cs="Times New Roman"/>
        </w:rPr>
      </w:pPr>
      <w:r w:rsidRPr="008F45D0">
        <w:rPr>
          <w:rFonts w:eastAsia="Times New Roman" w:cs="Times New Roman"/>
        </w:rPr>
        <w:t xml:space="preserve"> </w:t>
      </w:r>
    </w:p>
    <w:p w14:paraId="0EC726AF" w14:textId="035CADEF" w:rsidR="004A0712" w:rsidRDefault="004A0712">
      <w:pPr>
        <w:spacing w:before="240" w:after="40"/>
        <w:rPr>
          <w:rFonts w:eastAsia="Times New Roman" w:cs="Times New Roman"/>
        </w:rPr>
      </w:pPr>
    </w:p>
    <w:p w14:paraId="1589604D" w14:textId="52401F78" w:rsidR="00F06C14" w:rsidRDefault="00F06C14">
      <w:pPr>
        <w:spacing w:before="240" w:after="40"/>
        <w:rPr>
          <w:rFonts w:eastAsia="Times New Roman" w:cs="Times New Roman"/>
        </w:rPr>
      </w:pPr>
    </w:p>
    <w:p w14:paraId="010432F6" w14:textId="1923BE38" w:rsidR="00F06C14" w:rsidRDefault="00F06C14">
      <w:pPr>
        <w:spacing w:before="240" w:after="40"/>
        <w:rPr>
          <w:rFonts w:eastAsia="Times New Roman" w:cs="Times New Roman"/>
        </w:rPr>
      </w:pPr>
    </w:p>
    <w:p w14:paraId="0B451C53" w14:textId="755C610C" w:rsidR="00F06C14" w:rsidRDefault="00F06C14">
      <w:pPr>
        <w:spacing w:before="240" w:after="40"/>
        <w:rPr>
          <w:rFonts w:eastAsia="Times New Roman" w:cs="Times New Roman"/>
        </w:rPr>
      </w:pPr>
    </w:p>
    <w:p w14:paraId="7403F717" w14:textId="77777777" w:rsidR="00F06C14" w:rsidRPr="008F45D0" w:rsidRDefault="00F06C14">
      <w:pPr>
        <w:spacing w:before="240" w:after="40"/>
        <w:rPr>
          <w:rFonts w:eastAsia="Times New Roman" w:cs="Times New Roman"/>
        </w:rPr>
      </w:pPr>
    </w:p>
    <w:p w14:paraId="0923C65E" w14:textId="77777777" w:rsidR="004A0712" w:rsidRPr="008F45D0" w:rsidRDefault="004240D8">
      <w:pPr>
        <w:spacing w:before="240" w:after="40"/>
        <w:rPr>
          <w:rFonts w:eastAsia="Times New Roman" w:cs="Times New Roman"/>
        </w:rPr>
      </w:pPr>
      <w:r w:rsidRPr="008F45D0">
        <w:rPr>
          <w:rFonts w:eastAsia="Times New Roman" w:cs="Times New Roman"/>
        </w:rPr>
        <w:t xml:space="preserve"> </w:t>
      </w:r>
    </w:p>
    <w:p w14:paraId="3C7DBFDE" w14:textId="77777777" w:rsidR="004A0712" w:rsidRPr="008F45D0" w:rsidRDefault="004240D8">
      <w:pPr>
        <w:spacing w:before="240" w:after="40"/>
        <w:rPr>
          <w:rFonts w:eastAsia="Times New Roman" w:cs="Times New Roman"/>
        </w:rPr>
      </w:pPr>
      <w:r w:rsidRPr="008F45D0">
        <w:rPr>
          <w:rFonts w:eastAsia="Times New Roman" w:cs="Times New Roman"/>
        </w:rPr>
        <w:t xml:space="preserve"> </w:t>
      </w:r>
    </w:p>
    <w:p w14:paraId="3F367892" w14:textId="77777777" w:rsidR="004A0712" w:rsidRPr="008F45D0" w:rsidRDefault="004240D8">
      <w:pPr>
        <w:spacing w:before="240" w:after="40"/>
        <w:rPr>
          <w:rFonts w:eastAsia="Times New Roman" w:cs="Times New Roman"/>
        </w:rPr>
      </w:pPr>
      <w:r w:rsidRPr="008F45D0">
        <w:rPr>
          <w:rFonts w:eastAsia="Times New Roman" w:cs="Times New Roman"/>
        </w:rPr>
        <w:t xml:space="preserve"> </w:t>
      </w:r>
    </w:p>
    <w:p w14:paraId="27BC5979" w14:textId="77777777" w:rsidR="004A0712" w:rsidRPr="008F45D0" w:rsidRDefault="004240D8">
      <w:pPr>
        <w:spacing w:before="240" w:after="40"/>
        <w:rPr>
          <w:rFonts w:eastAsia="Times New Roman" w:cs="Times New Roman"/>
          <w:rPrChange w:id="291" w:author="Emeson Santos" w:date="2019-08-23T09:00:00Z">
            <w:rPr>
              <w:rFonts w:eastAsia="Times New Roman" w:cs="Times New Roman"/>
              <w:color w:val="FF0000"/>
            </w:rPr>
          </w:rPrChange>
        </w:rPr>
      </w:pPr>
      <w:commentRangeStart w:id="292"/>
      <w:r w:rsidRPr="008F45D0">
        <w:rPr>
          <w:rFonts w:eastAsia="Times New Roman" w:cs="Times New Roman"/>
          <w:rPrChange w:id="293" w:author="Emeson Santos" w:date="2019-08-23T09:00:00Z">
            <w:rPr>
              <w:rFonts w:eastAsia="Times New Roman" w:cs="Times New Roman"/>
              <w:color w:val="FF0000"/>
            </w:rPr>
          </w:rPrChange>
        </w:rPr>
        <w:t>Epígrafe</w:t>
      </w:r>
    </w:p>
    <w:p w14:paraId="7FC14807" w14:textId="77777777" w:rsidR="004A0712" w:rsidRPr="008F45D0" w:rsidRDefault="004240D8">
      <w:pPr>
        <w:jc w:val="right"/>
        <w:rPr>
          <w:rFonts w:eastAsia="Times New Roman" w:cs="Times New Roman"/>
          <w:i/>
          <w:rPrChange w:id="294" w:author="Emeson Santos" w:date="2019-08-23T09:00:00Z">
            <w:rPr>
              <w:rFonts w:eastAsia="Times New Roman" w:cs="Times New Roman"/>
              <w:i/>
              <w:color w:val="FF0000"/>
            </w:rPr>
          </w:rPrChange>
        </w:rPr>
      </w:pPr>
      <w:r w:rsidRPr="008F45D0">
        <w:rPr>
          <w:rFonts w:eastAsia="Times New Roman" w:cs="Times New Roman"/>
          <w:i/>
          <w:rPrChange w:id="295" w:author="Emeson Santos" w:date="2019-08-23T09:00:00Z">
            <w:rPr>
              <w:rFonts w:eastAsia="Times New Roman" w:cs="Times New Roman"/>
              <w:i/>
              <w:color w:val="FF0000"/>
            </w:rPr>
          </w:rPrChange>
        </w:rPr>
        <w:t>“[Frase, verso, dito ou menção]”</w:t>
      </w:r>
    </w:p>
    <w:p w14:paraId="34F522EA" w14:textId="77777777" w:rsidR="004A0712" w:rsidRPr="008F45D0" w:rsidRDefault="004240D8">
      <w:pPr>
        <w:jc w:val="right"/>
        <w:rPr>
          <w:rFonts w:eastAsia="Times New Roman" w:cs="Times New Roman"/>
          <w:i/>
          <w:rPrChange w:id="296" w:author="Emeson Santos" w:date="2019-08-23T09:00:00Z">
            <w:rPr>
              <w:rFonts w:eastAsia="Times New Roman" w:cs="Times New Roman"/>
              <w:i/>
              <w:color w:val="FF0000"/>
            </w:rPr>
          </w:rPrChange>
        </w:rPr>
      </w:pPr>
      <w:r w:rsidRPr="008F45D0">
        <w:rPr>
          <w:rFonts w:eastAsia="Times New Roman" w:cs="Times New Roman"/>
          <w:i/>
          <w:rPrChange w:id="297" w:author="Emeson Santos" w:date="2019-08-23T09:00:00Z">
            <w:rPr>
              <w:rFonts w:eastAsia="Times New Roman" w:cs="Times New Roman"/>
              <w:i/>
              <w:color w:val="FF0000"/>
            </w:rPr>
          </w:rPrChange>
        </w:rPr>
        <w:t>([AUTOR])</w:t>
      </w:r>
    </w:p>
    <w:p w14:paraId="3B4933EA" w14:textId="77777777" w:rsidR="004A0712" w:rsidRPr="008F45D0" w:rsidRDefault="004240D8">
      <w:pPr>
        <w:jc w:val="right"/>
        <w:rPr>
          <w:rFonts w:eastAsia="Times New Roman" w:cs="Times New Roman"/>
          <w:i/>
          <w:rPrChange w:id="298" w:author="Emeson Santos" w:date="2019-08-23T09:00:00Z">
            <w:rPr>
              <w:rFonts w:eastAsia="Times New Roman" w:cs="Times New Roman"/>
              <w:i/>
              <w:color w:val="FF0000"/>
            </w:rPr>
          </w:rPrChange>
        </w:rPr>
      </w:pPr>
      <w:r w:rsidRPr="008F45D0">
        <w:rPr>
          <w:rFonts w:eastAsia="Times New Roman" w:cs="Times New Roman"/>
          <w:i/>
          <w:rPrChange w:id="299" w:author="Emeson Santos" w:date="2019-08-23T09:00:00Z">
            <w:rPr>
              <w:rFonts w:eastAsia="Times New Roman" w:cs="Times New Roman"/>
              <w:i/>
              <w:color w:val="FF0000"/>
            </w:rPr>
          </w:rPrChange>
        </w:rPr>
        <w:t>(</w:t>
      </w:r>
      <w:r w:rsidRPr="008F45D0">
        <w:rPr>
          <w:rFonts w:eastAsia="Times New Roman" w:cs="Times New Roman"/>
          <w:rPrChange w:id="300" w:author="Emeson Santos" w:date="2019-08-23T09:00:00Z">
            <w:rPr>
              <w:rFonts w:eastAsia="Times New Roman" w:cs="Times New Roman"/>
              <w:color w:val="FF0000"/>
            </w:rPr>
          </w:rPrChange>
        </w:rPr>
        <w:t>Opcional</w:t>
      </w:r>
      <w:r w:rsidRPr="008F45D0">
        <w:rPr>
          <w:rFonts w:eastAsia="Times New Roman" w:cs="Times New Roman"/>
          <w:i/>
          <w:rPrChange w:id="301" w:author="Emeson Santos" w:date="2019-08-23T09:00:00Z">
            <w:rPr>
              <w:rFonts w:eastAsia="Times New Roman" w:cs="Times New Roman"/>
              <w:i/>
              <w:color w:val="FF0000"/>
            </w:rPr>
          </w:rPrChange>
        </w:rPr>
        <w:t>)</w:t>
      </w:r>
    </w:p>
    <w:p w14:paraId="025967BC" w14:textId="77777777" w:rsidR="004A0712" w:rsidRPr="008F45D0" w:rsidRDefault="004240D8">
      <w:pPr>
        <w:ind w:right="400"/>
        <w:rPr>
          <w:rFonts w:eastAsia="Times New Roman" w:cs="Times New Roman"/>
          <w:sz w:val="18"/>
          <w:szCs w:val="18"/>
          <w:rPrChange w:id="302" w:author="Emeson Santos" w:date="2019-08-23T09:00:00Z">
            <w:rPr>
              <w:rFonts w:eastAsia="Times New Roman" w:cs="Times New Roman"/>
              <w:color w:val="FF0000"/>
              <w:sz w:val="18"/>
              <w:szCs w:val="18"/>
            </w:rPr>
          </w:rPrChange>
        </w:rPr>
      </w:pPr>
      <w:r w:rsidRPr="008F45D0">
        <w:rPr>
          <w:rFonts w:eastAsia="Times New Roman" w:cs="Times New Roman"/>
          <w:sz w:val="18"/>
          <w:szCs w:val="18"/>
          <w:rPrChange w:id="303" w:author="Emeson Santos" w:date="2019-08-23T09:00:00Z">
            <w:rPr>
              <w:rFonts w:eastAsia="Times New Roman" w:cs="Times New Roman"/>
              <w:color w:val="FF0000"/>
              <w:sz w:val="18"/>
              <w:szCs w:val="18"/>
            </w:rPr>
          </w:rPrChange>
        </w:rPr>
        <w:t xml:space="preserve"> </w:t>
      </w:r>
    </w:p>
    <w:p w14:paraId="3AED54F7" w14:textId="77777777" w:rsidR="004A0712" w:rsidRPr="008F45D0" w:rsidRDefault="004240D8">
      <w:pPr>
        <w:ind w:right="400"/>
        <w:jc w:val="both"/>
        <w:rPr>
          <w:rFonts w:eastAsia="Times New Roman" w:cs="Times New Roman"/>
          <w:rPrChange w:id="304" w:author="Emeson Santos" w:date="2019-08-23T09:00:00Z">
            <w:rPr>
              <w:rFonts w:eastAsia="Times New Roman" w:cs="Times New Roman"/>
              <w:color w:val="FF0000"/>
            </w:rPr>
          </w:rPrChange>
        </w:rPr>
      </w:pPr>
      <w:r w:rsidRPr="008F45D0">
        <w:rPr>
          <w:rFonts w:eastAsia="Times New Roman" w:cs="Times New Roman"/>
          <w:rPrChange w:id="305" w:author="Emeson Santos" w:date="2019-08-23T09:00:00Z">
            <w:rPr>
              <w:rFonts w:eastAsia="Times New Roman" w:cs="Times New Roman"/>
              <w:color w:val="FF0000"/>
            </w:rPr>
          </w:rPrChange>
        </w:rPr>
        <w:t xml:space="preserve">SOBRENOME, Nome. </w:t>
      </w:r>
      <w:r w:rsidRPr="008F45D0">
        <w:rPr>
          <w:rFonts w:eastAsia="Times New Roman" w:cs="Times New Roman"/>
          <w:b/>
          <w:rPrChange w:id="306" w:author="Emeson Santos" w:date="2019-08-23T09:00:00Z">
            <w:rPr>
              <w:rFonts w:eastAsia="Times New Roman" w:cs="Times New Roman"/>
              <w:b/>
              <w:color w:val="FF0000"/>
            </w:rPr>
          </w:rPrChange>
        </w:rPr>
        <w:t>Título do trabalho em negrito</w:t>
      </w:r>
      <w:r w:rsidRPr="008F45D0">
        <w:rPr>
          <w:rFonts w:eastAsia="Times New Roman" w:cs="Times New Roman"/>
          <w:rPrChange w:id="307" w:author="Emeson Santos" w:date="2019-08-23T09:00:00Z">
            <w:rPr>
              <w:rFonts w:eastAsia="Times New Roman" w:cs="Times New Roman"/>
              <w:color w:val="FF0000"/>
            </w:rPr>
          </w:rPrChange>
        </w:rPr>
        <w:t>: subtítulo (se houver, depois de dois pontos). Ano. Trabalho de Conclusão de Curso – Curso de [NOME DO CURSO], Departamento de Sistemas de Informação, Universidade Federal de Sergipe, Itabaiana, Ano.</w:t>
      </w:r>
      <w:commentRangeEnd w:id="292"/>
      <w:r w:rsidR="00535D8C" w:rsidRPr="008F45D0">
        <w:rPr>
          <w:rStyle w:val="Refdecomentrio"/>
          <w:rFonts w:cs="Times New Roman"/>
        </w:rPr>
        <w:commentReference w:id="292"/>
      </w:r>
    </w:p>
    <w:p w14:paraId="3DE14E04" w14:textId="77777777" w:rsidR="004A0712" w:rsidRPr="008F45D0" w:rsidRDefault="004240D8">
      <w:pPr>
        <w:jc w:val="both"/>
        <w:rPr>
          <w:rFonts w:eastAsia="Times New Roman" w:cs="Times New Roman"/>
        </w:rPr>
      </w:pPr>
      <w:r w:rsidRPr="008F45D0">
        <w:rPr>
          <w:rFonts w:eastAsia="Times New Roman" w:cs="Times New Roman"/>
        </w:rPr>
        <w:t xml:space="preserve"> </w:t>
      </w:r>
    </w:p>
    <w:p w14:paraId="077AC879" w14:textId="77777777" w:rsidR="004A0712" w:rsidRPr="008F45D0" w:rsidRDefault="004240D8">
      <w:pPr>
        <w:rPr>
          <w:rFonts w:eastAsia="Times New Roman" w:cs="Times New Roman"/>
        </w:rPr>
      </w:pPr>
      <w:r w:rsidRPr="008F45D0">
        <w:rPr>
          <w:rFonts w:eastAsia="Times New Roman" w:cs="Times New Roman"/>
        </w:rPr>
        <w:t xml:space="preserve"> </w:t>
      </w:r>
    </w:p>
    <w:p w14:paraId="0C697558" w14:textId="77777777" w:rsidR="004A0712" w:rsidRPr="008F45D0" w:rsidRDefault="004240D8">
      <w:pPr>
        <w:spacing w:before="280"/>
        <w:rPr>
          <w:rFonts w:eastAsia="Times New Roman" w:cs="Times New Roman"/>
        </w:rPr>
      </w:pPr>
      <w:r w:rsidRPr="008F45D0">
        <w:rPr>
          <w:rFonts w:eastAsia="Times New Roman" w:cs="Times New Roman"/>
        </w:rPr>
        <w:t xml:space="preserve"> </w:t>
      </w:r>
    </w:p>
    <w:p w14:paraId="44C76AF7" w14:textId="77777777" w:rsidR="004A0712" w:rsidRPr="008F45D0" w:rsidRDefault="004240D8">
      <w:pPr>
        <w:spacing w:before="280"/>
        <w:rPr>
          <w:rFonts w:eastAsia="Times New Roman" w:cs="Times New Roman"/>
        </w:rPr>
      </w:pPr>
      <w:r w:rsidRPr="008F45D0">
        <w:rPr>
          <w:rFonts w:eastAsia="Times New Roman" w:cs="Times New Roman"/>
        </w:rPr>
        <w:t xml:space="preserve"> </w:t>
      </w:r>
    </w:p>
    <w:p w14:paraId="315F4FD6" w14:textId="50846C46" w:rsidR="004A0712" w:rsidRPr="008F45D0" w:rsidRDefault="004240D8">
      <w:pPr>
        <w:spacing w:before="280"/>
        <w:rPr>
          <w:ins w:id="308" w:author="Emeson Santos" w:date="2019-08-20T10:40:00Z"/>
          <w:rFonts w:eastAsia="Times New Roman" w:cs="Times New Roman"/>
        </w:rPr>
      </w:pPr>
      <w:r w:rsidRPr="008F45D0">
        <w:rPr>
          <w:rFonts w:eastAsia="Times New Roman" w:cs="Times New Roman"/>
        </w:rPr>
        <w:t xml:space="preserve"> </w:t>
      </w:r>
    </w:p>
    <w:p w14:paraId="033A9DB0" w14:textId="7AC01DC2" w:rsidR="00102BF3" w:rsidRPr="008F45D0" w:rsidRDefault="00102BF3">
      <w:pPr>
        <w:spacing w:before="280"/>
        <w:rPr>
          <w:ins w:id="309" w:author="Emeson Santos" w:date="2019-08-20T10:40:00Z"/>
          <w:rFonts w:eastAsia="Times New Roman" w:cs="Times New Roman"/>
        </w:rPr>
      </w:pPr>
    </w:p>
    <w:p w14:paraId="37429DDB" w14:textId="11AEA737" w:rsidR="00102BF3" w:rsidRPr="008F45D0" w:rsidRDefault="00102BF3">
      <w:pPr>
        <w:spacing w:before="280"/>
        <w:rPr>
          <w:ins w:id="310" w:author="Emeson Santos" w:date="2019-08-20T10:40:00Z"/>
          <w:rFonts w:eastAsia="Times New Roman" w:cs="Times New Roman"/>
        </w:rPr>
      </w:pPr>
    </w:p>
    <w:p w14:paraId="7451957C" w14:textId="78E0B233" w:rsidR="00102BF3" w:rsidRPr="008F45D0" w:rsidRDefault="00102BF3">
      <w:pPr>
        <w:spacing w:before="280"/>
        <w:rPr>
          <w:ins w:id="311" w:author="Emeson Santos" w:date="2019-08-20T10:40:00Z"/>
          <w:rFonts w:eastAsia="Times New Roman" w:cs="Times New Roman"/>
        </w:rPr>
      </w:pPr>
    </w:p>
    <w:p w14:paraId="35708378" w14:textId="572B1AF9" w:rsidR="004A0712" w:rsidRPr="008F45D0" w:rsidRDefault="004240D8" w:rsidP="00F06C14">
      <w:pPr>
        <w:spacing w:before="280"/>
        <w:rPr>
          <w:rFonts w:eastAsia="Times New Roman" w:cs="Times New Roman"/>
        </w:rPr>
      </w:pPr>
      <w:r w:rsidRPr="008F45D0">
        <w:rPr>
          <w:rFonts w:eastAsia="Times New Roman" w:cs="Times New Roman"/>
        </w:rPr>
        <w:lastRenderedPageBreak/>
        <w:t xml:space="preserve">RESUMO </w:t>
      </w:r>
    </w:p>
    <w:p w14:paraId="38705EDF" w14:textId="77777777" w:rsidR="004A0712" w:rsidRPr="008F45D0" w:rsidRDefault="004240D8">
      <w:pPr>
        <w:jc w:val="center"/>
        <w:rPr>
          <w:rFonts w:eastAsia="Times New Roman" w:cs="Times New Roman"/>
        </w:rPr>
      </w:pPr>
      <w:r w:rsidRPr="008F45D0">
        <w:rPr>
          <w:rFonts w:eastAsia="Times New Roman" w:cs="Times New Roman"/>
        </w:rPr>
        <w:t xml:space="preserve"> </w:t>
      </w:r>
    </w:p>
    <w:p w14:paraId="6A859E3E" w14:textId="72CE0007" w:rsidR="000C3555" w:rsidRPr="008F45D0" w:rsidRDefault="00612455" w:rsidP="000C3555">
      <w:pPr>
        <w:spacing w:before="240" w:after="240"/>
        <w:ind w:right="400" w:firstLine="720"/>
        <w:jc w:val="both"/>
        <w:rPr>
          <w:ins w:id="312" w:author="Emeson Santos" w:date="2019-08-23T08:37:00Z"/>
          <w:rFonts w:eastAsia="Times New Roman" w:cs="Times New Roman"/>
          <w:i/>
          <w:iCs/>
        </w:rPr>
      </w:pPr>
      <w:ins w:id="313" w:author="Emeson Santos" w:date="2019-08-23T08:36:00Z">
        <w:r w:rsidRPr="005C122D">
          <w:rPr>
            <w:rFonts w:eastAsia="Times New Roman" w:cs="Times New Roman"/>
          </w:rPr>
          <w:t xml:space="preserve">O processo de negócio de </w:t>
        </w:r>
      </w:ins>
      <w:r w:rsidR="003E5B13" w:rsidRPr="005C122D">
        <w:rPr>
          <w:rFonts w:eastAsia="Times New Roman" w:cs="Times New Roman"/>
        </w:rPr>
        <w:t>uma organização</w:t>
      </w:r>
      <w:ins w:id="314" w:author="Emeson Santos" w:date="2019-08-23T08:36:00Z">
        <w:r w:rsidRPr="005C122D">
          <w:rPr>
            <w:rFonts w:eastAsia="Times New Roman" w:cs="Times New Roman"/>
          </w:rPr>
          <w:t xml:space="preserve"> pode fornecer uma compreensão abrangente do modelo de processo de uma organização. A modelagem de processo de negócio permite que o gerenciamento e monitoramento de processos, entre </w:t>
        </w:r>
      </w:ins>
      <w:r w:rsidR="003E5B13" w:rsidRPr="005C122D">
        <w:rPr>
          <w:rFonts w:eastAsia="Times New Roman" w:cs="Times New Roman"/>
        </w:rPr>
        <w:t>os analistas</w:t>
      </w:r>
      <w:ins w:id="315" w:author="Emeson Santos" w:date="2019-08-23T08:36:00Z">
        <w:r w:rsidRPr="005C122D">
          <w:rPr>
            <w:rFonts w:eastAsia="Times New Roman" w:cs="Times New Roman"/>
          </w:rPr>
          <w:t xml:space="preserve"> de negócio, analista </w:t>
        </w:r>
      </w:ins>
      <w:r w:rsidR="003E5B13" w:rsidRPr="005C122D">
        <w:rPr>
          <w:rFonts w:eastAsia="Times New Roman" w:cs="Times New Roman"/>
        </w:rPr>
        <w:t>de sistema</w:t>
      </w:r>
      <w:ins w:id="316" w:author="Emeson Santos" w:date="2019-08-23T08:36:00Z">
        <w:r w:rsidRPr="005C122D">
          <w:rPr>
            <w:rFonts w:eastAsia="Times New Roman" w:cs="Times New Roman"/>
          </w:rPr>
          <w:t xml:space="preserve"> e pessoas de negócio tenha um entendimento em comum sobre os processos organizacionais. Este trabalho tem com finalidade apresentar um ambiente de modelagem dos processos de chefia departamental. Desse modo foi identificado o problema que </w:t>
        </w:r>
      </w:ins>
      <w:r w:rsidR="003E5B13" w:rsidRPr="005C122D">
        <w:rPr>
          <w:rFonts w:eastAsia="Times New Roman" w:cs="Times New Roman"/>
        </w:rPr>
        <w:t>os processos de chefia departamental da UFS não existiam</w:t>
      </w:r>
      <w:ins w:id="317" w:author="Emeson Santos" w:date="2019-08-23T08:36:00Z">
        <w:r w:rsidRPr="005C122D">
          <w:rPr>
            <w:rFonts w:eastAsia="Times New Roman" w:cs="Times New Roman"/>
          </w:rPr>
          <w:t xml:space="preserve"> nenhum tipo de modelagem e/ou modelo de identificar os processos, já que a cada dois anos cada departamento tem um novo chefe, e o mesmo não tem conhecimento sobre o funcionamento dos processos de chefia. Portanto através de uma </w:t>
        </w:r>
      </w:ins>
      <w:r w:rsidR="003E5B13" w:rsidRPr="005C122D">
        <w:rPr>
          <w:rFonts w:eastAsia="Times New Roman" w:cs="Times New Roman"/>
        </w:rPr>
        <w:t>ferramenta de</w:t>
      </w:r>
      <w:ins w:id="318" w:author="Emeson Santos" w:date="2019-08-23T08:36:00Z">
        <w:r w:rsidRPr="005C122D">
          <w:rPr>
            <w:rFonts w:eastAsia="Times New Roman" w:cs="Times New Roman"/>
          </w:rPr>
          <w:t xml:space="preserve"> modelagem de processos de negócio foi criado modelos </w:t>
        </w:r>
      </w:ins>
      <w:r w:rsidR="003E5B13" w:rsidRPr="005C122D">
        <w:rPr>
          <w:rFonts w:eastAsia="Times New Roman" w:cs="Times New Roman"/>
        </w:rPr>
        <w:t>dos mesmos</w:t>
      </w:r>
      <w:ins w:id="319" w:author="Emeson Santos" w:date="2019-08-23T08:36:00Z">
        <w:r w:rsidRPr="005C122D">
          <w:rPr>
            <w:rFonts w:eastAsia="Times New Roman" w:cs="Times New Roman"/>
          </w:rPr>
          <w:t xml:space="preserve"> </w:t>
        </w:r>
      </w:ins>
      <w:r w:rsidR="003E5B13" w:rsidRPr="005C122D">
        <w:rPr>
          <w:rFonts w:eastAsia="Times New Roman" w:cs="Times New Roman"/>
        </w:rPr>
        <w:t>justamente</w:t>
      </w:r>
      <w:ins w:id="320" w:author="Emeson Santos" w:date="2019-08-23T08:36:00Z">
        <w:r w:rsidRPr="005C122D">
          <w:rPr>
            <w:rFonts w:eastAsia="Times New Roman" w:cs="Times New Roman"/>
          </w:rPr>
          <w:t xml:space="preserve"> com um site na plataforma </w:t>
        </w:r>
      </w:ins>
      <w:r w:rsidR="003E5B13" w:rsidRPr="005C122D">
        <w:rPr>
          <w:rFonts w:eastAsia="Times New Roman" w:cs="Times New Roman"/>
        </w:rPr>
        <w:t>GitHub</w:t>
      </w:r>
      <w:ins w:id="321" w:author="Emeson Santos" w:date="2019-08-23T08:36:00Z">
        <w:r w:rsidRPr="005C122D">
          <w:rPr>
            <w:rFonts w:eastAsia="Times New Roman" w:cs="Times New Roman"/>
          </w:rPr>
          <w:t xml:space="preserve"> para resolver o problema sobre o funcionamento de cada processo de chefia departamental. </w:t>
        </w:r>
      </w:ins>
      <w:r w:rsidR="003E5B13" w:rsidRPr="005C122D">
        <w:rPr>
          <w:rFonts w:eastAsia="Times New Roman" w:cs="Times New Roman"/>
        </w:rPr>
        <w:t>As atividades</w:t>
      </w:r>
      <w:ins w:id="322" w:author="Emeson Santos" w:date="2019-08-23T08:36:00Z">
        <w:r w:rsidRPr="005C122D">
          <w:rPr>
            <w:rFonts w:eastAsia="Times New Roman" w:cs="Times New Roman"/>
          </w:rPr>
          <w:t xml:space="preserve"> de validação e mecanismos de comunicação será abordado no trabalho posterior de forma que </w:t>
        </w:r>
      </w:ins>
      <w:r w:rsidR="003E5B13" w:rsidRPr="005C122D">
        <w:rPr>
          <w:rFonts w:eastAsia="Times New Roman" w:cs="Times New Roman"/>
        </w:rPr>
        <w:t>os processos tenham</w:t>
      </w:r>
      <w:ins w:id="323" w:author="Emeson Santos" w:date="2019-08-23T08:36:00Z">
        <w:r w:rsidRPr="005C122D">
          <w:rPr>
            <w:rFonts w:eastAsia="Times New Roman" w:cs="Times New Roman"/>
          </w:rPr>
          <w:t xml:space="preserve"> </w:t>
        </w:r>
      </w:ins>
      <w:r w:rsidR="003E5B13" w:rsidRPr="005C122D">
        <w:rPr>
          <w:rFonts w:eastAsia="Times New Roman" w:cs="Times New Roman"/>
        </w:rPr>
        <w:t>uma confiabilidade</w:t>
      </w:r>
      <w:ins w:id="324" w:author="Emeson Santos" w:date="2019-08-23T08:36:00Z">
        <w:r w:rsidRPr="005C122D">
          <w:rPr>
            <w:rFonts w:eastAsia="Times New Roman" w:cs="Times New Roman"/>
          </w:rPr>
          <w:t xml:space="preserve"> e que os chefes departamentais passo ter </w:t>
        </w:r>
      </w:ins>
      <w:r w:rsidR="003E5B13" w:rsidRPr="005C122D">
        <w:rPr>
          <w:rFonts w:eastAsia="Times New Roman" w:cs="Times New Roman"/>
        </w:rPr>
        <w:t>uma compreensão fácil</w:t>
      </w:r>
      <w:ins w:id="325" w:author="Emeson Santos" w:date="2019-08-23T08:36:00Z">
        <w:r w:rsidRPr="005C122D">
          <w:rPr>
            <w:rFonts w:eastAsia="Times New Roman" w:cs="Times New Roman"/>
          </w:rPr>
          <w:t xml:space="preserve"> e modo de acesso. </w:t>
        </w:r>
      </w:ins>
    </w:p>
    <w:p w14:paraId="0A075B58" w14:textId="70D9B1C4" w:rsidR="00612455" w:rsidRPr="008F45D0" w:rsidRDefault="00612455">
      <w:pPr>
        <w:spacing w:before="240" w:after="240"/>
        <w:ind w:right="400"/>
        <w:jc w:val="both"/>
        <w:rPr>
          <w:ins w:id="326" w:author="Emeson Santos" w:date="2019-08-23T08:36:00Z"/>
          <w:rFonts w:eastAsia="Times New Roman" w:cs="Times New Roman"/>
        </w:rPr>
        <w:pPrChange w:id="327" w:author="Emeson Santos" w:date="2019-08-23T08:38:00Z">
          <w:pPr>
            <w:spacing w:before="240" w:after="80"/>
          </w:pPr>
        </w:pPrChange>
      </w:pPr>
      <w:ins w:id="328" w:author="Emeson Santos" w:date="2019-08-23T08:36:00Z">
        <w:r w:rsidRPr="008F45D0">
          <w:rPr>
            <w:rFonts w:eastAsia="Times New Roman" w:cs="Times New Roman"/>
            <w:b/>
          </w:rPr>
          <w:t xml:space="preserve">Palavras-chave: </w:t>
        </w:r>
        <w:r w:rsidRPr="008F45D0">
          <w:rPr>
            <w:rFonts w:eastAsia="Times New Roman" w:cs="Times New Roman"/>
          </w:rPr>
          <w:t>chefia departamental. Processo de Negócio. Modelagem de processos.</w:t>
        </w:r>
      </w:ins>
    </w:p>
    <w:p w14:paraId="49F46767" w14:textId="57EEE398" w:rsidR="004A0712" w:rsidRPr="008F45D0" w:rsidDel="00612455" w:rsidRDefault="004240D8">
      <w:pPr>
        <w:ind w:right="400"/>
        <w:jc w:val="both"/>
        <w:rPr>
          <w:del w:id="329" w:author="Emeson Santos" w:date="2019-08-23T08:36:00Z"/>
          <w:rFonts w:eastAsia="Times New Roman" w:cs="Times New Roman"/>
          <w:i/>
        </w:rPr>
      </w:pPr>
      <w:del w:id="330" w:author="Emeson Santos" w:date="2019-08-23T08:36:00Z">
        <w:r w:rsidRPr="008F45D0" w:rsidDel="00612455">
          <w:rPr>
            <w:rFonts w:eastAsia="Times New Roman" w:cs="Times New Roman"/>
            <w:i/>
          </w:rPr>
          <w:delText>O texto do resumo deve conter, no máximo, 500 palavras. Deve ser apresentado em um único parágrafo (americano), com espaçamento simples entre as linhas, alinhamento justificado e em itálico. A primeira frase deve ser significativa, explicando o tema principal do documento. Deve-se usar o verbo na voz ativa e na terceira pessoal do singular. Deve ser informativo, e não apenas indicativo, ou seja, deve apresentar as principais informações que serão veiculadas pelo texto. Deve ser um novo texto, e não apenas uma colagem de fragmentos do texto que será apresentado em seguida. O resumo não pode conter informação que não esteja também contida no corpo do texto. Deve ser acompanhado da indicação de palavras-chaves (no máximo 5), pelas quais o texto será indexado.</w:delText>
        </w:r>
      </w:del>
    </w:p>
    <w:p w14:paraId="402FC4D1" w14:textId="77777777" w:rsidR="004A0712" w:rsidRPr="008F45D0" w:rsidDel="000C3555" w:rsidRDefault="004240D8">
      <w:pPr>
        <w:rPr>
          <w:del w:id="331" w:author="Emeson Santos" w:date="2019-08-23T08:39:00Z"/>
          <w:rFonts w:eastAsia="Times New Roman" w:cs="Times New Roman"/>
        </w:rPr>
      </w:pPr>
      <w:del w:id="332" w:author="Emeson Santos" w:date="2019-08-23T08:39:00Z">
        <w:r w:rsidRPr="008F45D0" w:rsidDel="000C3555">
          <w:rPr>
            <w:rFonts w:eastAsia="Times New Roman" w:cs="Times New Roman"/>
          </w:rPr>
          <w:delText xml:space="preserve"> </w:delText>
        </w:r>
      </w:del>
    </w:p>
    <w:p w14:paraId="039E5D12" w14:textId="77777777" w:rsidR="004A0712" w:rsidRPr="008F45D0" w:rsidDel="000C3555" w:rsidRDefault="004240D8">
      <w:pPr>
        <w:spacing w:after="80"/>
        <w:rPr>
          <w:del w:id="333" w:author="Emeson Santos" w:date="2019-08-23T08:39:00Z"/>
          <w:rFonts w:eastAsia="Times New Roman" w:cs="Times New Roman"/>
        </w:rPr>
      </w:pPr>
      <w:del w:id="334" w:author="Emeson Santos" w:date="2019-08-23T08:39:00Z">
        <w:r w:rsidRPr="008F45D0" w:rsidDel="000C3555">
          <w:rPr>
            <w:rFonts w:eastAsia="Times New Roman" w:cs="Times New Roman"/>
          </w:rPr>
          <w:delText xml:space="preserve"> </w:delText>
        </w:r>
      </w:del>
    </w:p>
    <w:p w14:paraId="6D653887" w14:textId="2714A1D0" w:rsidR="004A0712" w:rsidRPr="008F45D0" w:rsidDel="00DC7CDB" w:rsidRDefault="004240D8">
      <w:pPr>
        <w:spacing w:after="80"/>
        <w:rPr>
          <w:del w:id="335" w:author="Emeson Santos" w:date="2019-08-20T10:40:00Z"/>
          <w:rFonts w:eastAsia="Times New Roman" w:cs="Times New Roman"/>
        </w:rPr>
      </w:pPr>
      <w:del w:id="336" w:author="Emeson Santos" w:date="2019-08-23T08:37:00Z">
        <w:r w:rsidRPr="008F45D0" w:rsidDel="000C3555">
          <w:rPr>
            <w:rFonts w:eastAsia="Times New Roman" w:cs="Times New Roman"/>
            <w:b/>
          </w:rPr>
          <w:delText xml:space="preserve">Palavras-chave: </w:delText>
        </w:r>
        <w:r w:rsidRPr="008F45D0" w:rsidDel="000C3555">
          <w:rPr>
            <w:rFonts w:eastAsia="Times New Roman" w:cs="Times New Roman"/>
          </w:rPr>
          <w:delText>Palavra A. Palavra B. Palavra C.</w:delText>
        </w:r>
      </w:del>
    </w:p>
    <w:p w14:paraId="5F368DB3" w14:textId="30C9C49A" w:rsidR="004A0712" w:rsidRPr="008F45D0" w:rsidDel="00DC7CDB" w:rsidRDefault="004240D8">
      <w:pPr>
        <w:spacing w:after="80"/>
        <w:rPr>
          <w:del w:id="337" w:author="Emeson Santos" w:date="2019-08-20T10:40:00Z"/>
          <w:rFonts w:eastAsia="Times New Roman" w:cs="Times New Roman"/>
        </w:rPr>
        <w:pPrChange w:id="338" w:author="Emeson Santos" w:date="2019-08-20T10:40:00Z">
          <w:pPr>
            <w:spacing w:before="240" w:after="40"/>
          </w:pPr>
        </w:pPrChange>
      </w:pPr>
      <w:del w:id="339" w:author="Emeson Santos" w:date="2019-08-20T10:40:00Z">
        <w:r w:rsidRPr="008F45D0" w:rsidDel="00DC7CDB">
          <w:rPr>
            <w:rFonts w:eastAsia="Times New Roman" w:cs="Times New Roman"/>
          </w:rPr>
          <w:delText xml:space="preserve"> </w:delText>
        </w:r>
      </w:del>
    </w:p>
    <w:p w14:paraId="4AE6F334" w14:textId="4BE3F4EF" w:rsidR="004A0712" w:rsidRPr="008F45D0" w:rsidDel="00DC7CDB" w:rsidRDefault="004240D8">
      <w:pPr>
        <w:spacing w:after="80" w:line="276" w:lineRule="auto"/>
        <w:rPr>
          <w:del w:id="340" w:author="Emeson Santos" w:date="2019-08-20T10:40:00Z"/>
          <w:rFonts w:eastAsia="Times New Roman" w:cs="Times New Roman"/>
        </w:rPr>
        <w:pPrChange w:id="341" w:author="Emeson Santos" w:date="2019-08-20T10:40:00Z">
          <w:pPr/>
        </w:pPrChange>
      </w:pPr>
      <w:del w:id="342" w:author="Emeson Santos" w:date="2019-08-20T10:40:00Z">
        <w:r w:rsidRPr="008F45D0" w:rsidDel="00DC7CDB">
          <w:rPr>
            <w:rFonts w:eastAsia="Times New Roman" w:cs="Times New Roman"/>
          </w:rPr>
          <w:delText xml:space="preserve"> </w:delText>
        </w:r>
      </w:del>
    </w:p>
    <w:p w14:paraId="190CF04E" w14:textId="2234612C" w:rsidR="004A0712" w:rsidRPr="008F45D0" w:rsidDel="00DC7CDB" w:rsidRDefault="004240D8">
      <w:pPr>
        <w:spacing w:after="80"/>
        <w:rPr>
          <w:del w:id="343" w:author="Emeson Santos" w:date="2019-08-20T10:40:00Z"/>
          <w:rFonts w:eastAsia="Times New Roman" w:cs="Times New Roman"/>
        </w:rPr>
        <w:pPrChange w:id="344" w:author="Emeson Santos" w:date="2019-08-20T10:40:00Z">
          <w:pPr>
            <w:spacing w:before="240" w:after="40"/>
          </w:pPr>
        </w:pPrChange>
      </w:pPr>
      <w:del w:id="345" w:author="Emeson Santos" w:date="2019-08-20T10:40:00Z">
        <w:r w:rsidRPr="008F45D0" w:rsidDel="00DC7CDB">
          <w:rPr>
            <w:rFonts w:eastAsia="Times New Roman" w:cs="Times New Roman"/>
          </w:rPr>
          <w:delText xml:space="preserve"> </w:delText>
        </w:r>
      </w:del>
    </w:p>
    <w:p w14:paraId="206B8EB8" w14:textId="4E80A622" w:rsidR="004A0712" w:rsidRPr="008F45D0" w:rsidDel="00DC7CDB" w:rsidRDefault="004A0712">
      <w:pPr>
        <w:spacing w:after="80" w:line="276" w:lineRule="auto"/>
        <w:rPr>
          <w:del w:id="346" w:author="Emeson Santos" w:date="2019-08-20T10:40:00Z"/>
          <w:rFonts w:eastAsia="Times New Roman" w:cs="Times New Roman"/>
        </w:rPr>
        <w:pPrChange w:id="347" w:author="Emeson Santos" w:date="2019-08-20T10:40:00Z">
          <w:pPr/>
        </w:pPrChange>
      </w:pPr>
    </w:p>
    <w:p w14:paraId="594EED07" w14:textId="13E71486" w:rsidR="004A0712" w:rsidRPr="008F45D0" w:rsidDel="00DC7CDB" w:rsidRDefault="004240D8">
      <w:pPr>
        <w:rPr>
          <w:del w:id="348" w:author="Emeson Santos" w:date="2019-08-20T10:40:00Z"/>
          <w:rFonts w:eastAsia="Times New Roman" w:cs="Times New Roman"/>
        </w:rPr>
      </w:pPr>
      <w:del w:id="349" w:author="Emeson Santos" w:date="2019-08-20T10:40:00Z">
        <w:r w:rsidRPr="008F45D0" w:rsidDel="00DC7CDB">
          <w:rPr>
            <w:rFonts w:eastAsia="Times New Roman" w:cs="Times New Roman"/>
          </w:rPr>
          <w:delText xml:space="preserve"> </w:delText>
        </w:r>
      </w:del>
    </w:p>
    <w:p w14:paraId="43E80A9F" w14:textId="7D3C8567" w:rsidR="004A0712" w:rsidRPr="008F45D0" w:rsidDel="00DC7CDB" w:rsidRDefault="004240D8">
      <w:pPr>
        <w:rPr>
          <w:del w:id="350" w:author="Emeson Santos" w:date="2019-08-20T10:40:00Z"/>
          <w:rFonts w:eastAsia="Times New Roman" w:cs="Times New Roman"/>
        </w:rPr>
      </w:pPr>
      <w:del w:id="351" w:author="Emeson Santos" w:date="2019-08-20T10:40:00Z">
        <w:r w:rsidRPr="008F45D0" w:rsidDel="00DC7CDB">
          <w:rPr>
            <w:rFonts w:eastAsia="Times New Roman" w:cs="Times New Roman"/>
          </w:rPr>
          <w:delText xml:space="preserve"> </w:delText>
        </w:r>
      </w:del>
    </w:p>
    <w:p w14:paraId="37EC50E0" w14:textId="6949B549" w:rsidR="004A0712" w:rsidRPr="008F45D0" w:rsidDel="00DC7CDB" w:rsidRDefault="004240D8">
      <w:pPr>
        <w:rPr>
          <w:del w:id="352" w:author="Emeson Santos" w:date="2019-08-20T10:40:00Z"/>
          <w:rFonts w:eastAsia="Times New Roman" w:cs="Times New Roman"/>
        </w:rPr>
      </w:pPr>
      <w:del w:id="353" w:author="Emeson Santos" w:date="2019-08-20T10:40:00Z">
        <w:r w:rsidRPr="008F45D0" w:rsidDel="00DC7CDB">
          <w:rPr>
            <w:rFonts w:eastAsia="Times New Roman" w:cs="Times New Roman"/>
          </w:rPr>
          <w:delText xml:space="preserve"> </w:delText>
        </w:r>
      </w:del>
    </w:p>
    <w:p w14:paraId="7FE7766A" w14:textId="1CD067DC" w:rsidR="004A0712" w:rsidRPr="008F45D0" w:rsidDel="00DC7CDB" w:rsidRDefault="004240D8">
      <w:pPr>
        <w:rPr>
          <w:del w:id="354" w:author="Emeson Santos" w:date="2019-08-20T10:40:00Z"/>
          <w:rFonts w:eastAsia="Times New Roman" w:cs="Times New Roman"/>
        </w:rPr>
      </w:pPr>
      <w:del w:id="355" w:author="Emeson Santos" w:date="2019-08-20T10:40:00Z">
        <w:r w:rsidRPr="008F45D0" w:rsidDel="00DC7CDB">
          <w:rPr>
            <w:rFonts w:eastAsia="Times New Roman" w:cs="Times New Roman"/>
          </w:rPr>
          <w:delText xml:space="preserve"> </w:delText>
        </w:r>
      </w:del>
    </w:p>
    <w:p w14:paraId="6DB6C6ED" w14:textId="1B9800FD" w:rsidR="004A0712" w:rsidRPr="008F45D0" w:rsidDel="00DC7CDB" w:rsidRDefault="004240D8">
      <w:pPr>
        <w:rPr>
          <w:del w:id="356" w:author="Emeson Santos" w:date="2019-08-20T10:40:00Z"/>
          <w:rFonts w:eastAsia="Times New Roman" w:cs="Times New Roman"/>
        </w:rPr>
      </w:pPr>
      <w:del w:id="357" w:author="Emeson Santos" w:date="2019-08-20T10:40:00Z">
        <w:r w:rsidRPr="008F45D0" w:rsidDel="00DC7CDB">
          <w:rPr>
            <w:rFonts w:eastAsia="Times New Roman" w:cs="Times New Roman"/>
          </w:rPr>
          <w:delText xml:space="preserve"> </w:delText>
        </w:r>
      </w:del>
    </w:p>
    <w:p w14:paraId="17FA6D35" w14:textId="661B79FC" w:rsidR="004A0712" w:rsidRPr="008F45D0" w:rsidDel="00DC7CDB" w:rsidRDefault="004240D8">
      <w:pPr>
        <w:rPr>
          <w:del w:id="358" w:author="Emeson Santos" w:date="2019-08-20T10:40:00Z"/>
          <w:rFonts w:eastAsia="Times New Roman" w:cs="Times New Roman"/>
        </w:rPr>
      </w:pPr>
      <w:del w:id="359" w:author="Emeson Santos" w:date="2019-08-20T10:40:00Z">
        <w:r w:rsidRPr="008F45D0" w:rsidDel="00DC7CDB">
          <w:rPr>
            <w:rFonts w:eastAsia="Times New Roman" w:cs="Times New Roman"/>
          </w:rPr>
          <w:delText xml:space="preserve"> </w:delText>
        </w:r>
      </w:del>
    </w:p>
    <w:p w14:paraId="7D3C4E83" w14:textId="3F7C3A8B" w:rsidR="004A0712" w:rsidRPr="008F45D0" w:rsidDel="00DC7CDB" w:rsidRDefault="004240D8">
      <w:pPr>
        <w:rPr>
          <w:del w:id="360" w:author="Emeson Santos" w:date="2019-08-20T10:40:00Z"/>
          <w:rFonts w:eastAsia="Times New Roman" w:cs="Times New Roman"/>
        </w:rPr>
      </w:pPr>
      <w:del w:id="361" w:author="Emeson Santos" w:date="2019-08-20T10:40:00Z">
        <w:r w:rsidRPr="008F45D0" w:rsidDel="00DC7CDB">
          <w:rPr>
            <w:rFonts w:eastAsia="Times New Roman" w:cs="Times New Roman"/>
          </w:rPr>
          <w:delText xml:space="preserve"> </w:delText>
        </w:r>
      </w:del>
    </w:p>
    <w:p w14:paraId="0D9CE3A4" w14:textId="77777777" w:rsidR="004A0712" w:rsidRPr="008F45D0" w:rsidRDefault="004240D8">
      <w:pPr>
        <w:rPr>
          <w:rFonts w:eastAsia="Times New Roman" w:cs="Times New Roman"/>
        </w:rPr>
      </w:pPr>
      <w:r w:rsidRPr="008F45D0">
        <w:rPr>
          <w:rFonts w:eastAsia="Times New Roman" w:cs="Times New Roman"/>
        </w:rPr>
        <w:t xml:space="preserve"> </w:t>
      </w:r>
    </w:p>
    <w:p w14:paraId="56D5BB5B" w14:textId="77777777" w:rsidR="004A0712" w:rsidRPr="008F45D0" w:rsidRDefault="004240D8">
      <w:pPr>
        <w:rPr>
          <w:rFonts w:eastAsia="Times New Roman" w:cs="Times New Roman"/>
        </w:rPr>
      </w:pPr>
      <w:r w:rsidRPr="008F45D0">
        <w:rPr>
          <w:rFonts w:eastAsia="Times New Roman" w:cs="Times New Roman"/>
        </w:rPr>
        <w:t xml:space="preserve"> </w:t>
      </w:r>
    </w:p>
    <w:p w14:paraId="60817569" w14:textId="77777777" w:rsidR="004A0712" w:rsidRPr="008F45D0" w:rsidRDefault="004240D8">
      <w:pPr>
        <w:spacing w:before="280"/>
        <w:rPr>
          <w:rFonts w:eastAsia="Times New Roman" w:cs="Times New Roman"/>
        </w:rPr>
      </w:pPr>
      <w:r w:rsidRPr="008F45D0">
        <w:rPr>
          <w:rFonts w:eastAsia="Times New Roman" w:cs="Times New Roman"/>
        </w:rPr>
        <w:t>ABSTRACT</w:t>
      </w:r>
    </w:p>
    <w:p w14:paraId="618237CD" w14:textId="77777777" w:rsidR="004A0712" w:rsidRPr="008F45D0" w:rsidRDefault="004240D8">
      <w:pPr>
        <w:jc w:val="center"/>
        <w:rPr>
          <w:rFonts w:eastAsia="Times New Roman" w:cs="Times New Roman"/>
        </w:rPr>
      </w:pPr>
      <w:r w:rsidRPr="008F45D0">
        <w:rPr>
          <w:rFonts w:eastAsia="Times New Roman" w:cs="Times New Roman"/>
        </w:rPr>
        <w:t xml:space="preserve"> </w:t>
      </w:r>
    </w:p>
    <w:p w14:paraId="5BA39A93" w14:textId="77777777" w:rsidR="004A0712" w:rsidRPr="008F45D0" w:rsidRDefault="004240D8">
      <w:pPr>
        <w:jc w:val="center"/>
        <w:rPr>
          <w:rFonts w:eastAsia="Times New Roman" w:cs="Times New Roman"/>
        </w:rPr>
      </w:pPr>
      <w:r w:rsidRPr="008F45D0">
        <w:rPr>
          <w:rFonts w:eastAsia="Times New Roman" w:cs="Times New Roman"/>
        </w:rPr>
        <w:t xml:space="preserve"> </w:t>
      </w:r>
    </w:p>
    <w:p w14:paraId="5BD6CC9D" w14:textId="1BDB3024" w:rsidR="000C3555" w:rsidRPr="008F45D0" w:rsidRDefault="000C3555" w:rsidP="00F06C14">
      <w:pPr>
        <w:ind w:firstLine="720"/>
        <w:jc w:val="both"/>
        <w:rPr>
          <w:ins w:id="362" w:author="Emeson Santos" w:date="2019-08-23T08:39:00Z"/>
          <w:rFonts w:eastAsia="Times New Roman" w:cs="Times New Roman"/>
          <w:i/>
        </w:rPr>
      </w:pPr>
      <w:ins w:id="363" w:author="Emeson Santos" w:date="2019-08-23T08:39:00Z">
        <w:r w:rsidRPr="008F45D0">
          <w:rPr>
            <w:rFonts w:eastAsia="Times New Roman" w:cs="Times New Roman"/>
            <w:i/>
          </w:rPr>
          <w:t xml:space="preserve">An organization's business process can provide a comprehensive understanding of an organization's process model. Business process modeling enables process management and monitoring among business analysts, system analysts and business people to have a common understanding of organizational processes. This paper aims to present a modeling environment for departmental leadership processes. In this way the problem was identified that the departmental leadership processes of the UFS did not exist any kind of modeling and / or process identification model, since every two years each department has a new boss, and he is not aware about the management processes. Therefore, through a business process modeling </w:t>
        </w:r>
        <w:r w:rsidRPr="008F45D0">
          <w:rPr>
            <w:rFonts w:eastAsia="Times New Roman" w:cs="Times New Roman"/>
            <w:i/>
          </w:rPr>
          <w:lastRenderedPageBreak/>
          <w:t>tool, models of the same justification were created with a site on the github platform to solve the problem about the functioning of each departmental leadership process. The validation activities and communication mechanisms will be addressed in later work so that the processes have a reliability and that the departmental step heads have an easy understanding and mode of access.</w:t>
        </w:r>
      </w:ins>
    </w:p>
    <w:p w14:paraId="4480E125" w14:textId="77777777" w:rsidR="000C3555" w:rsidRPr="008F45D0" w:rsidRDefault="000C3555">
      <w:pPr>
        <w:jc w:val="both"/>
        <w:rPr>
          <w:ins w:id="364" w:author="Emeson Santos" w:date="2019-08-23T08:39:00Z"/>
          <w:rFonts w:eastAsia="Times New Roman" w:cs="Times New Roman"/>
          <w:i/>
        </w:rPr>
        <w:pPrChange w:id="365" w:author="Emeson Santos" w:date="2019-08-23T08:39:00Z">
          <w:pPr>
            <w:jc w:val="center"/>
          </w:pPr>
        </w:pPrChange>
      </w:pPr>
    </w:p>
    <w:p w14:paraId="2E6DD0D8" w14:textId="00A01CF3" w:rsidR="004A0712" w:rsidRPr="008F45D0" w:rsidRDefault="000C3555">
      <w:pPr>
        <w:ind w:right="400"/>
        <w:jc w:val="both"/>
        <w:rPr>
          <w:rFonts w:eastAsia="Times New Roman" w:cs="Times New Roman"/>
          <w:i/>
        </w:rPr>
      </w:pPr>
      <w:ins w:id="366" w:author="Emeson Santos" w:date="2019-08-23T08:39:00Z">
        <w:r w:rsidRPr="008F45D0">
          <w:rPr>
            <w:rFonts w:eastAsia="Times New Roman" w:cs="Times New Roman"/>
            <w:i/>
          </w:rPr>
          <w:t>Keywords: departmental leadership. Business process. Process modeling.</w:t>
        </w:r>
      </w:ins>
      <w:del w:id="367" w:author="Emeson Santos" w:date="2019-08-23T08:39:00Z">
        <w:r w:rsidR="004240D8" w:rsidRPr="008F45D0" w:rsidDel="000C3555">
          <w:rPr>
            <w:rFonts w:eastAsia="Times New Roman" w:cs="Times New Roman"/>
            <w:i/>
          </w:rPr>
          <w:delText>Trata-se da tradução do resumo para a língua inglesa. Deve ser o mais próximo possível da versão em língua portuguesa, ou seja, não deve conter informação que não tenha sido também incluída no resumo em português, e não deve deixar de incluir informações ali expressas. Também deve vir em itálico e não pode ultrapassar 500 palavras. Deve ser acompanhado da tradução das palavras-chave para o inglês.</w:delText>
        </w:r>
      </w:del>
    </w:p>
    <w:p w14:paraId="45F1C755" w14:textId="77777777" w:rsidR="004A0712" w:rsidRPr="008F45D0" w:rsidDel="000C3555" w:rsidRDefault="004240D8">
      <w:pPr>
        <w:rPr>
          <w:del w:id="368" w:author="Emeson Santos" w:date="2019-08-23T08:39:00Z"/>
          <w:rFonts w:eastAsia="Times New Roman" w:cs="Times New Roman"/>
        </w:rPr>
      </w:pPr>
      <w:del w:id="369" w:author="Emeson Santos" w:date="2019-08-23T08:39:00Z">
        <w:r w:rsidRPr="008F45D0" w:rsidDel="000C3555">
          <w:rPr>
            <w:rFonts w:eastAsia="Times New Roman" w:cs="Times New Roman"/>
          </w:rPr>
          <w:delText xml:space="preserve"> </w:delText>
        </w:r>
      </w:del>
    </w:p>
    <w:p w14:paraId="6778F20D" w14:textId="23C54B99" w:rsidR="004A0712" w:rsidRPr="008F45D0" w:rsidDel="000C3555" w:rsidRDefault="004240D8">
      <w:pPr>
        <w:rPr>
          <w:del w:id="370" w:author="Emeson Santos" w:date="2019-08-23T08:39:00Z"/>
          <w:rFonts w:eastAsia="Times New Roman" w:cs="Times New Roman"/>
          <w:i/>
          <w:lang w:val="en-US"/>
        </w:rPr>
      </w:pPr>
      <w:del w:id="371" w:author="Emeson Santos" w:date="2019-08-23T08:39:00Z">
        <w:r w:rsidRPr="008F45D0" w:rsidDel="000C3555">
          <w:rPr>
            <w:rFonts w:eastAsia="Times New Roman" w:cs="Times New Roman"/>
            <w:b/>
            <w:i/>
            <w:lang w:val="en-US"/>
          </w:rPr>
          <w:delText>Key-words:</w:delText>
        </w:r>
        <w:r w:rsidRPr="008F45D0" w:rsidDel="000C3555">
          <w:rPr>
            <w:rFonts w:eastAsia="Times New Roman" w:cs="Times New Roman"/>
            <w:i/>
            <w:lang w:val="en-US"/>
          </w:rPr>
          <w:delText xml:space="preserve"> Word A. Word B. Word C.</w:delText>
        </w:r>
      </w:del>
    </w:p>
    <w:p w14:paraId="25EAC553" w14:textId="77777777" w:rsidR="004A0712" w:rsidRPr="008F45D0" w:rsidRDefault="004A0712">
      <w:pPr>
        <w:rPr>
          <w:rFonts w:eastAsia="Times New Roman" w:cs="Times New Roman"/>
          <w:lang w:val="en-US"/>
        </w:rPr>
      </w:pPr>
    </w:p>
    <w:p w14:paraId="555F222B" w14:textId="77777777" w:rsidR="00BC5077" w:rsidRPr="008F45D0" w:rsidRDefault="00BC5077">
      <w:pPr>
        <w:jc w:val="center"/>
        <w:rPr>
          <w:ins w:id="372" w:author="Emeson Santos" w:date="2019-08-16T10:03:00Z"/>
          <w:rFonts w:eastAsia="Times New Roman" w:cs="Times New Roman"/>
          <w:b/>
          <w:sz w:val="28"/>
          <w:szCs w:val="28"/>
          <w:lang w:val="en-US"/>
          <w:rPrChange w:id="373" w:author="Emeson Santos" w:date="2019-08-23T09:00:00Z">
            <w:rPr>
              <w:ins w:id="374" w:author="Emeson Santos" w:date="2019-08-16T10:03:00Z"/>
              <w:rFonts w:eastAsia="Times New Roman" w:cs="Times New Roman"/>
              <w:b/>
              <w:sz w:val="28"/>
              <w:szCs w:val="28"/>
            </w:rPr>
          </w:rPrChange>
        </w:rPr>
      </w:pPr>
    </w:p>
    <w:p w14:paraId="6F003DB1" w14:textId="77777777" w:rsidR="00BC5077" w:rsidRPr="008F45D0" w:rsidRDefault="00BC5077">
      <w:pPr>
        <w:jc w:val="center"/>
        <w:rPr>
          <w:ins w:id="375" w:author="Emeson Santos" w:date="2019-08-16T10:03:00Z"/>
          <w:rFonts w:eastAsia="Times New Roman" w:cs="Times New Roman"/>
          <w:b/>
          <w:sz w:val="28"/>
          <w:szCs w:val="28"/>
          <w:lang w:val="en-US"/>
          <w:rPrChange w:id="376" w:author="Emeson Santos" w:date="2019-08-23T09:00:00Z">
            <w:rPr>
              <w:ins w:id="377" w:author="Emeson Santos" w:date="2019-08-16T10:03:00Z"/>
              <w:rFonts w:eastAsia="Times New Roman" w:cs="Times New Roman"/>
              <w:b/>
              <w:sz w:val="28"/>
              <w:szCs w:val="28"/>
            </w:rPr>
          </w:rPrChange>
        </w:rPr>
      </w:pPr>
    </w:p>
    <w:p w14:paraId="2E1733EC" w14:textId="77777777" w:rsidR="00BC5077" w:rsidRPr="008F45D0" w:rsidRDefault="00BC5077">
      <w:pPr>
        <w:jc w:val="center"/>
        <w:rPr>
          <w:ins w:id="378" w:author="Emeson Santos" w:date="2019-08-16T10:03:00Z"/>
          <w:rFonts w:eastAsia="Times New Roman" w:cs="Times New Roman"/>
          <w:b/>
          <w:sz w:val="28"/>
          <w:szCs w:val="28"/>
          <w:lang w:val="en-US"/>
          <w:rPrChange w:id="379" w:author="Emeson Santos" w:date="2019-08-23T09:00:00Z">
            <w:rPr>
              <w:ins w:id="380" w:author="Emeson Santos" w:date="2019-08-16T10:03:00Z"/>
              <w:rFonts w:eastAsia="Times New Roman" w:cs="Times New Roman"/>
              <w:b/>
              <w:sz w:val="28"/>
              <w:szCs w:val="28"/>
            </w:rPr>
          </w:rPrChange>
        </w:rPr>
      </w:pPr>
    </w:p>
    <w:p w14:paraId="7E7E83CD" w14:textId="77777777" w:rsidR="00BC5077" w:rsidRPr="008F45D0" w:rsidRDefault="00BC5077">
      <w:pPr>
        <w:jc w:val="center"/>
        <w:rPr>
          <w:ins w:id="381" w:author="Emeson Santos" w:date="2019-08-16T10:03:00Z"/>
          <w:rFonts w:eastAsia="Times New Roman" w:cs="Times New Roman"/>
          <w:b/>
          <w:sz w:val="28"/>
          <w:szCs w:val="28"/>
          <w:lang w:val="en-US"/>
          <w:rPrChange w:id="382" w:author="Emeson Santos" w:date="2019-08-23T09:00:00Z">
            <w:rPr>
              <w:ins w:id="383" w:author="Emeson Santos" w:date="2019-08-16T10:03:00Z"/>
              <w:rFonts w:eastAsia="Times New Roman" w:cs="Times New Roman"/>
              <w:b/>
              <w:sz w:val="28"/>
              <w:szCs w:val="28"/>
            </w:rPr>
          </w:rPrChange>
        </w:rPr>
      </w:pPr>
    </w:p>
    <w:p w14:paraId="697ED2F5" w14:textId="77777777" w:rsidR="00BC5077" w:rsidRPr="008F45D0" w:rsidRDefault="00BC5077">
      <w:pPr>
        <w:jc w:val="center"/>
        <w:rPr>
          <w:ins w:id="384" w:author="Emeson Santos" w:date="2019-08-16T10:03:00Z"/>
          <w:rFonts w:eastAsia="Times New Roman" w:cs="Times New Roman"/>
          <w:b/>
          <w:sz w:val="28"/>
          <w:szCs w:val="28"/>
          <w:lang w:val="en-US"/>
          <w:rPrChange w:id="385" w:author="Emeson Santos" w:date="2019-08-23T09:00:00Z">
            <w:rPr>
              <w:ins w:id="386" w:author="Emeson Santos" w:date="2019-08-16T10:03:00Z"/>
              <w:rFonts w:eastAsia="Times New Roman" w:cs="Times New Roman"/>
              <w:b/>
              <w:sz w:val="28"/>
              <w:szCs w:val="28"/>
            </w:rPr>
          </w:rPrChange>
        </w:rPr>
      </w:pPr>
    </w:p>
    <w:p w14:paraId="0041878F" w14:textId="77777777" w:rsidR="00BC5077" w:rsidRPr="008F45D0" w:rsidRDefault="00BC5077">
      <w:pPr>
        <w:jc w:val="center"/>
        <w:rPr>
          <w:ins w:id="387" w:author="Emeson Santos" w:date="2019-08-16T10:03:00Z"/>
          <w:rFonts w:eastAsia="Times New Roman" w:cs="Times New Roman"/>
          <w:b/>
          <w:sz w:val="28"/>
          <w:szCs w:val="28"/>
          <w:lang w:val="en-US"/>
          <w:rPrChange w:id="388" w:author="Emeson Santos" w:date="2019-08-23T09:00:00Z">
            <w:rPr>
              <w:ins w:id="389" w:author="Emeson Santos" w:date="2019-08-16T10:03:00Z"/>
              <w:rFonts w:eastAsia="Times New Roman" w:cs="Times New Roman"/>
              <w:b/>
              <w:sz w:val="28"/>
              <w:szCs w:val="28"/>
            </w:rPr>
          </w:rPrChange>
        </w:rPr>
      </w:pPr>
    </w:p>
    <w:p w14:paraId="56672DAC" w14:textId="42D28EFF" w:rsidR="00BC5077" w:rsidRDefault="00BC5077">
      <w:pPr>
        <w:jc w:val="center"/>
        <w:rPr>
          <w:rFonts w:eastAsia="Times New Roman" w:cs="Times New Roman"/>
          <w:b/>
          <w:sz w:val="28"/>
          <w:szCs w:val="28"/>
          <w:lang w:val="en-US"/>
        </w:rPr>
      </w:pPr>
    </w:p>
    <w:p w14:paraId="22C4B623" w14:textId="6F8C2CF6" w:rsidR="00F06C14" w:rsidRDefault="00F06C14">
      <w:pPr>
        <w:jc w:val="center"/>
        <w:rPr>
          <w:rFonts w:eastAsia="Times New Roman" w:cs="Times New Roman"/>
          <w:b/>
          <w:sz w:val="28"/>
          <w:szCs w:val="28"/>
          <w:lang w:val="en-US"/>
        </w:rPr>
      </w:pPr>
    </w:p>
    <w:p w14:paraId="6FA5C7CF" w14:textId="45EF4683" w:rsidR="00F06C14" w:rsidRDefault="00F06C14">
      <w:pPr>
        <w:jc w:val="center"/>
        <w:rPr>
          <w:rFonts w:eastAsia="Times New Roman" w:cs="Times New Roman"/>
          <w:b/>
          <w:sz w:val="28"/>
          <w:szCs w:val="28"/>
          <w:lang w:val="en-US"/>
        </w:rPr>
      </w:pPr>
    </w:p>
    <w:p w14:paraId="0770E23D" w14:textId="10A3FF0D" w:rsidR="00F06C14" w:rsidRDefault="00F06C14">
      <w:pPr>
        <w:jc w:val="center"/>
        <w:rPr>
          <w:rFonts w:eastAsia="Times New Roman" w:cs="Times New Roman"/>
          <w:b/>
          <w:sz w:val="28"/>
          <w:szCs w:val="28"/>
          <w:lang w:val="en-US"/>
        </w:rPr>
      </w:pPr>
    </w:p>
    <w:p w14:paraId="7E7C54BC" w14:textId="02CBA749" w:rsidR="00F06C14" w:rsidRDefault="00F06C14">
      <w:pPr>
        <w:jc w:val="center"/>
        <w:rPr>
          <w:rFonts w:eastAsia="Times New Roman" w:cs="Times New Roman"/>
          <w:b/>
          <w:sz w:val="28"/>
          <w:szCs w:val="28"/>
          <w:lang w:val="en-US"/>
        </w:rPr>
      </w:pPr>
    </w:p>
    <w:p w14:paraId="59DD6014" w14:textId="1CBBC0D4" w:rsidR="00F06C14" w:rsidRDefault="00F06C14">
      <w:pPr>
        <w:jc w:val="center"/>
        <w:rPr>
          <w:rFonts w:eastAsia="Times New Roman" w:cs="Times New Roman"/>
          <w:b/>
          <w:sz w:val="28"/>
          <w:szCs w:val="28"/>
          <w:lang w:val="en-US"/>
        </w:rPr>
      </w:pPr>
    </w:p>
    <w:p w14:paraId="69E13C29" w14:textId="00CDE51D" w:rsidR="00F06C14" w:rsidRDefault="00F06C14">
      <w:pPr>
        <w:jc w:val="center"/>
        <w:rPr>
          <w:rFonts w:eastAsia="Times New Roman" w:cs="Times New Roman"/>
          <w:b/>
          <w:sz w:val="28"/>
          <w:szCs w:val="28"/>
          <w:lang w:val="en-US"/>
        </w:rPr>
      </w:pPr>
    </w:p>
    <w:p w14:paraId="75DB3271" w14:textId="752B1FFF" w:rsidR="00F06C14" w:rsidRDefault="00F06C14">
      <w:pPr>
        <w:jc w:val="center"/>
        <w:rPr>
          <w:rFonts w:eastAsia="Times New Roman" w:cs="Times New Roman"/>
          <w:b/>
          <w:sz w:val="28"/>
          <w:szCs w:val="28"/>
          <w:lang w:val="en-US"/>
        </w:rPr>
      </w:pPr>
    </w:p>
    <w:p w14:paraId="12776443" w14:textId="094E241A" w:rsidR="00F06C14" w:rsidRDefault="00F06C14">
      <w:pPr>
        <w:jc w:val="center"/>
        <w:rPr>
          <w:rFonts w:eastAsia="Times New Roman" w:cs="Times New Roman"/>
          <w:b/>
          <w:sz w:val="28"/>
          <w:szCs w:val="28"/>
          <w:lang w:val="en-US"/>
        </w:rPr>
      </w:pPr>
    </w:p>
    <w:p w14:paraId="15CBB10C" w14:textId="4253C44B" w:rsidR="00F06C14" w:rsidRDefault="00F06C14">
      <w:pPr>
        <w:jc w:val="center"/>
        <w:rPr>
          <w:rFonts w:eastAsia="Times New Roman" w:cs="Times New Roman"/>
          <w:b/>
          <w:sz w:val="28"/>
          <w:szCs w:val="28"/>
          <w:lang w:val="en-US"/>
        </w:rPr>
      </w:pPr>
    </w:p>
    <w:p w14:paraId="229E4E29" w14:textId="2E29375D" w:rsidR="00F06C14" w:rsidRDefault="00F06C14">
      <w:pPr>
        <w:jc w:val="center"/>
        <w:rPr>
          <w:rFonts w:eastAsia="Times New Roman" w:cs="Times New Roman"/>
          <w:b/>
          <w:sz w:val="28"/>
          <w:szCs w:val="28"/>
          <w:lang w:val="en-US"/>
        </w:rPr>
      </w:pPr>
    </w:p>
    <w:p w14:paraId="7E3DB4A9" w14:textId="2048BB58" w:rsidR="00F06C14" w:rsidRDefault="00F06C14">
      <w:pPr>
        <w:jc w:val="center"/>
        <w:rPr>
          <w:rFonts w:eastAsia="Times New Roman" w:cs="Times New Roman"/>
          <w:b/>
          <w:sz w:val="28"/>
          <w:szCs w:val="28"/>
          <w:lang w:val="en-US"/>
        </w:rPr>
      </w:pPr>
    </w:p>
    <w:p w14:paraId="2147F3DD" w14:textId="60633768" w:rsidR="00F06C14" w:rsidRDefault="00F06C14">
      <w:pPr>
        <w:jc w:val="center"/>
        <w:rPr>
          <w:rFonts w:eastAsia="Times New Roman" w:cs="Times New Roman"/>
          <w:b/>
          <w:sz w:val="28"/>
          <w:szCs w:val="28"/>
          <w:lang w:val="en-US"/>
        </w:rPr>
      </w:pPr>
    </w:p>
    <w:p w14:paraId="59516D9E" w14:textId="23E72243" w:rsidR="00F06C14" w:rsidRDefault="00F06C14">
      <w:pPr>
        <w:jc w:val="center"/>
        <w:rPr>
          <w:rFonts w:eastAsia="Times New Roman" w:cs="Times New Roman"/>
          <w:b/>
          <w:sz w:val="28"/>
          <w:szCs w:val="28"/>
          <w:lang w:val="en-US"/>
        </w:rPr>
      </w:pPr>
    </w:p>
    <w:p w14:paraId="751A3256" w14:textId="77777777" w:rsidR="00F06C14" w:rsidRPr="008F45D0" w:rsidRDefault="00F06C14">
      <w:pPr>
        <w:jc w:val="center"/>
        <w:rPr>
          <w:ins w:id="390" w:author="Emeson Santos" w:date="2019-08-16T10:03:00Z"/>
          <w:rFonts w:eastAsia="Times New Roman" w:cs="Times New Roman"/>
          <w:b/>
          <w:sz w:val="28"/>
          <w:szCs w:val="28"/>
          <w:lang w:val="en-US"/>
          <w:rPrChange w:id="391" w:author="Emeson Santos" w:date="2019-08-23T09:00:00Z">
            <w:rPr>
              <w:ins w:id="392" w:author="Emeson Santos" w:date="2019-08-16T10:03:00Z"/>
              <w:rFonts w:eastAsia="Times New Roman" w:cs="Times New Roman"/>
              <w:b/>
              <w:sz w:val="28"/>
              <w:szCs w:val="28"/>
            </w:rPr>
          </w:rPrChange>
        </w:rPr>
      </w:pPr>
    </w:p>
    <w:p w14:paraId="4C8F5AA1" w14:textId="77777777" w:rsidR="00BC5077" w:rsidRPr="008F45D0" w:rsidRDefault="00BC5077">
      <w:pPr>
        <w:jc w:val="center"/>
        <w:rPr>
          <w:ins w:id="393" w:author="Emeson Santos" w:date="2019-08-16T10:03:00Z"/>
          <w:rFonts w:eastAsia="Times New Roman" w:cs="Times New Roman"/>
          <w:b/>
          <w:sz w:val="28"/>
          <w:szCs w:val="28"/>
          <w:lang w:val="en-US"/>
          <w:rPrChange w:id="394" w:author="Emeson Santos" w:date="2019-08-23T09:00:00Z">
            <w:rPr>
              <w:ins w:id="395" w:author="Emeson Santos" w:date="2019-08-16T10:03:00Z"/>
              <w:rFonts w:eastAsia="Times New Roman" w:cs="Times New Roman"/>
              <w:b/>
              <w:sz w:val="28"/>
              <w:szCs w:val="28"/>
            </w:rPr>
          </w:rPrChange>
        </w:rPr>
      </w:pPr>
    </w:p>
    <w:p w14:paraId="3AA0CA82" w14:textId="4F5009A8" w:rsidR="004A0712" w:rsidRPr="008F45D0" w:rsidRDefault="004240D8">
      <w:pPr>
        <w:jc w:val="center"/>
        <w:rPr>
          <w:rFonts w:eastAsia="Times New Roman" w:cs="Times New Roman"/>
          <w:b/>
          <w:sz w:val="28"/>
          <w:szCs w:val="28"/>
        </w:rPr>
      </w:pPr>
      <w:r w:rsidRPr="008F45D0">
        <w:rPr>
          <w:rFonts w:eastAsia="Times New Roman" w:cs="Times New Roman"/>
          <w:b/>
          <w:sz w:val="28"/>
          <w:szCs w:val="28"/>
        </w:rPr>
        <w:lastRenderedPageBreak/>
        <w:t>LISTA DE FIGURAS</w:t>
      </w:r>
    </w:p>
    <w:p w14:paraId="4585B066" w14:textId="77777777" w:rsidR="004A0712" w:rsidRPr="008F45D0" w:rsidRDefault="004240D8">
      <w:pPr>
        <w:rPr>
          <w:rFonts w:eastAsia="Times New Roman" w:cs="Times New Roman"/>
          <w:b/>
          <w:sz w:val="28"/>
          <w:szCs w:val="28"/>
        </w:rPr>
      </w:pPr>
      <w:r w:rsidRPr="008F45D0">
        <w:rPr>
          <w:rFonts w:eastAsia="Times New Roman" w:cs="Times New Roman"/>
          <w:b/>
          <w:sz w:val="28"/>
          <w:szCs w:val="28"/>
        </w:rPr>
        <w:t xml:space="preserve"> </w:t>
      </w:r>
    </w:p>
    <w:p w14:paraId="34CD045C" w14:textId="77777777" w:rsidR="004A0712" w:rsidRPr="008F45D0" w:rsidRDefault="004240D8">
      <w:pPr>
        <w:rPr>
          <w:rFonts w:eastAsia="Times New Roman" w:cs="Times New Roman"/>
          <w:b/>
          <w:sz w:val="28"/>
          <w:szCs w:val="28"/>
        </w:rPr>
      </w:pPr>
      <w:r w:rsidRPr="008F45D0">
        <w:rPr>
          <w:rFonts w:eastAsia="Times New Roman" w:cs="Times New Roman"/>
          <w:b/>
          <w:sz w:val="28"/>
          <w:szCs w:val="28"/>
        </w:rPr>
        <w:t xml:space="preserve"> </w:t>
      </w:r>
    </w:p>
    <w:p w14:paraId="382D05F4" w14:textId="77777777" w:rsidR="004A0712" w:rsidRPr="008F45D0" w:rsidRDefault="004240D8">
      <w:pPr>
        <w:jc w:val="both"/>
        <w:rPr>
          <w:rFonts w:eastAsia="Times New Roman" w:cs="Times New Roman"/>
        </w:rPr>
      </w:pPr>
      <w:r w:rsidRPr="008F45D0">
        <w:rPr>
          <w:rFonts w:eastAsia="Times New Roman" w:cs="Times New Roman"/>
          <w:b/>
        </w:rPr>
        <w:t>Figura 1 –</w:t>
      </w:r>
      <w:r w:rsidRPr="008F45D0">
        <w:rPr>
          <w:rFonts w:eastAsia="Times New Roman" w:cs="Times New Roman"/>
        </w:rPr>
        <w:t xml:space="preserve"> Identificação da figura........................................................................................... 99</w:t>
      </w:r>
    </w:p>
    <w:p w14:paraId="324A34E3" w14:textId="77777777" w:rsidR="004A0712" w:rsidRPr="008F45D0" w:rsidRDefault="004240D8">
      <w:pPr>
        <w:jc w:val="both"/>
        <w:rPr>
          <w:rFonts w:eastAsia="Times New Roman" w:cs="Times New Roman"/>
        </w:rPr>
      </w:pPr>
      <w:r w:rsidRPr="008F45D0">
        <w:rPr>
          <w:rFonts w:eastAsia="Times New Roman" w:cs="Times New Roman"/>
          <w:b/>
        </w:rPr>
        <w:t>Figura 2 –</w:t>
      </w:r>
      <w:r w:rsidRPr="008F45D0">
        <w:rPr>
          <w:rFonts w:eastAsia="Times New Roman" w:cs="Times New Roman"/>
        </w:rPr>
        <w:t xml:space="preserve"> Identificação da figura........................................................................................... 99</w:t>
      </w:r>
    </w:p>
    <w:p w14:paraId="63DBBABC" w14:textId="77777777" w:rsidR="004A0712" w:rsidRPr="008F45D0" w:rsidRDefault="004240D8">
      <w:pPr>
        <w:jc w:val="both"/>
        <w:rPr>
          <w:rFonts w:eastAsia="Times New Roman" w:cs="Times New Roman"/>
        </w:rPr>
      </w:pPr>
      <w:r w:rsidRPr="008F45D0">
        <w:rPr>
          <w:rFonts w:eastAsia="Times New Roman" w:cs="Times New Roman"/>
        </w:rPr>
        <w:t xml:space="preserve"> </w:t>
      </w:r>
    </w:p>
    <w:p w14:paraId="7F97A911" w14:textId="77777777" w:rsidR="004A0712" w:rsidRPr="008F45D0" w:rsidRDefault="004240D8">
      <w:pPr>
        <w:jc w:val="both"/>
        <w:rPr>
          <w:rFonts w:eastAsia="Times New Roman" w:cs="Times New Roman"/>
        </w:rPr>
      </w:pPr>
      <w:r w:rsidRPr="008F45D0">
        <w:rPr>
          <w:rFonts w:eastAsia="Times New Roman" w:cs="Times New Roman"/>
        </w:rPr>
        <w:t xml:space="preserve"> </w:t>
      </w:r>
    </w:p>
    <w:p w14:paraId="1F26CC98" w14:textId="77777777" w:rsidR="0051420B" w:rsidRPr="00442981" w:rsidRDefault="004240D8" w:rsidP="0051420B">
      <w:pPr>
        <w:jc w:val="center"/>
        <w:rPr>
          <w:moveTo w:id="396" w:author="Emeson Santos" w:date="2019-08-23T09:33:00Z"/>
          <w:rFonts w:eastAsia="Times New Roman" w:cs="Times New Roman"/>
          <w:b/>
          <w:sz w:val="28"/>
          <w:szCs w:val="28"/>
        </w:rPr>
      </w:pPr>
      <w:r w:rsidRPr="008F45D0">
        <w:rPr>
          <w:rFonts w:eastAsia="Times New Roman" w:cs="Times New Roman"/>
          <w:b/>
        </w:rPr>
        <w:t xml:space="preserve"> </w:t>
      </w:r>
      <w:moveToRangeStart w:id="397" w:author="Emeson Santos" w:date="2019-08-23T09:33:00Z" w:name="move17445236"/>
      <w:moveTo w:id="398" w:author="Emeson Santos" w:date="2019-08-23T09:33:00Z">
        <w:r w:rsidR="0051420B" w:rsidRPr="00442981">
          <w:rPr>
            <w:rFonts w:eastAsia="Times New Roman" w:cs="Times New Roman"/>
            <w:b/>
            <w:sz w:val="28"/>
            <w:szCs w:val="28"/>
          </w:rPr>
          <w:t>LISTA DE TABELAS</w:t>
        </w:r>
      </w:moveTo>
    </w:p>
    <w:p w14:paraId="2E8393A0" w14:textId="77777777" w:rsidR="0051420B" w:rsidRPr="00442981" w:rsidRDefault="0051420B" w:rsidP="0051420B">
      <w:pPr>
        <w:rPr>
          <w:moveTo w:id="399" w:author="Emeson Santos" w:date="2019-08-23T09:33:00Z"/>
          <w:rFonts w:eastAsia="Times New Roman" w:cs="Times New Roman"/>
          <w:b/>
          <w:sz w:val="28"/>
          <w:szCs w:val="28"/>
        </w:rPr>
      </w:pPr>
      <w:moveTo w:id="400" w:author="Emeson Santos" w:date="2019-08-23T09:33:00Z">
        <w:r w:rsidRPr="00442981">
          <w:rPr>
            <w:rFonts w:eastAsia="Times New Roman" w:cs="Times New Roman"/>
            <w:b/>
            <w:sz w:val="28"/>
            <w:szCs w:val="28"/>
          </w:rPr>
          <w:t xml:space="preserve"> </w:t>
        </w:r>
      </w:moveTo>
    </w:p>
    <w:p w14:paraId="08C321A4" w14:textId="77777777" w:rsidR="0051420B" w:rsidRPr="00442981" w:rsidRDefault="0051420B" w:rsidP="0051420B">
      <w:pPr>
        <w:jc w:val="both"/>
        <w:rPr>
          <w:moveTo w:id="401" w:author="Emeson Santos" w:date="2019-08-23T09:33:00Z"/>
          <w:rFonts w:eastAsia="Times New Roman" w:cs="Times New Roman"/>
          <w:b/>
        </w:rPr>
      </w:pPr>
      <w:moveTo w:id="402" w:author="Emeson Santos" w:date="2019-08-23T09:33:00Z">
        <w:r w:rsidRPr="00442981">
          <w:rPr>
            <w:rFonts w:eastAsia="Times New Roman" w:cs="Times New Roman"/>
            <w:b/>
          </w:rPr>
          <w:t xml:space="preserve"> </w:t>
        </w:r>
      </w:moveTo>
    </w:p>
    <w:p w14:paraId="40EE531D" w14:textId="77777777" w:rsidR="0051420B" w:rsidRPr="00442981" w:rsidRDefault="0051420B" w:rsidP="0051420B">
      <w:pPr>
        <w:jc w:val="both"/>
        <w:rPr>
          <w:moveTo w:id="403" w:author="Emeson Santos" w:date="2019-08-23T09:33:00Z"/>
          <w:rFonts w:eastAsia="Times New Roman" w:cs="Times New Roman"/>
        </w:rPr>
      </w:pPr>
      <w:moveTo w:id="404" w:author="Emeson Santos" w:date="2019-08-23T09:33:00Z">
        <w:r w:rsidRPr="00442981">
          <w:rPr>
            <w:rFonts w:eastAsia="Times New Roman" w:cs="Times New Roman"/>
            <w:b/>
          </w:rPr>
          <w:t>Tabela 1 –</w:t>
        </w:r>
        <w:r w:rsidRPr="00442981">
          <w:rPr>
            <w:rFonts w:eastAsia="Times New Roman" w:cs="Times New Roman"/>
          </w:rPr>
          <w:t xml:space="preserve"> Título da tabela...................................................................................................... 99</w:t>
        </w:r>
      </w:moveTo>
    </w:p>
    <w:p w14:paraId="11F764C4" w14:textId="77777777" w:rsidR="0051420B" w:rsidRPr="00442981" w:rsidRDefault="0051420B" w:rsidP="0051420B">
      <w:pPr>
        <w:jc w:val="both"/>
        <w:rPr>
          <w:moveTo w:id="405" w:author="Emeson Santos" w:date="2019-08-23T09:33:00Z"/>
          <w:rFonts w:eastAsia="Times New Roman" w:cs="Times New Roman"/>
        </w:rPr>
      </w:pPr>
      <w:moveTo w:id="406" w:author="Emeson Santos" w:date="2019-08-23T09:33:00Z">
        <w:r w:rsidRPr="00442981">
          <w:rPr>
            <w:rFonts w:eastAsia="Times New Roman" w:cs="Times New Roman"/>
            <w:b/>
          </w:rPr>
          <w:t>Tabela 2 –</w:t>
        </w:r>
        <w:r w:rsidRPr="00442981">
          <w:rPr>
            <w:rFonts w:eastAsia="Times New Roman" w:cs="Times New Roman"/>
          </w:rPr>
          <w:t xml:space="preserve"> Título da tabela...................................................................................................... 99</w:t>
        </w:r>
      </w:moveTo>
    </w:p>
    <w:moveToRangeEnd w:id="397"/>
    <w:p w14:paraId="783DEB28" w14:textId="77777777" w:rsidR="004A0712" w:rsidRPr="008F45D0" w:rsidRDefault="004A0712">
      <w:pPr>
        <w:jc w:val="center"/>
        <w:rPr>
          <w:rFonts w:eastAsia="Times New Roman" w:cs="Times New Roman"/>
          <w:b/>
        </w:rPr>
      </w:pPr>
    </w:p>
    <w:p w14:paraId="4DF61CE9" w14:textId="77777777" w:rsidR="0051420B" w:rsidRDefault="0051420B" w:rsidP="0051420B">
      <w:pPr>
        <w:jc w:val="center"/>
        <w:rPr>
          <w:ins w:id="407" w:author="Emeson Santos" w:date="2019-08-23T09:34:00Z"/>
          <w:rFonts w:eastAsia="Times New Roman" w:cs="Times New Roman"/>
          <w:b/>
          <w:sz w:val="28"/>
          <w:szCs w:val="28"/>
        </w:rPr>
      </w:pPr>
    </w:p>
    <w:p w14:paraId="64B11F17" w14:textId="744D20F4" w:rsidR="0051420B" w:rsidRPr="00442981" w:rsidRDefault="0051420B" w:rsidP="0051420B">
      <w:pPr>
        <w:jc w:val="center"/>
        <w:rPr>
          <w:ins w:id="408" w:author="Emeson Santos" w:date="2019-08-23T09:34:00Z"/>
          <w:rFonts w:eastAsia="Times New Roman" w:cs="Times New Roman"/>
          <w:b/>
          <w:sz w:val="28"/>
          <w:szCs w:val="28"/>
        </w:rPr>
      </w:pPr>
      <w:ins w:id="409" w:author="Emeson Santos" w:date="2019-08-23T09:34:00Z">
        <w:r w:rsidRPr="00442981">
          <w:rPr>
            <w:rFonts w:eastAsia="Times New Roman" w:cs="Times New Roman"/>
            <w:b/>
            <w:sz w:val="28"/>
            <w:szCs w:val="28"/>
          </w:rPr>
          <w:t>LISTA DE ABREVIATURAS E SIGLAS</w:t>
        </w:r>
      </w:ins>
    </w:p>
    <w:p w14:paraId="7A029EC7" w14:textId="77777777" w:rsidR="0051420B" w:rsidRPr="00442981" w:rsidRDefault="0051420B" w:rsidP="0051420B">
      <w:pPr>
        <w:ind w:right="400"/>
        <w:rPr>
          <w:ins w:id="410" w:author="Emeson Santos" w:date="2019-08-23T09:34:00Z"/>
          <w:rFonts w:eastAsia="Times New Roman" w:cs="Times New Roman"/>
        </w:rPr>
      </w:pPr>
      <w:ins w:id="411" w:author="Emeson Santos" w:date="2019-08-23T09:34:00Z">
        <w:r w:rsidRPr="00442981">
          <w:rPr>
            <w:rFonts w:eastAsia="Times New Roman" w:cs="Times New Roman"/>
          </w:rPr>
          <w:t xml:space="preserve"> </w:t>
        </w:r>
      </w:ins>
    </w:p>
    <w:p w14:paraId="519227EF" w14:textId="77777777" w:rsidR="0051420B" w:rsidRPr="00442981" w:rsidRDefault="0051420B" w:rsidP="0051420B">
      <w:pPr>
        <w:ind w:left="2880" w:right="400" w:hanging="1440"/>
        <w:rPr>
          <w:ins w:id="412" w:author="Emeson Santos" w:date="2019-08-23T09:34:00Z"/>
          <w:rFonts w:eastAsia="Times New Roman" w:cs="Times New Roman"/>
        </w:rPr>
      </w:pPr>
    </w:p>
    <w:p w14:paraId="6F12EE89" w14:textId="77777777" w:rsidR="0051420B" w:rsidRPr="00442981" w:rsidRDefault="0051420B" w:rsidP="0051420B">
      <w:pPr>
        <w:ind w:left="2880" w:right="400" w:hanging="1440"/>
        <w:rPr>
          <w:ins w:id="413" w:author="Emeson Santos" w:date="2019-08-23T09:34:00Z"/>
          <w:rFonts w:eastAsia="Times New Roman" w:cs="Times New Roman"/>
        </w:rPr>
      </w:pPr>
      <w:ins w:id="414" w:author="Emeson Santos" w:date="2019-08-23T09:34:00Z">
        <w:r w:rsidRPr="00442981">
          <w:rPr>
            <w:rFonts w:eastAsia="Times New Roman" w:cs="Times New Roman"/>
          </w:rPr>
          <w:t xml:space="preserve">UFS             </w:t>
        </w:r>
        <w:r w:rsidRPr="00442981">
          <w:rPr>
            <w:rFonts w:eastAsia="Times New Roman" w:cs="Times New Roman"/>
          </w:rPr>
          <w:tab/>
          <w:t>Universidade Federal de Sergipe</w:t>
        </w:r>
      </w:ins>
    </w:p>
    <w:p w14:paraId="4456017E" w14:textId="77777777" w:rsidR="0051420B" w:rsidRPr="00442981" w:rsidRDefault="0051420B" w:rsidP="0051420B">
      <w:pPr>
        <w:ind w:left="2880" w:right="400" w:hanging="1440"/>
        <w:rPr>
          <w:ins w:id="415" w:author="Emeson Santos" w:date="2019-08-23T09:34:00Z"/>
          <w:rFonts w:eastAsia="Times New Roman" w:cs="Times New Roman"/>
          <w:highlight w:val="white"/>
        </w:rPr>
      </w:pPr>
      <w:ins w:id="416" w:author="Emeson Santos" w:date="2019-08-23T09:34:00Z">
        <w:r w:rsidRPr="00442981">
          <w:rPr>
            <w:rFonts w:eastAsia="Times New Roman" w:cs="Times New Roman"/>
          </w:rPr>
          <w:t>BPM</w:t>
        </w:r>
        <w:r w:rsidRPr="00442981">
          <w:rPr>
            <w:rFonts w:eastAsia="Times New Roman" w:cs="Times New Roman"/>
          </w:rPr>
          <w:tab/>
        </w:r>
        <w:r w:rsidRPr="00442981">
          <w:rPr>
            <w:rFonts w:eastAsia="Times New Roman" w:cs="Times New Roman"/>
            <w:highlight w:val="white"/>
          </w:rPr>
          <w:t>Business Process Management</w:t>
        </w:r>
      </w:ins>
    </w:p>
    <w:p w14:paraId="32842534" w14:textId="77777777" w:rsidR="0051420B" w:rsidRPr="00442981" w:rsidRDefault="0051420B" w:rsidP="0051420B">
      <w:pPr>
        <w:ind w:left="2880" w:right="400" w:hanging="1440"/>
        <w:rPr>
          <w:ins w:id="417" w:author="Emeson Santos" w:date="2019-08-23T09:34:00Z"/>
          <w:rFonts w:eastAsia="Times New Roman" w:cs="Times New Roman"/>
          <w:highlight w:val="white"/>
        </w:rPr>
      </w:pPr>
      <w:ins w:id="418" w:author="Emeson Santos" w:date="2019-08-23T09:34:00Z">
        <w:r w:rsidRPr="00442981">
          <w:rPr>
            <w:rFonts w:eastAsia="Times New Roman" w:cs="Times New Roman"/>
            <w:highlight w:val="white"/>
          </w:rPr>
          <w:t>BPMN</w:t>
        </w:r>
        <w:r w:rsidRPr="00442981">
          <w:rPr>
            <w:rFonts w:eastAsia="Times New Roman" w:cs="Times New Roman"/>
            <w:highlight w:val="white"/>
          </w:rPr>
          <w:tab/>
          <w:t xml:space="preserve">Business Process Model and Notation </w:t>
        </w:r>
      </w:ins>
    </w:p>
    <w:p w14:paraId="1293FAFC" w14:textId="77777777" w:rsidR="0051420B" w:rsidRPr="00442981" w:rsidRDefault="0051420B" w:rsidP="0051420B">
      <w:pPr>
        <w:ind w:left="2880" w:right="400" w:hanging="1440"/>
        <w:rPr>
          <w:ins w:id="419" w:author="Emeson Santos" w:date="2019-08-23T09:34:00Z"/>
          <w:rFonts w:eastAsia="Times New Roman" w:cs="Times New Roman"/>
          <w:highlight w:val="white"/>
        </w:rPr>
      </w:pPr>
      <w:ins w:id="420" w:author="Emeson Santos" w:date="2019-08-23T09:34:00Z">
        <w:r w:rsidRPr="00442981">
          <w:rPr>
            <w:rFonts w:eastAsia="Times New Roman" w:cs="Times New Roman"/>
            <w:highlight w:val="white"/>
          </w:rPr>
          <w:t>TCC</w:t>
        </w:r>
        <w:r w:rsidRPr="00442981">
          <w:rPr>
            <w:rFonts w:eastAsia="Times New Roman" w:cs="Times New Roman"/>
            <w:highlight w:val="white"/>
          </w:rPr>
          <w:tab/>
          <w:t>Trabalho de conclusão de curso</w:t>
        </w:r>
      </w:ins>
    </w:p>
    <w:p w14:paraId="521046C6" w14:textId="77777777" w:rsidR="0051420B" w:rsidRPr="00442981" w:rsidRDefault="0051420B" w:rsidP="0051420B">
      <w:pPr>
        <w:ind w:left="2880" w:right="400" w:hanging="1440"/>
        <w:rPr>
          <w:ins w:id="421" w:author="Emeson Santos" w:date="2019-08-23T09:34:00Z"/>
          <w:rFonts w:eastAsia="Times New Roman" w:cs="Times New Roman"/>
          <w:highlight w:val="white"/>
        </w:rPr>
      </w:pPr>
      <w:ins w:id="422" w:author="Emeson Santos" w:date="2019-08-23T09:34:00Z">
        <w:r w:rsidRPr="00442981">
          <w:rPr>
            <w:rFonts w:eastAsia="Times New Roman" w:cs="Times New Roman"/>
            <w:highlight w:val="white"/>
          </w:rPr>
          <w:t>EPC</w:t>
        </w:r>
        <w:r w:rsidRPr="00442981">
          <w:rPr>
            <w:rFonts w:eastAsia="Times New Roman" w:cs="Times New Roman"/>
            <w:highlight w:val="white"/>
          </w:rPr>
          <w:tab/>
          <w:t xml:space="preserve"> Event driven process chain</w:t>
        </w:r>
      </w:ins>
    </w:p>
    <w:p w14:paraId="557800BB" w14:textId="77777777" w:rsidR="0051420B" w:rsidRPr="00442981" w:rsidRDefault="0051420B" w:rsidP="0051420B">
      <w:pPr>
        <w:ind w:left="2880" w:right="400" w:hanging="1440"/>
        <w:rPr>
          <w:ins w:id="423" w:author="Emeson Santos" w:date="2019-08-23T09:34:00Z"/>
          <w:rFonts w:eastAsia="Times New Roman" w:cs="Times New Roman"/>
          <w:highlight w:val="white"/>
        </w:rPr>
      </w:pPr>
      <w:ins w:id="424" w:author="Emeson Santos" w:date="2019-08-23T09:34:00Z">
        <w:r w:rsidRPr="00442981">
          <w:rPr>
            <w:rFonts w:eastAsia="Times New Roman" w:cs="Times New Roman"/>
            <w:highlight w:val="white"/>
          </w:rPr>
          <w:t>UML</w:t>
        </w:r>
        <w:r w:rsidRPr="00442981">
          <w:rPr>
            <w:rFonts w:eastAsia="Times New Roman" w:cs="Times New Roman"/>
            <w:highlight w:val="white"/>
          </w:rPr>
          <w:tab/>
          <w:t>Unified Modeling Language</w:t>
        </w:r>
      </w:ins>
    </w:p>
    <w:p w14:paraId="77C0E7DD" w14:textId="77777777" w:rsidR="0051420B" w:rsidRPr="00442981" w:rsidRDefault="0051420B" w:rsidP="0051420B">
      <w:pPr>
        <w:ind w:left="2880" w:right="400" w:hanging="1440"/>
        <w:rPr>
          <w:ins w:id="425" w:author="Emeson Santos" w:date="2019-08-23T09:34:00Z"/>
          <w:rFonts w:eastAsia="Times New Roman" w:cs="Times New Roman"/>
          <w:highlight w:val="white"/>
        </w:rPr>
      </w:pPr>
      <w:ins w:id="426" w:author="Emeson Santos" w:date="2019-08-23T09:34:00Z">
        <w:r w:rsidRPr="00442981">
          <w:rPr>
            <w:rFonts w:eastAsia="Times New Roman" w:cs="Times New Roman"/>
            <w:highlight w:val="white"/>
          </w:rPr>
          <w:t>IDEF</w:t>
        </w:r>
        <w:r w:rsidRPr="00442981">
          <w:rPr>
            <w:rFonts w:eastAsia="Times New Roman" w:cs="Times New Roman"/>
            <w:highlight w:val="white"/>
          </w:rPr>
          <w:tab/>
          <w:t>integrated definition language</w:t>
        </w:r>
      </w:ins>
    </w:p>
    <w:p w14:paraId="3E8BF2A2" w14:textId="77777777" w:rsidR="0051420B" w:rsidRPr="00442981" w:rsidRDefault="0051420B" w:rsidP="0051420B">
      <w:pPr>
        <w:ind w:left="2880" w:right="400" w:hanging="1440"/>
        <w:rPr>
          <w:ins w:id="427" w:author="Emeson Santos" w:date="2019-08-23T09:34:00Z"/>
          <w:rFonts w:eastAsia="Times New Roman" w:cs="Times New Roman"/>
          <w:highlight w:val="white"/>
        </w:rPr>
      </w:pPr>
      <w:ins w:id="428" w:author="Emeson Santos" w:date="2019-08-23T09:34:00Z">
        <w:r w:rsidRPr="00442981">
          <w:rPr>
            <w:rFonts w:eastAsia="Times New Roman" w:cs="Times New Roman"/>
            <w:highlight w:val="white"/>
          </w:rPr>
          <w:t>DSI</w:t>
        </w:r>
        <w:r w:rsidRPr="00442981">
          <w:rPr>
            <w:rFonts w:eastAsia="Times New Roman" w:cs="Times New Roman"/>
            <w:highlight w:val="white"/>
          </w:rPr>
          <w:tab/>
          <w:t>Departamento de Sistema de informação</w:t>
        </w:r>
      </w:ins>
    </w:p>
    <w:p w14:paraId="19E819AE" w14:textId="77777777" w:rsidR="0051420B" w:rsidRPr="00442981" w:rsidRDefault="0051420B" w:rsidP="0051420B">
      <w:pPr>
        <w:ind w:left="2880" w:right="400" w:hanging="1440"/>
        <w:rPr>
          <w:ins w:id="429" w:author="Emeson Santos" w:date="2019-08-23T09:34:00Z"/>
          <w:rFonts w:eastAsia="Times New Roman" w:cs="Times New Roman"/>
          <w:highlight w:val="white"/>
        </w:rPr>
      </w:pPr>
      <w:ins w:id="430" w:author="Emeson Santos" w:date="2019-08-23T09:34:00Z">
        <w:r w:rsidRPr="00442981">
          <w:rPr>
            <w:rFonts w:eastAsia="Times New Roman" w:cs="Times New Roman"/>
            <w:highlight w:val="white"/>
          </w:rPr>
          <w:t>DIPATRI</w:t>
        </w:r>
        <w:r w:rsidRPr="00442981">
          <w:rPr>
            <w:rFonts w:eastAsia="Times New Roman" w:cs="Times New Roman"/>
            <w:highlight w:val="white"/>
          </w:rPr>
          <w:tab/>
          <w:t>Divisão de Patrimônio</w:t>
        </w:r>
      </w:ins>
    </w:p>
    <w:p w14:paraId="782DE01B" w14:textId="77777777" w:rsidR="0051420B" w:rsidRPr="00442981" w:rsidRDefault="0051420B" w:rsidP="0051420B">
      <w:pPr>
        <w:ind w:left="2880" w:right="400" w:hanging="1440"/>
        <w:rPr>
          <w:ins w:id="431" w:author="Emeson Santos" w:date="2019-08-23T09:34:00Z"/>
          <w:rFonts w:eastAsia="Times New Roman" w:cs="Times New Roman"/>
          <w:highlight w:val="white"/>
        </w:rPr>
      </w:pPr>
      <w:ins w:id="432" w:author="Emeson Santos" w:date="2019-08-23T09:34:00Z">
        <w:r w:rsidRPr="00442981">
          <w:rPr>
            <w:rFonts w:eastAsia="Times New Roman" w:cs="Times New Roman"/>
            <w:highlight w:val="white"/>
          </w:rPr>
          <w:t>SIPAC</w:t>
        </w:r>
        <w:r w:rsidRPr="00442981">
          <w:rPr>
            <w:rFonts w:eastAsia="Times New Roman" w:cs="Times New Roman"/>
            <w:highlight w:val="white"/>
          </w:rPr>
          <w:tab/>
          <w:t xml:space="preserve">Sistema Integrado de Patrimônio Administração e Contratos </w:t>
        </w:r>
      </w:ins>
    </w:p>
    <w:p w14:paraId="12FB58FB" w14:textId="77777777" w:rsidR="0051420B" w:rsidRPr="00442981" w:rsidRDefault="0051420B" w:rsidP="0051420B">
      <w:pPr>
        <w:ind w:left="2880" w:right="400" w:hanging="1440"/>
        <w:rPr>
          <w:ins w:id="433" w:author="Emeson Santos" w:date="2019-08-23T09:34:00Z"/>
          <w:rFonts w:eastAsia="Times New Roman" w:cs="Times New Roman"/>
          <w:highlight w:val="white"/>
        </w:rPr>
      </w:pPr>
      <w:ins w:id="434" w:author="Emeson Santos" w:date="2019-08-23T09:34:00Z">
        <w:r w:rsidRPr="00442981">
          <w:rPr>
            <w:rFonts w:eastAsia="Times New Roman" w:cs="Times New Roman"/>
            <w:highlight w:val="white"/>
          </w:rPr>
          <w:t>SEAP</w:t>
        </w:r>
        <w:r w:rsidRPr="00442981">
          <w:rPr>
            <w:rFonts w:eastAsia="Times New Roman" w:cs="Times New Roman"/>
            <w:highlight w:val="white"/>
          </w:rPr>
          <w:tab/>
          <w:t>Secretaria Acadêmica Pedagógica</w:t>
        </w:r>
      </w:ins>
    </w:p>
    <w:p w14:paraId="4F9161AF" w14:textId="77777777" w:rsidR="0051420B" w:rsidRPr="00442981" w:rsidRDefault="0051420B" w:rsidP="0051420B">
      <w:pPr>
        <w:ind w:left="2880" w:right="400" w:hanging="1440"/>
        <w:rPr>
          <w:ins w:id="435" w:author="Emeson Santos" w:date="2019-08-23T09:34:00Z"/>
          <w:rFonts w:eastAsia="Times New Roman" w:cs="Times New Roman"/>
          <w:highlight w:val="white"/>
        </w:rPr>
      </w:pPr>
      <w:ins w:id="436" w:author="Emeson Santos" w:date="2019-08-23T09:34:00Z">
        <w:r w:rsidRPr="00442981">
          <w:rPr>
            <w:rFonts w:eastAsia="Times New Roman" w:cs="Times New Roman"/>
            <w:highlight w:val="white"/>
          </w:rPr>
          <w:t>DEAP</w:t>
        </w:r>
        <w:r w:rsidRPr="00442981">
          <w:rPr>
            <w:rFonts w:eastAsia="Times New Roman" w:cs="Times New Roman"/>
            <w:highlight w:val="white"/>
          </w:rPr>
          <w:tab/>
          <w:t xml:space="preserve">Departamento de Apoio Didático Pedagógico </w:t>
        </w:r>
      </w:ins>
    </w:p>
    <w:p w14:paraId="175D61E0" w14:textId="77777777" w:rsidR="0051420B" w:rsidRPr="00442981" w:rsidRDefault="0051420B" w:rsidP="0051420B">
      <w:pPr>
        <w:ind w:left="2880" w:right="400" w:hanging="1440"/>
        <w:rPr>
          <w:ins w:id="437" w:author="Emeson Santos" w:date="2019-08-23T09:34:00Z"/>
          <w:rFonts w:eastAsia="Times New Roman" w:cs="Times New Roman"/>
          <w:highlight w:val="white"/>
        </w:rPr>
      </w:pPr>
      <w:ins w:id="438" w:author="Emeson Santos" w:date="2019-08-23T09:34:00Z">
        <w:r w:rsidRPr="00442981">
          <w:rPr>
            <w:rFonts w:eastAsia="Times New Roman" w:cs="Times New Roman"/>
            <w:highlight w:val="white"/>
          </w:rPr>
          <w:t>DICAC</w:t>
        </w:r>
        <w:r w:rsidRPr="00442981">
          <w:rPr>
            <w:rFonts w:eastAsia="Times New Roman" w:cs="Times New Roman"/>
            <w:highlight w:val="white"/>
          </w:rPr>
          <w:tab/>
          <w:t>Divisão de Controle Acadêmico</w:t>
        </w:r>
      </w:ins>
    </w:p>
    <w:p w14:paraId="7480860B" w14:textId="77777777" w:rsidR="0051420B" w:rsidRPr="00442981" w:rsidRDefault="0051420B" w:rsidP="0051420B">
      <w:pPr>
        <w:ind w:left="2880" w:right="400" w:hanging="1440"/>
        <w:rPr>
          <w:ins w:id="439" w:author="Emeson Santos" w:date="2019-08-23T09:34:00Z"/>
          <w:rFonts w:eastAsia="Times New Roman" w:cs="Times New Roman"/>
          <w:highlight w:val="white"/>
        </w:rPr>
      </w:pPr>
      <w:ins w:id="440" w:author="Emeson Santos" w:date="2019-08-23T09:34:00Z">
        <w:r w:rsidRPr="00442981">
          <w:rPr>
            <w:rFonts w:eastAsia="Times New Roman" w:cs="Times New Roman"/>
            <w:highlight w:val="white"/>
          </w:rPr>
          <w:t>SECOM</w:t>
        </w:r>
        <w:r w:rsidRPr="00442981">
          <w:rPr>
            <w:rFonts w:eastAsia="Times New Roman" w:cs="Times New Roman"/>
            <w:highlight w:val="white"/>
          </w:rPr>
          <w:tab/>
          <w:t>Serviço Geral de Comunicação e Arquivo</w:t>
        </w:r>
      </w:ins>
    </w:p>
    <w:p w14:paraId="01A352A1" w14:textId="77777777" w:rsidR="0051420B" w:rsidRPr="00442981" w:rsidRDefault="0051420B" w:rsidP="0051420B">
      <w:pPr>
        <w:ind w:left="2880" w:right="400" w:hanging="1440"/>
        <w:rPr>
          <w:ins w:id="441" w:author="Emeson Santos" w:date="2019-08-23T09:34:00Z"/>
          <w:rFonts w:eastAsia="Times New Roman" w:cs="Times New Roman"/>
          <w:highlight w:val="white"/>
        </w:rPr>
      </w:pPr>
      <w:ins w:id="442" w:author="Emeson Santos" w:date="2019-08-23T09:34:00Z">
        <w:r w:rsidRPr="00442981">
          <w:rPr>
            <w:rFonts w:eastAsia="Times New Roman" w:cs="Times New Roman"/>
            <w:highlight w:val="white"/>
          </w:rPr>
          <w:t>DAA</w:t>
        </w:r>
        <w:r w:rsidRPr="00442981">
          <w:rPr>
            <w:rFonts w:eastAsia="Times New Roman" w:cs="Times New Roman"/>
            <w:highlight w:val="white"/>
          </w:rPr>
          <w:tab/>
          <w:t xml:space="preserve">Departamento de Administração Acadêmica </w:t>
        </w:r>
      </w:ins>
    </w:p>
    <w:p w14:paraId="71A59D10" w14:textId="77777777" w:rsidR="0051420B" w:rsidRPr="00442981" w:rsidRDefault="0051420B" w:rsidP="0051420B">
      <w:pPr>
        <w:ind w:left="2880" w:right="400" w:hanging="1440"/>
        <w:rPr>
          <w:ins w:id="443" w:author="Emeson Santos" w:date="2019-08-23T09:34:00Z"/>
          <w:rFonts w:eastAsia="Times New Roman" w:cs="Times New Roman"/>
          <w:highlight w:val="white"/>
        </w:rPr>
      </w:pPr>
      <w:ins w:id="444" w:author="Emeson Santos" w:date="2019-08-23T09:34:00Z">
        <w:r w:rsidRPr="00442981">
          <w:rPr>
            <w:rFonts w:eastAsia="Times New Roman" w:cs="Times New Roman"/>
            <w:highlight w:val="white"/>
          </w:rPr>
          <w:lastRenderedPageBreak/>
          <w:t>CONEPE</w:t>
        </w:r>
        <w:r w:rsidRPr="00442981">
          <w:rPr>
            <w:rFonts w:eastAsia="Times New Roman" w:cs="Times New Roman"/>
            <w:highlight w:val="white"/>
          </w:rPr>
          <w:tab/>
          <w:t>Conselho do Ensino da Pesquisa e da Extensão</w:t>
        </w:r>
      </w:ins>
    </w:p>
    <w:p w14:paraId="79875FF4" w14:textId="77777777" w:rsidR="0051420B" w:rsidRPr="00442981" w:rsidRDefault="0051420B" w:rsidP="0051420B">
      <w:pPr>
        <w:ind w:left="2880" w:right="400" w:hanging="1440"/>
        <w:rPr>
          <w:ins w:id="445" w:author="Emeson Santos" w:date="2019-08-23T09:34:00Z"/>
          <w:rFonts w:eastAsia="Times New Roman" w:cs="Times New Roman"/>
          <w:lang w:val="en-US"/>
        </w:rPr>
      </w:pPr>
      <w:ins w:id="446" w:author="Emeson Santos" w:date="2019-08-23T09:34:00Z">
        <w:r w:rsidRPr="00442981">
          <w:rPr>
            <w:rFonts w:eastAsia="Times New Roman" w:cs="Times New Roman"/>
            <w:highlight w:val="white"/>
          </w:rPr>
          <w:t>PNAFE</w:t>
        </w:r>
        <w:r w:rsidRPr="00442981">
          <w:rPr>
            <w:rFonts w:eastAsia="Times New Roman" w:cs="Times New Roman"/>
            <w:highlight w:val="white"/>
          </w:rPr>
          <w:tab/>
        </w:r>
        <w:r w:rsidRPr="00442981">
          <w:rPr>
            <w:rFonts w:eastAsia="Times New Roman" w:cs="Times New Roman"/>
          </w:rPr>
          <w:t>Programa Nacional de Apoio aos Fiscos Estaduais</w:t>
        </w:r>
        <w:r w:rsidRPr="00442981">
          <w:rPr>
            <w:rFonts w:eastAsia="Times New Roman" w:cs="Times New Roman"/>
            <w:lang w:val="en-US"/>
          </w:rPr>
          <w:t xml:space="preserve"> </w:t>
        </w:r>
      </w:ins>
    </w:p>
    <w:p w14:paraId="722DDE2B" w14:textId="75C0029D" w:rsidR="0051420B" w:rsidRPr="008F45D0" w:rsidDel="0051420B" w:rsidRDefault="0051420B">
      <w:pPr>
        <w:rPr>
          <w:del w:id="447" w:author="Emeson Santos" w:date="2019-08-23T09:34:00Z"/>
          <w:rFonts w:eastAsia="Times New Roman" w:cs="Times New Roman"/>
          <w:b/>
        </w:rPr>
      </w:pPr>
    </w:p>
    <w:p w14:paraId="35365A2F" w14:textId="66DB671C" w:rsidR="004A0712" w:rsidRPr="008F45D0" w:rsidDel="00647DAB" w:rsidRDefault="004240D8">
      <w:pPr>
        <w:rPr>
          <w:del w:id="448" w:author="Emeson Santos" w:date="2019-08-23T09:02:00Z"/>
          <w:rFonts w:eastAsia="Times New Roman" w:cs="Times New Roman"/>
          <w:b/>
          <w:sz w:val="28"/>
          <w:szCs w:val="28"/>
        </w:rPr>
        <w:pPrChange w:id="449" w:author="Emeson Santos" w:date="2019-08-23T09:35:00Z">
          <w:pPr>
            <w:jc w:val="center"/>
          </w:pPr>
        </w:pPrChange>
      </w:pPr>
      <w:del w:id="450" w:author="Emeson Santos" w:date="2019-08-23T09:02:00Z">
        <w:r w:rsidRPr="008F45D0" w:rsidDel="00647DAB">
          <w:rPr>
            <w:rFonts w:eastAsia="Times New Roman" w:cs="Times New Roman"/>
            <w:b/>
            <w:sz w:val="28"/>
            <w:szCs w:val="28"/>
          </w:rPr>
          <w:delText>LISTA DE FOTOGRAFIAS</w:delText>
        </w:r>
      </w:del>
    </w:p>
    <w:p w14:paraId="012E999D" w14:textId="1431FC42" w:rsidR="004A0712" w:rsidRPr="008F45D0" w:rsidDel="00647DAB" w:rsidRDefault="004240D8">
      <w:pPr>
        <w:rPr>
          <w:del w:id="451" w:author="Emeson Santos" w:date="2019-08-23T09:02:00Z"/>
          <w:rFonts w:eastAsia="Times New Roman" w:cs="Times New Roman"/>
          <w:b/>
          <w:sz w:val="28"/>
          <w:szCs w:val="28"/>
        </w:rPr>
      </w:pPr>
      <w:del w:id="452" w:author="Emeson Santos" w:date="2019-08-23T09:02:00Z">
        <w:r w:rsidRPr="008F45D0" w:rsidDel="00647DAB">
          <w:rPr>
            <w:rFonts w:eastAsia="Times New Roman" w:cs="Times New Roman"/>
            <w:b/>
            <w:sz w:val="28"/>
            <w:szCs w:val="28"/>
          </w:rPr>
          <w:delText xml:space="preserve"> </w:delText>
        </w:r>
      </w:del>
    </w:p>
    <w:p w14:paraId="73C7DC05" w14:textId="12897082" w:rsidR="004A0712" w:rsidRPr="008F45D0" w:rsidDel="00647DAB" w:rsidRDefault="004240D8">
      <w:pPr>
        <w:rPr>
          <w:del w:id="453" w:author="Emeson Santos" w:date="2019-08-23T09:02:00Z"/>
          <w:rFonts w:eastAsia="Times New Roman" w:cs="Times New Roman"/>
          <w:b/>
        </w:rPr>
        <w:pPrChange w:id="454" w:author="Emeson Santos" w:date="2019-08-23T09:35:00Z">
          <w:pPr>
            <w:jc w:val="both"/>
          </w:pPr>
        </w:pPrChange>
      </w:pPr>
      <w:del w:id="455" w:author="Emeson Santos" w:date="2019-08-23T09:02:00Z">
        <w:r w:rsidRPr="008F45D0" w:rsidDel="00647DAB">
          <w:rPr>
            <w:rFonts w:eastAsia="Times New Roman" w:cs="Times New Roman"/>
            <w:b/>
          </w:rPr>
          <w:delText xml:space="preserve"> </w:delText>
        </w:r>
      </w:del>
    </w:p>
    <w:p w14:paraId="5550B0AA" w14:textId="68E6E82A" w:rsidR="004A0712" w:rsidRPr="008F45D0" w:rsidDel="00647DAB" w:rsidRDefault="004240D8">
      <w:pPr>
        <w:rPr>
          <w:del w:id="456" w:author="Emeson Santos" w:date="2019-08-23T09:02:00Z"/>
          <w:rFonts w:eastAsia="Times New Roman" w:cs="Times New Roman"/>
        </w:rPr>
        <w:pPrChange w:id="457" w:author="Emeson Santos" w:date="2019-08-23T09:35:00Z">
          <w:pPr>
            <w:jc w:val="both"/>
          </w:pPr>
        </w:pPrChange>
      </w:pPr>
      <w:del w:id="458" w:author="Emeson Santos" w:date="2019-08-23T09:02:00Z">
        <w:r w:rsidRPr="008F45D0" w:rsidDel="00647DAB">
          <w:rPr>
            <w:rFonts w:eastAsia="Times New Roman" w:cs="Times New Roman"/>
            <w:b/>
          </w:rPr>
          <w:delText>Foto 1 –</w:delText>
        </w:r>
        <w:r w:rsidRPr="008F45D0" w:rsidDel="00647DAB">
          <w:rPr>
            <w:rFonts w:eastAsia="Times New Roman" w:cs="Times New Roman"/>
          </w:rPr>
          <w:delText xml:space="preserve"> Identificação da foto................................................................................................. 99</w:delText>
        </w:r>
      </w:del>
    </w:p>
    <w:p w14:paraId="13965116" w14:textId="68715124" w:rsidR="004A0712" w:rsidRPr="008F45D0" w:rsidDel="00647DAB" w:rsidRDefault="004240D8">
      <w:pPr>
        <w:rPr>
          <w:del w:id="459" w:author="Emeson Santos" w:date="2019-08-23T09:02:00Z"/>
          <w:rFonts w:eastAsia="Times New Roman" w:cs="Times New Roman"/>
        </w:rPr>
        <w:pPrChange w:id="460" w:author="Emeson Santos" w:date="2019-08-23T09:35:00Z">
          <w:pPr>
            <w:jc w:val="both"/>
          </w:pPr>
        </w:pPrChange>
      </w:pPr>
      <w:del w:id="461" w:author="Emeson Santos" w:date="2019-08-23T09:02:00Z">
        <w:r w:rsidRPr="008F45D0" w:rsidDel="00647DAB">
          <w:rPr>
            <w:rFonts w:eastAsia="Times New Roman" w:cs="Times New Roman"/>
            <w:b/>
          </w:rPr>
          <w:delText>Foto 2</w:delText>
        </w:r>
        <w:r w:rsidRPr="008F45D0" w:rsidDel="00647DAB">
          <w:rPr>
            <w:rFonts w:eastAsia="Times New Roman" w:cs="Times New Roman"/>
          </w:rPr>
          <w:delText xml:space="preserve"> – Identificação da foto................................................................................................. 99</w:delText>
        </w:r>
      </w:del>
    </w:p>
    <w:p w14:paraId="08B17EFB" w14:textId="5E42C94A" w:rsidR="004A0712" w:rsidRPr="008F45D0" w:rsidDel="00647DAB" w:rsidRDefault="004A0712">
      <w:pPr>
        <w:rPr>
          <w:del w:id="462" w:author="Emeson Santos" w:date="2019-08-23T09:02:00Z"/>
          <w:rFonts w:eastAsia="Times New Roman" w:cs="Times New Roman"/>
          <w:b/>
        </w:rPr>
      </w:pPr>
    </w:p>
    <w:p w14:paraId="1C610953" w14:textId="0755FEAE" w:rsidR="004A0712" w:rsidRPr="008F45D0" w:rsidDel="00647DAB" w:rsidRDefault="004240D8">
      <w:pPr>
        <w:rPr>
          <w:del w:id="463" w:author="Emeson Santos" w:date="2019-08-23T09:02:00Z"/>
          <w:rFonts w:eastAsia="Times New Roman" w:cs="Times New Roman"/>
          <w:b/>
          <w:sz w:val="28"/>
          <w:szCs w:val="28"/>
        </w:rPr>
        <w:pPrChange w:id="464" w:author="Emeson Santos" w:date="2019-08-23T09:35:00Z">
          <w:pPr>
            <w:jc w:val="center"/>
          </w:pPr>
        </w:pPrChange>
      </w:pPr>
      <w:del w:id="465" w:author="Emeson Santos" w:date="2019-08-23T09:02:00Z">
        <w:r w:rsidRPr="008F45D0" w:rsidDel="00647DAB">
          <w:rPr>
            <w:rFonts w:eastAsia="Times New Roman" w:cs="Times New Roman"/>
            <w:b/>
            <w:sz w:val="28"/>
            <w:szCs w:val="28"/>
          </w:rPr>
          <w:delText>LISTA DE GRÁFICOS</w:delText>
        </w:r>
      </w:del>
    </w:p>
    <w:p w14:paraId="51AF7A16" w14:textId="78A624E3" w:rsidR="004A0712" w:rsidRPr="008F45D0" w:rsidDel="00647DAB" w:rsidRDefault="004240D8">
      <w:pPr>
        <w:rPr>
          <w:del w:id="466" w:author="Emeson Santos" w:date="2019-08-23T09:02:00Z"/>
          <w:rFonts w:eastAsia="Times New Roman" w:cs="Times New Roman"/>
          <w:b/>
          <w:sz w:val="28"/>
          <w:szCs w:val="28"/>
        </w:rPr>
      </w:pPr>
      <w:del w:id="467" w:author="Emeson Santos" w:date="2019-08-23T09:02:00Z">
        <w:r w:rsidRPr="008F45D0" w:rsidDel="00647DAB">
          <w:rPr>
            <w:rFonts w:eastAsia="Times New Roman" w:cs="Times New Roman"/>
            <w:b/>
            <w:sz w:val="28"/>
            <w:szCs w:val="28"/>
          </w:rPr>
          <w:delText xml:space="preserve"> </w:delText>
        </w:r>
      </w:del>
    </w:p>
    <w:p w14:paraId="53EB7C07" w14:textId="30F6969E" w:rsidR="004A0712" w:rsidRPr="008F45D0" w:rsidDel="00647DAB" w:rsidRDefault="004240D8">
      <w:pPr>
        <w:rPr>
          <w:del w:id="468" w:author="Emeson Santos" w:date="2019-08-23T09:02:00Z"/>
          <w:rFonts w:eastAsia="Times New Roman" w:cs="Times New Roman"/>
          <w:b/>
          <w:sz w:val="28"/>
          <w:szCs w:val="28"/>
        </w:rPr>
      </w:pPr>
      <w:del w:id="469" w:author="Emeson Santos" w:date="2019-08-23T09:02:00Z">
        <w:r w:rsidRPr="008F45D0" w:rsidDel="00647DAB">
          <w:rPr>
            <w:rFonts w:eastAsia="Times New Roman" w:cs="Times New Roman"/>
            <w:b/>
            <w:sz w:val="28"/>
            <w:szCs w:val="28"/>
          </w:rPr>
          <w:delText xml:space="preserve"> </w:delText>
        </w:r>
      </w:del>
    </w:p>
    <w:p w14:paraId="0C01F0D0" w14:textId="69A079E8" w:rsidR="004A0712" w:rsidRPr="008F45D0" w:rsidDel="00647DAB" w:rsidRDefault="004240D8">
      <w:pPr>
        <w:rPr>
          <w:del w:id="470" w:author="Emeson Santos" w:date="2019-08-23T09:02:00Z"/>
          <w:rFonts w:eastAsia="Times New Roman" w:cs="Times New Roman"/>
        </w:rPr>
        <w:pPrChange w:id="471" w:author="Emeson Santos" w:date="2019-08-23T09:35:00Z">
          <w:pPr>
            <w:jc w:val="both"/>
          </w:pPr>
        </w:pPrChange>
      </w:pPr>
      <w:del w:id="472" w:author="Emeson Santos" w:date="2019-08-23T09:02:00Z">
        <w:r w:rsidRPr="008F45D0" w:rsidDel="00647DAB">
          <w:rPr>
            <w:rFonts w:eastAsia="Times New Roman" w:cs="Times New Roman"/>
            <w:b/>
          </w:rPr>
          <w:delText>Gráfico 1 –</w:delText>
        </w:r>
        <w:r w:rsidRPr="008F45D0" w:rsidDel="00647DAB">
          <w:rPr>
            <w:rFonts w:eastAsia="Times New Roman" w:cs="Times New Roman"/>
          </w:rPr>
          <w:delText xml:space="preserve"> Identificação do gráfico....................................................................................... 99</w:delText>
        </w:r>
      </w:del>
    </w:p>
    <w:p w14:paraId="41800DFD" w14:textId="1F73B476" w:rsidR="004A0712" w:rsidRPr="008F45D0" w:rsidDel="00647DAB" w:rsidRDefault="004240D8">
      <w:pPr>
        <w:rPr>
          <w:del w:id="473" w:author="Emeson Santos" w:date="2019-08-23T09:02:00Z"/>
          <w:rFonts w:eastAsia="Times New Roman" w:cs="Times New Roman"/>
        </w:rPr>
        <w:pPrChange w:id="474" w:author="Emeson Santos" w:date="2019-08-23T09:35:00Z">
          <w:pPr>
            <w:jc w:val="both"/>
          </w:pPr>
        </w:pPrChange>
      </w:pPr>
      <w:del w:id="475" w:author="Emeson Santos" w:date="2019-08-23T09:02:00Z">
        <w:r w:rsidRPr="008F45D0" w:rsidDel="00647DAB">
          <w:rPr>
            <w:rFonts w:eastAsia="Times New Roman" w:cs="Times New Roman"/>
            <w:b/>
          </w:rPr>
          <w:delText xml:space="preserve">Gráfico 2 – </w:delText>
        </w:r>
        <w:r w:rsidRPr="008F45D0" w:rsidDel="00647DAB">
          <w:rPr>
            <w:rFonts w:eastAsia="Times New Roman" w:cs="Times New Roman"/>
          </w:rPr>
          <w:delText>Identificação do gráfico....................................................................................... 99</w:delText>
        </w:r>
      </w:del>
    </w:p>
    <w:p w14:paraId="68A5861D" w14:textId="34DEDA5A" w:rsidR="004A0712" w:rsidRPr="008F45D0" w:rsidDel="00647DAB" w:rsidRDefault="004A0712">
      <w:pPr>
        <w:rPr>
          <w:del w:id="476" w:author="Emeson Santos" w:date="2019-08-23T09:02:00Z"/>
          <w:rFonts w:eastAsia="Times New Roman" w:cs="Times New Roman"/>
          <w:b/>
        </w:rPr>
      </w:pPr>
    </w:p>
    <w:p w14:paraId="3116F342" w14:textId="152803C7" w:rsidR="004A0712" w:rsidRPr="008F45D0" w:rsidDel="0051420B" w:rsidRDefault="004240D8">
      <w:pPr>
        <w:rPr>
          <w:del w:id="477" w:author="Emeson Santos" w:date="2019-08-23T09:34:00Z"/>
          <w:rFonts w:eastAsia="Times New Roman" w:cs="Times New Roman"/>
          <w:b/>
          <w:sz w:val="28"/>
          <w:szCs w:val="28"/>
        </w:rPr>
        <w:pPrChange w:id="478" w:author="Emeson Santos" w:date="2019-08-23T09:35:00Z">
          <w:pPr>
            <w:jc w:val="center"/>
          </w:pPr>
        </w:pPrChange>
      </w:pPr>
      <w:del w:id="479" w:author="Emeson Santos" w:date="2019-08-23T09:34:00Z">
        <w:r w:rsidRPr="008F45D0" w:rsidDel="0051420B">
          <w:rPr>
            <w:rFonts w:eastAsia="Times New Roman" w:cs="Times New Roman"/>
            <w:b/>
            <w:sz w:val="28"/>
            <w:szCs w:val="28"/>
          </w:rPr>
          <w:delText>LISTA DE QUADROS</w:delText>
        </w:r>
      </w:del>
    </w:p>
    <w:p w14:paraId="587EF3F5" w14:textId="2D551F3B" w:rsidR="004A0712" w:rsidRPr="008F45D0" w:rsidDel="0051420B" w:rsidRDefault="004240D8">
      <w:pPr>
        <w:rPr>
          <w:del w:id="480" w:author="Emeson Santos" w:date="2019-08-23T09:34:00Z"/>
          <w:rFonts w:eastAsia="Times New Roman" w:cs="Times New Roman"/>
          <w:b/>
          <w:sz w:val="28"/>
          <w:szCs w:val="28"/>
        </w:rPr>
      </w:pPr>
      <w:del w:id="481" w:author="Emeson Santos" w:date="2019-08-23T09:34:00Z">
        <w:r w:rsidRPr="008F45D0" w:rsidDel="0051420B">
          <w:rPr>
            <w:rFonts w:eastAsia="Times New Roman" w:cs="Times New Roman"/>
            <w:b/>
            <w:sz w:val="28"/>
            <w:szCs w:val="28"/>
          </w:rPr>
          <w:delText xml:space="preserve"> </w:delText>
        </w:r>
      </w:del>
    </w:p>
    <w:p w14:paraId="1961D4B3" w14:textId="38FFE9BC" w:rsidR="004A0712" w:rsidRPr="008F45D0" w:rsidDel="0051420B" w:rsidRDefault="004240D8">
      <w:pPr>
        <w:rPr>
          <w:del w:id="482" w:author="Emeson Santos" w:date="2019-08-23T09:34:00Z"/>
          <w:rFonts w:eastAsia="Times New Roman" w:cs="Times New Roman"/>
          <w:b/>
        </w:rPr>
        <w:pPrChange w:id="483" w:author="Emeson Santos" w:date="2019-08-23T09:35:00Z">
          <w:pPr>
            <w:jc w:val="both"/>
          </w:pPr>
        </w:pPrChange>
      </w:pPr>
      <w:del w:id="484" w:author="Emeson Santos" w:date="2019-08-23T09:34:00Z">
        <w:r w:rsidRPr="008F45D0" w:rsidDel="0051420B">
          <w:rPr>
            <w:rFonts w:eastAsia="Times New Roman" w:cs="Times New Roman"/>
            <w:b/>
          </w:rPr>
          <w:delText xml:space="preserve"> </w:delText>
        </w:r>
      </w:del>
    </w:p>
    <w:p w14:paraId="59299092" w14:textId="57BBAC45" w:rsidR="004A0712" w:rsidRPr="008F45D0" w:rsidDel="0051420B" w:rsidRDefault="004240D8">
      <w:pPr>
        <w:rPr>
          <w:del w:id="485" w:author="Emeson Santos" w:date="2019-08-23T09:34:00Z"/>
          <w:rFonts w:eastAsia="Times New Roman" w:cs="Times New Roman"/>
        </w:rPr>
        <w:pPrChange w:id="486" w:author="Emeson Santos" w:date="2019-08-23T09:35:00Z">
          <w:pPr>
            <w:jc w:val="both"/>
          </w:pPr>
        </w:pPrChange>
      </w:pPr>
      <w:del w:id="487" w:author="Emeson Santos" w:date="2019-08-23T09:34:00Z">
        <w:r w:rsidRPr="008F45D0" w:rsidDel="0051420B">
          <w:rPr>
            <w:rFonts w:eastAsia="Times New Roman" w:cs="Times New Roman"/>
            <w:b/>
          </w:rPr>
          <w:delText>Quadro 1 –</w:delText>
        </w:r>
        <w:r w:rsidRPr="008F45D0" w:rsidDel="0051420B">
          <w:rPr>
            <w:rFonts w:eastAsia="Times New Roman" w:cs="Times New Roman"/>
          </w:rPr>
          <w:delText xml:space="preserve"> Identificação do quadro....................................................................................... 99</w:delText>
        </w:r>
      </w:del>
    </w:p>
    <w:p w14:paraId="2A9C1E10" w14:textId="3A8F63A9" w:rsidR="004A0712" w:rsidRPr="008F45D0" w:rsidDel="0051420B" w:rsidRDefault="004240D8">
      <w:pPr>
        <w:rPr>
          <w:del w:id="488" w:author="Emeson Santos" w:date="2019-08-23T09:34:00Z"/>
          <w:rFonts w:eastAsia="Times New Roman" w:cs="Times New Roman"/>
        </w:rPr>
        <w:pPrChange w:id="489" w:author="Emeson Santos" w:date="2019-08-23T09:35:00Z">
          <w:pPr>
            <w:jc w:val="both"/>
          </w:pPr>
        </w:pPrChange>
      </w:pPr>
      <w:del w:id="490" w:author="Emeson Santos" w:date="2019-08-23T09:34:00Z">
        <w:r w:rsidRPr="008F45D0" w:rsidDel="0051420B">
          <w:rPr>
            <w:rFonts w:eastAsia="Times New Roman" w:cs="Times New Roman"/>
            <w:b/>
          </w:rPr>
          <w:delText>Quadro 2</w:delText>
        </w:r>
        <w:r w:rsidRPr="008F45D0" w:rsidDel="0051420B">
          <w:rPr>
            <w:rFonts w:eastAsia="Times New Roman" w:cs="Times New Roman"/>
          </w:rPr>
          <w:delText xml:space="preserve"> – Identificação do quadro....................................................................................... 99</w:delText>
        </w:r>
      </w:del>
    </w:p>
    <w:p w14:paraId="423A0A4E" w14:textId="29EF158D" w:rsidR="004A0712" w:rsidRPr="008F45D0" w:rsidDel="0051420B" w:rsidRDefault="004A0712">
      <w:pPr>
        <w:rPr>
          <w:del w:id="491" w:author="Emeson Santos" w:date="2019-08-23T09:34:00Z"/>
          <w:rFonts w:eastAsia="Times New Roman" w:cs="Times New Roman"/>
          <w:b/>
        </w:rPr>
      </w:pPr>
    </w:p>
    <w:p w14:paraId="47AA188B" w14:textId="393578BC" w:rsidR="004A0712" w:rsidRPr="008F45D0" w:rsidDel="0051420B" w:rsidRDefault="004240D8">
      <w:pPr>
        <w:rPr>
          <w:moveFrom w:id="492" w:author="Emeson Santos" w:date="2019-08-23T09:33:00Z"/>
          <w:rFonts w:eastAsia="Times New Roman" w:cs="Times New Roman"/>
          <w:b/>
          <w:sz w:val="28"/>
          <w:szCs w:val="28"/>
        </w:rPr>
        <w:pPrChange w:id="493" w:author="Emeson Santos" w:date="2019-08-23T09:35:00Z">
          <w:pPr>
            <w:jc w:val="center"/>
          </w:pPr>
        </w:pPrChange>
      </w:pPr>
      <w:moveFromRangeStart w:id="494" w:author="Emeson Santos" w:date="2019-08-23T09:33:00Z" w:name="move17445236"/>
      <w:moveFrom w:id="495" w:author="Emeson Santos" w:date="2019-08-23T09:33:00Z">
        <w:r w:rsidRPr="008F45D0" w:rsidDel="0051420B">
          <w:rPr>
            <w:rFonts w:eastAsia="Times New Roman" w:cs="Times New Roman"/>
            <w:b/>
            <w:sz w:val="28"/>
            <w:szCs w:val="28"/>
          </w:rPr>
          <w:t>LISTA DE TABELAS</w:t>
        </w:r>
      </w:moveFrom>
    </w:p>
    <w:p w14:paraId="637C6DE7" w14:textId="7CC0F2C3" w:rsidR="004A0712" w:rsidRPr="008F45D0" w:rsidDel="0051420B" w:rsidRDefault="004240D8">
      <w:pPr>
        <w:rPr>
          <w:moveFrom w:id="496" w:author="Emeson Santos" w:date="2019-08-23T09:33:00Z"/>
          <w:rFonts w:eastAsia="Times New Roman" w:cs="Times New Roman"/>
          <w:b/>
          <w:sz w:val="28"/>
          <w:szCs w:val="28"/>
        </w:rPr>
      </w:pPr>
      <w:moveFrom w:id="497" w:author="Emeson Santos" w:date="2019-08-23T09:33:00Z">
        <w:r w:rsidRPr="008F45D0" w:rsidDel="0051420B">
          <w:rPr>
            <w:rFonts w:eastAsia="Times New Roman" w:cs="Times New Roman"/>
            <w:b/>
            <w:sz w:val="28"/>
            <w:szCs w:val="28"/>
          </w:rPr>
          <w:t xml:space="preserve"> </w:t>
        </w:r>
      </w:moveFrom>
    </w:p>
    <w:p w14:paraId="379115DA" w14:textId="31E6700A" w:rsidR="004A0712" w:rsidRPr="008F45D0" w:rsidDel="0051420B" w:rsidRDefault="004240D8">
      <w:pPr>
        <w:rPr>
          <w:moveFrom w:id="498" w:author="Emeson Santos" w:date="2019-08-23T09:33:00Z"/>
          <w:rFonts w:eastAsia="Times New Roman" w:cs="Times New Roman"/>
          <w:b/>
        </w:rPr>
        <w:pPrChange w:id="499" w:author="Emeson Santos" w:date="2019-08-23T09:35:00Z">
          <w:pPr>
            <w:jc w:val="both"/>
          </w:pPr>
        </w:pPrChange>
      </w:pPr>
      <w:moveFrom w:id="500" w:author="Emeson Santos" w:date="2019-08-23T09:33:00Z">
        <w:r w:rsidRPr="008F45D0" w:rsidDel="0051420B">
          <w:rPr>
            <w:rFonts w:eastAsia="Times New Roman" w:cs="Times New Roman"/>
            <w:b/>
          </w:rPr>
          <w:t xml:space="preserve"> </w:t>
        </w:r>
      </w:moveFrom>
    </w:p>
    <w:p w14:paraId="54002B5A" w14:textId="36646F72" w:rsidR="004A0712" w:rsidRPr="008F45D0" w:rsidDel="0051420B" w:rsidRDefault="004240D8">
      <w:pPr>
        <w:rPr>
          <w:moveFrom w:id="501" w:author="Emeson Santos" w:date="2019-08-23T09:33:00Z"/>
          <w:rFonts w:eastAsia="Times New Roman" w:cs="Times New Roman"/>
        </w:rPr>
        <w:pPrChange w:id="502" w:author="Emeson Santos" w:date="2019-08-23T09:35:00Z">
          <w:pPr>
            <w:jc w:val="both"/>
          </w:pPr>
        </w:pPrChange>
      </w:pPr>
      <w:moveFrom w:id="503" w:author="Emeson Santos" w:date="2019-08-23T09:33:00Z">
        <w:r w:rsidRPr="008F45D0" w:rsidDel="0051420B">
          <w:rPr>
            <w:rFonts w:eastAsia="Times New Roman" w:cs="Times New Roman"/>
            <w:b/>
          </w:rPr>
          <w:t>Tabela 1 –</w:t>
        </w:r>
        <w:r w:rsidRPr="008F45D0" w:rsidDel="0051420B">
          <w:rPr>
            <w:rFonts w:eastAsia="Times New Roman" w:cs="Times New Roman"/>
          </w:rPr>
          <w:t xml:space="preserve"> Título da tabela...................................................................................................... 99</w:t>
        </w:r>
      </w:moveFrom>
    </w:p>
    <w:p w14:paraId="258C0FC3" w14:textId="1087D027" w:rsidR="004A0712" w:rsidRPr="008F45D0" w:rsidDel="0051420B" w:rsidRDefault="004240D8">
      <w:pPr>
        <w:rPr>
          <w:moveFrom w:id="504" w:author="Emeson Santos" w:date="2019-08-23T09:33:00Z"/>
          <w:rFonts w:eastAsia="Times New Roman" w:cs="Times New Roman"/>
        </w:rPr>
        <w:pPrChange w:id="505" w:author="Emeson Santos" w:date="2019-08-23T09:35:00Z">
          <w:pPr>
            <w:jc w:val="both"/>
          </w:pPr>
        </w:pPrChange>
      </w:pPr>
      <w:moveFrom w:id="506" w:author="Emeson Santos" w:date="2019-08-23T09:33:00Z">
        <w:r w:rsidRPr="008F45D0" w:rsidDel="0051420B">
          <w:rPr>
            <w:rFonts w:eastAsia="Times New Roman" w:cs="Times New Roman"/>
            <w:b/>
          </w:rPr>
          <w:t>Tabela 2 –</w:t>
        </w:r>
        <w:r w:rsidRPr="008F45D0" w:rsidDel="0051420B">
          <w:rPr>
            <w:rFonts w:eastAsia="Times New Roman" w:cs="Times New Roman"/>
          </w:rPr>
          <w:t xml:space="preserve"> Título da tabela...................................................................................................... 99</w:t>
        </w:r>
      </w:moveFrom>
    </w:p>
    <w:p w14:paraId="09456D2E" w14:textId="4549113B" w:rsidR="004A0712" w:rsidRPr="008F45D0" w:rsidRDefault="004240D8">
      <w:pPr>
        <w:rPr>
          <w:rFonts w:eastAsia="Times New Roman" w:cs="Times New Roman"/>
          <w:b/>
        </w:rPr>
        <w:pPrChange w:id="507" w:author="Emeson Santos" w:date="2019-08-23T09:35:00Z">
          <w:pPr>
            <w:jc w:val="center"/>
          </w:pPr>
        </w:pPrChange>
      </w:pPr>
      <w:moveFrom w:id="508" w:author="Emeson Santos" w:date="2019-08-23T09:33:00Z">
        <w:r w:rsidRPr="008F45D0" w:rsidDel="0051420B">
          <w:rPr>
            <w:rFonts w:eastAsia="Times New Roman" w:cs="Times New Roman"/>
            <w:b/>
          </w:rPr>
          <w:t xml:space="preserve"> </w:t>
        </w:r>
      </w:moveFrom>
      <w:moveFromRangeEnd w:id="494"/>
    </w:p>
    <w:p w14:paraId="477A402C" w14:textId="77777777" w:rsidR="004A0712" w:rsidRPr="008F45D0" w:rsidRDefault="004240D8">
      <w:pPr>
        <w:jc w:val="center"/>
        <w:rPr>
          <w:rFonts w:eastAsia="Times New Roman" w:cs="Times New Roman"/>
          <w:b/>
        </w:rPr>
      </w:pPr>
      <w:r w:rsidRPr="008F45D0">
        <w:rPr>
          <w:rFonts w:eastAsia="Times New Roman" w:cs="Times New Roman"/>
          <w:b/>
        </w:rPr>
        <w:t xml:space="preserve"> </w:t>
      </w:r>
    </w:p>
    <w:p w14:paraId="37FCB63F" w14:textId="77777777" w:rsidR="004A0712" w:rsidRPr="008F45D0" w:rsidRDefault="004240D8">
      <w:pPr>
        <w:jc w:val="both"/>
        <w:rPr>
          <w:rFonts w:eastAsia="Times New Roman" w:cs="Times New Roman"/>
          <w:b/>
        </w:rPr>
      </w:pPr>
      <w:r w:rsidRPr="008F45D0">
        <w:rPr>
          <w:rFonts w:eastAsia="Times New Roman" w:cs="Times New Roman"/>
          <w:b/>
        </w:rPr>
        <w:t xml:space="preserve"> </w:t>
      </w:r>
    </w:p>
    <w:p w14:paraId="74E855B1" w14:textId="77777777" w:rsidR="004A0712" w:rsidRPr="008F45D0" w:rsidRDefault="004A0712">
      <w:pPr>
        <w:rPr>
          <w:rFonts w:eastAsia="Times New Roman" w:cs="Times New Roman"/>
          <w:b/>
        </w:rPr>
      </w:pPr>
    </w:p>
    <w:p w14:paraId="102C5A18" w14:textId="2E0392E1" w:rsidR="004A0712" w:rsidRPr="008F45D0" w:rsidDel="000C3555" w:rsidRDefault="004240D8" w:rsidP="000C3555">
      <w:pPr>
        <w:jc w:val="center"/>
        <w:rPr>
          <w:del w:id="509" w:author="Emeson Santos" w:date="2019-08-23T08:42:00Z"/>
          <w:rFonts w:eastAsia="Times New Roman" w:cs="Times New Roman"/>
          <w:b/>
          <w:sz w:val="28"/>
          <w:szCs w:val="28"/>
        </w:rPr>
      </w:pPr>
      <w:del w:id="510" w:author="Emeson Santos" w:date="2019-08-23T08:42:00Z">
        <w:r w:rsidRPr="008F45D0" w:rsidDel="000C3555">
          <w:rPr>
            <w:rFonts w:eastAsia="Times New Roman" w:cs="Times New Roman"/>
            <w:b/>
            <w:sz w:val="28"/>
            <w:szCs w:val="28"/>
          </w:rPr>
          <w:delText>LISTA DE ABREVIATURAS E SIGLAS</w:delText>
        </w:r>
      </w:del>
    </w:p>
    <w:p w14:paraId="741F03BA" w14:textId="375B8B9C" w:rsidR="004A0712" w:rsidRPr="008F45D0" w:rsidDel="000C3555" w:rsidRDefault="004240D8" w:rsidP="006841ED">
      <w:pPr>
        <w:rPr>
          <w:del w:id="511" w:author="Emeson Santos" w:date="2019-08-23T08:42:00Z"/>
          <w:rFonts w:eastAsia="Times New Roman" w:cs="Times New Roman"/>
        </w:rPr>
      </w:pPr>
      <w:del w:id="512" w:author="Emeson Santos" w:date="2019-08-23T08:42:00Z">
        <w:r w:rsidRPr="008F45D0" w:rsidDel="000C3555">
          <w:rPr>
            <w:rFonts w:eastAsia="Times New Roman" w:cs="Times New Roman"/>
            <w:b/>
            <w:sz w:val="28"/>
            <w:szCs w:val="28"/>
          </w:rPr>
          <w:delText xml:space="preserve"> </w:delText>
        </w:r>
      </w:del>
    </w:p>
    <w:p w14:paraId="64DEF4D3" w14:textId="16202DE6" w:rsidR="004A0712" w:rsidRPr="008F45D0" w:rsidDel="000C3555" w:rsidRDefault="004240D8" w:rsidP="006841ED">
      <w:pPr>
        <w:ind w:left="1440" w:right="400" w:hanging="1440"/>
        <w:rPr>
          <w:del w:id="513" w:author="Emeson Santos" w:date="2019-08-23T08:42:00Z"/>
          <w:rFonts w:eastAsia="Times New Roman" w:cs="Times New Roman"/>
        </w:rPr>
      </w:pPr>
      <w:del w:id="514" w:author="Emeson Santos" w:date="2019-08-23T08:42:00Z">
        <w:r w:rsidRPr="008F45D0" w:rsidDel="000C3555">
          <w:rPr>
            <w:rFonts w:eastAsia="Times New Roman" w:cs="Times New Roman"/>
          </w:rPr>
          <w:delText xml:space="preserve">CFE             </w:delText>
        </w:r>
        <w:r w:rsidRPr="008F45D0" w:rsidDel="000C3555">
          <w:rPr>
            <w:rFonts w:eastAsia="Times New Roman" w:cs="Times New Roman"/>
          </w:rPr>
          <w:tab/>
          <w:delText>Conselho Federal de Educação</w:delText>
        </w:r>
      </w:del>
    </w:p>
    <w:p w14:paraId="58631F0A" w14:textId="2151A759" w:rsidR="004A0712" w:rsidRPr="008F45D0" w:rsidDel="000C3555" w:rsidRDefault="004240D8" w:rsidP="006841ED">
      <w:pPr>
        <w:ind w:left="1440" w:right="400" w:hanging="1440"/>
        <w:rPr>
          <w:del w:id="515" w:author="Emeson Santos" w:date="2019-08-23T08:42:00Z"/>
          <w:rFonts w:eastAsia="Times New Roman" w:cs="Times New Roman"/>
        </w:rPr>
      </w:pPr>
      <w:del w:id="516" w:author="Emeson Santos" w:date="2019-08-23T08:42:00Z">
        <w:r w:rsidRPr="008F45D0" w:rsidDel="000C3555">
          <w:rPr>
            <w:rFonts w:eastAsia="Times New Roman" w:cs="Times New Roman"/>
          </w:rPr>
          <w:delText xml:space="preserve">CNPq          </w:delText>
        </w:r>
        <w:r w:rsidRPr="008F45D0" w:rsidDel="000C3555">
          <w:rPr>
            <w:rFonts w:eastAsia="Times New Roman" w:cs="Times New Roman"/>
          </w:rPr>
          <w:tab/>
          <w:delText>Conselho Nacional de Desenvolvimento Científico e Tecnológico</w:delText>
        </w:r>
      </w:del>
    </w:p>
    <w:p w14:paraId="6DAA9B0C" w14:textId="5C0D92FB" w:rsidR="004A0712" w:rsidRPr="008F45D0" w:rsidDel="000C3555" w:rsidRDefault="004240D8" w:rsidP="006841ED">
      <w:pPr>
        <w:ind w:left="1440" w:right="400" w:hanging="1440"/>
        <w:rPr>
          <w:del w:id="517" w:author="Emeson Santos" w:date="2019-08-23T08:42:00Z"/>
          <w:rFonts w:eastAsia="Times New Roman" w:cs="Times New Roman"/>
        </w:rPr>
      </w:pPr>
      <w:del w:id="518" w:author="Emeson Santos" w:date="2019-08-23T08:42:00Z">
        <w:r w:rsidRPr="008F45D0" w:rsidDel="000C3555">
          <w:rPr>
            <w:rFonts w:eastAsia="Times New Roman" w:cs="Times New Roman"/>
          </w:rPr>
          <w:delText xml:space="preserve">IBGE           </w:delText>
        </w:r>
        <w:r w:rsidRPr="008F45D0" w:rsidDel="000C3555">
          <w:rPr>
            <w:rFonts w:eastAsia="Times New Roman" w:cs="Times New Roman"/>
          </w:rPr>
          <w:tab/>
          <w:delText>Instituto Brasileiro de Geografia e Estatística</w:delText>
        </w:r>
      </w:del>
    </w:p>
    <w:p w14:paraId="450B0216" w14:textId="35FF9803" w:rsidR="004A0712" w:rsidRPr="008F45D0" w:rsidDel="000C3555" w:rsidRDefault="004240D8" w:rsidP="006841ED">
      <w:pPr>
        <w:ind w:left="1440" w:right="400" w:hanging="1440"/>
        <w:rPr>
          <w:del w:id="519" w:author="Emeson Santos" w:date="2019-08-23T08:42:00Z"/>
          <w:rFonts w:eastAsia="Times New Roman" w:cs="Times New Roman"/>
        </w:rPr>
      </w:pPr>
      <w:del w:id="520" w:author="Emeson Santos" w:date="2019-08-23T08:42:00Z">
        <w:r w:rsidRPr="008F45D0" w:rsidDel="000C3555">
          <w:rPr>
            <w:rFonts w:eastAsia="Times New Roman" w:cs="Times New Roman"/>
          </w:rPr>
          <w:delText xml:space="preserve">MEC           </w:delText>
        </w:r>
        <w:r w:rsidRPr="008F45D0" w:rsidDel="000C3555">
          <w:rPr>
            <w:rFonts w:eastAsia="Times New Roman" w:cs="Times New Roman"/>
          </w:rPr>
          <w:tab/>
          <w:delText>Ministério de Educação e Cultura</w:delText>
        </w:r>
      </w:del>
    </w:p>
    <w:p w14:paraId="525BE107" w14:textId="480EA9E2" w:rsidR="004A0712" w:rsidRPr="008F45D0" w:rsidDel="000C3555" w:rsidRDefault="004240D8" w:rsidP="006841ED">
      <w:pPr>
        <w:ind w:left="1440" w:right="400" w:hanging="1440"/>
        <w:rPr>
          <w:del w:id="521" w:author="Emeson Santos" w:date="2019-08-23T08:42:00Z"/>
          <w:rFonts w:eastAsia="Times New Roman" w:cs="Times New Roman"/>
          <w:i/>
        </w:rPr>
      </w:pPr>
      <w:del w:id="522" w:author="Emeson Santos" w:date="2019-08-23T08:42:00Z">
        <w:r w:rsidRPr="008F45D0" w:rsidDel="000C3555">
          <w:rPr>
            <w:rFonts w:eastAsia="Times New Roman" w:cs="Times New Roman"/>
          </w:rPr>
          <w:delText xml:space="preserve">NATIS        </w:delText>
        </w:r>
        <w:r w:rsidRPr="008F45D0" w:rsidDel="000C3555">
          <w:rPr>
            <w:rFonts w:eastAsia="Times New Roman" w:cs="Times New Roman"/>
          </w:rPr>
          <w:tab/>
        </w:r>
        <w:r w:rsidRPr="008F45D0" w:rsidDel="000C3555">
          <w:rPr>
            <w:rFonts w:eastAsia="Times New Roman" w:cs="Times New Roman"/>
            <w:i/>
          </w:rPr>
          <w:delText>National Information Systems</w:delText>
        </w:r>
      </w:del>
    </w:p>
    <w:p w14:paraId="29D4BDFC" w14:textId="66D1E446" w:rsidR="004A0712" w:rsidRPr="008F45D0" w:rsidDel="000C3555" w:rsidRDefault="004240D8" w:rsidP="006841ED">
      <w:pPr>
        <w:ind w:left="1440" w:right="400" w:hanging="1440"/>
        <w:rPr>
          <w:del w:id="523" w:author="Emeson Santos" w:date="2019-08-23T08:42:00Z"/>
          <w:rFonts w:eastAsia="Times New Roman" w:cs="Times New Roman"/>
        </w:rPr>
      </w:pPr>
      <w:del w:id="524" w:author="Emeson Santos" w:date="2019-08-23T08:42:00Z">
        <w:r w:rsidRPr="008F45D0" w:rsidDel="000C3555">
          <w:rPr>
            <w:rFonts w:eastAsia="Times New Roman" w:cs="Times New Roman"/>
          </w:rPr>
          <w:delText xml:space="preserve">OEA            </w:delText>
        </w:r>
        <w:r w:rsidRPr="008F45D0" w:rsidDel="000C3555">
          <w:rPr>
            <w:rFonts w:eastAsia="Times New Roman" w:cs="Times New Roman"/>
          </w:rPr>
          <w:tab/>
          <w:delText>Organização dos Estados Americanos</w:delText>
        </w:r>
      </w:del>
    </w:p>
    <w:p w14:paraId="61892A5C" w14:textId="33CE02A0" w:rsidR="004A0712" w:rsidRPr="008F45D0" w:rsidDel="000C3555" w:rsidRDefault="004240D8" w:rsidP="006841ED">
      <w:pPr>
        <w:ind w:left="1440" w:right="400" w:hanging="1440"/>
        <w:rPr>
          <w:del w:id="525" w:author="Emeson Santos" w:date="2019-08-23T08:42:00Z"/>
          <w:rFonts w:eastAsia="Times New Roman" w:cs="Times New Roman"/>
        </w:rPr>
      </w:pPr>
      <w:del w:id="526" w:author="Emeson Santos" w:date="2019-08-23T08:42:00Z">
        <w:r w:rsidRPr="008F45D0" w:rsidDel="000C3555">
          <w:rPr>
            <w:rFonts w:eastAsia="Times New Roman" w:cs="Times New Roman"/>
          </w:rPr>
          <w:delText xml:space="preserve">SUDENE    </w:delText>
        </w:r>
        <w:r w:rsidRPr="008F45D0" w:rsidDel="000C3555">
          <w:rPr>
            <w:rFonts w:eastAsia="Times New Roman" w:cs="Times New Roman"/>
          </w:rPr>
          <w:tab/>
          <w:delText>Superintendência de Desenvolvimento do Nordeste</w:delText>
        </w:r>
      </w:del>
    </w:p>
    <w:p w14:paraId="662B0601" w14:textId="2CBA20F8" w:rsidR="004A0712" w:rsidRPr="008F45D0" w:rsidDel="000C3555" w:rsidRDefault="004240D8" w:rsidP="006841ED">
      <w:pPr>
        <w:ind w:left="1440" w:right="400" w:hanging="1440"/>
        <w:rPr>
          <w:del w:id="527" w:author="Emeson Santos" w:date="2019-08-23T08:42:00Z"/>
          <w:rFonts w:eastAsia="Times New Roman" w:cs="Times New Roman"/>
          <w:lang w:val="en-US"/>
        </w:rPr>
      </w:pPr>
      <w:del w:id="528" w:author="Emeson Santos" w:date="2019-08-23T08:42:00Z">
        <w:r w:rsidRPr="008F45D0" w:rsidDel="000C3555">
          <w:rPr>
            <w:rFonts w:eastAsia="Times New Roman" w:cs="Times New Roman"/>
            <w:lang w:val="en-US"/>
          </w:rPr>
          <w:delText xml:space="preserve">UFS             </w:delText>
        </w:r>
        <w:r w:rsidRPr="008F45D0" w:rsidDel="000C3555">
          <w:rPr>
            <w:rFonts w:eastAsia="Times New Roman" w:cs="Times New Roman"/>
            <w:lang w:val="en-US"/>
          </w:rPr>
          <w:tab/>
          <w:delText>Universidade Federal de Sergipe</w:delText>
        </w:r>
      </w:del>
    </w:p>
    <w:p w14:paraId="1B923480" w14:textId="3A4DE156" w:rsidR="004A0712" w:rsidRPr="008F45D0" w:rsidDel="000C3555" w:rsidRDefault="004240D8" w:rsidP="006841ED">
      <w:pPr>
        <w:ind w:left="1440" w:right="400" w:hanging="1440"/>
        <w:rPr>
          <w:del w:id="529" w:author="Emeson Santos" w:date="2019-08-23T08:42:00Z"/>
          <w:rFonts w:eastAsia="Times New Roman" w:cs="Times New Roman"/>
          <w:i/>
          <w:lang w:val="en-US"/>
        </w:rPr>
      </w:pPr>
      <w:del w:id="530" w:author="Emeson Santos" w:date="2019-08-23T08:42:00Z">
        <w:r w:rsidRPr="008F45D0" w:rsidDel="000C3555">
          <w:rPr>
            <w:rFonts w:eastAsia="Times New Roman" w:cs="Times New Roman"/>
            <w:lang w:val="en-US"/>
          </w:rPr>
          <w:delText xml:space="preserve">UNESCO    </w:delText>
        </w:r>
        <w:r w:rsidRPr="008F45D0" w:rsidDel="000C3555">
          <w:rPr>
            <w:rFonts w:eastAsia="Times New Roman" w:cs="Times New Roman"/>
            <w:lang w:val="en-US"/>
          </w:rPr>
          <w:tab/>
        </w:r>
        <w:r w:rsidRPr="008F45D0" w:rsidDel="000C3555">
          <w:rPr>
            <w:rFonts w:eastAsia="Times New Roman" w:cs="Times New Roman"/>
            <w:i/>
            <w:lang w:val="en-US"/>
          </w:rPr>
          <w:delText>United Nation Educational, Scientific and Cultural Organization</w:delText>
        </w:r>
      </w:del>
    </w:p>
    <w:p w14:paraId="62EB7C30" w14:textId="14E0BD50" w:rsidR="000C3555" w:rsidRPr="008F45D0" w:rsidDel="000C3555" w:rsidRDefault="004240D8">
      <w:pPr>
        <w:ind w:left="2880" w:right="400" w:hanging="1440"/>
        <w:rPr>
          <w:del w:id="531" w:author="Emeson Santos" w:date="2019-08-23T08:42:00Z"/>
          <w:rFonts w:eastAsia="Times New Roman" w:cs="Times New Roman"/>
          <w:lang w:val="en-US"/>
        </w:rPr>
      </w:pPr>
      <w:del w:id="532" w:author="Emeson Santos" w:date="2019-08-23T09:34:00Z">
        <w:r w:rsidRPr="008F45D0" w:rsidDel="0051420B">
          <w:rPr>
            <w:rFonts w:eastAsia="Times New Roman" w:cs="Times New Roman"/>
            <w:lang w:val="en-US"/>
          </w:rPr>
          <w:delText xml:space="preserve"> </w:delText>
        </w:r>
      </w:del>
    </w:p>
    <w:p w14:paraId="139DF685" w14:textId="77777777" w:rsidR="004A0712" w:rsidRPr="008F45D0" w:rsidDel="000C3555" w:rsidRDefault="004A0712">
      <w:pPr>
        <w:rPr>
          <w:del w:id="533" w:author="Emeson Santos" w:date="2019-08-23T08:42:00Z"/>
          <w:rFonts w:eastAsia="Times New Roman" w:cs="Times New Roman"/>
          <w:lang w:val="en-US"/>
        </w:rPr>
      </w:pPr>
    </w:p>
    <w:p w14:paraId="2E0713A6" w14:textId="7C14A630" w:rsidR="004A0712" w:rsidRPr="008F45D0" w:rsidDel="000C3555" w:rsidRDefault="004240D8">
      <w:pPr>
        <w:ind w:right="80"/>
        <w:jc w:val="center"/>
        <w:rPr>
          <w:del w:id="534" w:author="Emeson Santos" w:date="2019-08-23T08:42:00Z"/>
          <w:rFonts w:eastAsia="Times New Roman" w:cs="Times New Roman"/>
          <w:b/>
          <w:sz w:val="28"/>
          <w:szCs w:val="28"/>
        </w:rPr>
      </w:pPr>
      <w:del w:id="535" w:author="Emeson Santos" w:date="2019-08-23T08:42:00Z">
        <w:r w:rsidRPr="008F45D0" w:rsidDel="000C3555">
          <w:rPr>
            <w:rFonts w:eastAsia="Times New Roman" w:cs="Times New Roman"/>
            <w:b/>
            <w:sz w:val="28"/>
            <w:szCs w:val="28"/>
          </w:rPr>
          <w:delText xml:space="preserve">LISTA DE NOTAÇÕES E SÍMBOLOS </w:delText>
        </w:r>
      </w:del>
    </w:p>
    <w:p w14:paraId="60899E25" w14:textId="7340E272" w:rsidR="004A0712" w:rsidRPr="008F45D0" w:rsidDel="000C3555" w:rsidRDefault="004240D8">
      <w:pPr>
        <w:ind w:right="80"/>
        <w:rPr>
          <w:del w:id="536" w:author="Emeson Santos" w:date="2019-08-23T08:42:00Z"/>
          <w:rFonts w:eastAsia="Times New Roman" w:cs="Times New Roman"/>
          <w:b/>
        </w:rPr>
      </w:pPr>
      <w:del w:id="537" w:author="Emeson Santos" w:date="2019-08-23T08:42:00Z">
        <w:r w:rsidRPr="008F45D0" w:rsidDel="000C3555">
          <w:rPr>
            <w:rFonts w:eastAsia="Times New Roman" w:cs="Times New Roman"/>
            <w:b/>
          </w:rPr>
          <w:delText xml:space="preserve"> </w:delText>
        </w:r>
      </w:del>
    </w:p>
    <w:p w14:paraId="1A84DF4A" w14:textId="67B1DF41" w:rsidR="004A0712" w:rsidRPr="008F45D0" w:rsidDel="000C3555" w:rsidRDefault="004240D8">
      <w:pPr>
        <w:ind w:right="80"/>
        <w:jc w:val="both"/>
        <w:rPr>
          <w:del w:id="538" w:author="Emeson Santos" w:date="2019-08-23T08:42:00Z"/>
          <w:rFonts w:eastAsia="Times New Roman" w:cs="Times New Roman"/>
        </w:rPr>
      </w:pPr>
      <w:del w:id="539" w:author="Emeson Santos" w:date="2019-08-23T08:42:00Z">
        <w:r w:rsidRPr="008F45D0" w:rsidDel="000C3555">
          <w:rPr>
            <w:rFonts w:eastAsia="Times New Roman" w:cs="Times New Roman"/>
            <w:b/>
          </w:rPr>
          <w:delText>™</w:delText>
        </w:r>
        <w:r w:rsidRPr="008F45D0" w:rsidDel="000C3555">
          <w:rPr>
            <w:rFonts w:eastAsia="Times New Roman" w:cs="Times New Roman"/>
          </w:rPr>
          <w:delText xml:space="preserve">    </w:delText>
        </w:r>
        <w:r w:rsidRPr="008F45D0" w:rsidDel="000C3555">
          <w:rPr>
            <w:rFonts w:eastAsia="Times New Roman" w:cs="Times New Roman"/>
          </w:rPr>
          <w:tab/>
          <w:delText>Marca comercial</w:delText>
        </w:r>
      </w:del>
    </w:p>
    <w:p w14:paraId="7676D84C" w14:textId="2C396354" w:rsidR="004A0712" w:rsidRPr="008F45D0" w:rsidDel="000C3555" w:rsidRDefault="004240D8">
      <w:pPr>
        <w:ind w:right="80"/>
        <w:jc w:val="both"/>
        <w:rPr>
          <w:del w:id="540" w:author="Emeson Santos" w:date="2019-08-23T08:42:00Z"/>
          <w:rFonts w:eastAsia="Times New Roman" w:cs="Times New Roman"/>
        </w:rPr>
      </w:pPr>
      <w:del w:id="541" w:author="Emeson Santos" w:date="2019-08-23T08:42:00Z">
        <w:r w:rsidRPr="008F45D0" w:rsidDel="000C3555">
          <w:rPr>
            <w:rFonts w:eastAsia="Times New Roman" w:cs="Times New Roman"/>
            <w:b/>
          </w:rPr>
          <w:delText xml:space="preserve">®     </w:delText>
        </w:r>
        <w:r w:rsidRPr="008F45D0" w:rsidDel="000C3555">
          <w:rPr>
            <w:rFonts w:eastAsia="Times New Roman" w:cs="Times New Roman"/>
            <w:b/>
          </w:rPr>
          <w:tab/>
        </w:r>
        <w:r w:rsidRPr="008F45D0" w:rsidDel="000C3555">
          <w:rPr>
            <w:rFonts w:eastAsia="Times New Roman" w:cs="Times New Roman"/>
          </w:rPr>
          <w:delText>Marca registrada</w:delText>
        </w:r>
      </w:del>
    </w:p>
    <w:p w14:paraId="4854C136" w14:textId="377C6827" w:rsidR="004A0712" w:rsidRPr="008F45D0" w:rsidDel="000C3555" w:rsidRDefault="004240D8">
      <w:pPr>
        <w:ind w:right="80"/>
        <w:jc w:val="both"/>
        <w:rPr>
          <w:del w:id="542" w:author="Emeson Santos" w:date="2019-08-23T08:42:00Z"/>
          <w:rFonts w:eastAsia="Times New Roman" w:cs="Times New Roman"/>
        </w:rPr>
      </w:pPr>
      <w:del w:id="543" w:author="Emeson Santos" w:date="2019-08-23T08:42:00Z">
        <w:r w:rsidRPr="008F45D0" w:rsidDel="000C3555">
          <w:rPr>
            <w:rFonts w:eastAsia="Gungsuh" w:cs="Times New Roman" w:hint="eastAsia"/>
            <w:b/>
          </w:rPr>
          <w:delText>∑</w:delText>
        </w:r>
        <w:r w:rsidRPr="008F45D0" w:rsidDel="000C3555">
          <w:rPr>
            <w:rFonts w:eastAsia="Gungsuh" w:cs="Times New Roman" w:hint="eastAsia"/>
            <w:b/>
          </w:rPr>
          <w:delText xml:space="preserve">     </w:delText>
        </w:r>
        <w:r w:rsidRPr="008F45D0" w:rsidDel="000C3555">
          <w:rPr>
            <w:rFonts w:eastAsia="Gungsuh" w:cs="Times New Roman"/>
            <w:b/>
          </w:rPr>
          <w:tab/>
        </w:r>
        <w:r w:rsidRPr="008F45D0" w:rsidDel="000C3555">
          <w:rPr>
            <w:rFonts w:eastAsia="Times New Roman" w:cs="Times New Roman"/>
          </w:rPr>
          <w:delText>Somatório</w:delText>
        </w:r>
      </w:del>
    </w:p>
    <w:p w14:paraId="76851A24" w14:textId="77777777" w:rsidR="004A0712" w:rsidRPr="008F45D0" w:rsidRDefault="004A0712">
      <w:pPr>
        <w:ind w:right="80"/>
        <w:jc w:val="both"/>
        <w:rPr>
          <w:rFonts w:eastAsia="Times New Roman" w:cs="Times New Roman"/>
        </w:rPr>
      </w:pPr>
    </w:p>
    <w:p w14:paraId="6B48DC00" w14:textId="77777777" w:rsidR="004A0712" w:rsidRPr="008F45D0" w:rsidRDefault="004A0712">
      <w:pPr>
        <w:ind w:right="80"/>
        <w:jc w:val="center"/>
        <w:rPr>
          <w:rFonts w:eastAsia="Times New Roman" w:cs="Times New Roman"/>
          <w:b/>
          <w:sz w:val="28"/>
          <w:szCs w:val="28"/>
        </w:rPr>
      </w:pPr>
    </w:p>
    <w:p w14:paraId="0FEB3E6D" w14:textId="77777777" w:rsidR="00BC5077" w:rsidRPr="008F45D0" w:rsidRDefault="00BC5077">
      <w:pPr>
        <w:ind w:right="80"/>
        <w:jc w:val="center"/>
        <w:rPr>
          <w:ins w:id="544" w:author="Emeson Santos" w:date="2019-08-16T10:04:00Z"/>
          <w:rFonts w:eastAsia="Times New Roman" w:cs="Times New Roman"/>
          <w:b/>
          <w:sz w:val="28"/>
          <w:szCs w:val="28"/>
        </w:rPr>
      </w:pPr>
    </w:p>
    <w:p w14:paraId="0C1297DB" w14:textId="77777777" w:rsidR="003E75CE" w:rsidRDefault="003E75CE">
      <w:pPr>
        <w:rPr>
          <w:ins w:id="545" w:author="Emeson Santos" w:date="2019-08-23T09:25:00Z"/>
          <w:rFonts w:eastAsia="Times New Roman" w:cs="Times New Roman"/>
          <w:b/>
          <w:sz w:val="28"/>
          <w:szCs w:val="28"/>
        </w:rPr>
      </w:pPr>
      <w:ins w:id="546" w:author="Emeson Santos" w:date="2019-08-23T09:25:00Z">
        <w:r>
          <w:rPr>
            <w:rFonts w:eastAsia="Times New Roman" w:cs="Times New Roman"/>
            <w:b/>
            <w:sz w:val="28"/>
            <w:szCs w:val="28"/>
          </w:rPr>
          <w:br w:type="page"/>
        </w:r>
      </w:ins>
    </w:p>
    <w:p w14:paraId="5F40A7F3" w14:textId="77777777" w:rsidR="00F06C14" w:rsidRDefault="004240D8">
      <w:pPr>
        <w:pStyle w:val="CabealhodoSumrio"/>
        <w:jc w:val="center"/>
        <w:rPr>
          <w:rFonts w:eastAsia="Times New Roman" w:cs="Times New Roman"/>
          <w:b/>
          <w:sz w:val="28"/>
          <w:szCs w:val="28"/>
        </w:rPr>
      </w:pPr>
      <w:del w:id="547" w:author="Emeson Santos" w:date="2019-08-23T09:23:00Z">
        <w:r w:rsidRPr="008F45D0" w:rsidDel="00885975">
          <w:rPr>
            <w:rFonts w:eastAsia="Times New Roman" w:cs="Times New Roman"/>
            <w:b/>
            <w:sz w:val="28"/>
            <w:szCs w:val="28"/>
          </w:rPr>
          <w:lastRenderedPageBreak/>
          <w:delText>SUMÁRIO</w:delText>
        </w:r>
      </w:del>
      <w:bookmarkStart w:id="548" w:name="_sgw84tn18vu2" w:colFirst="0" w:colLast="0"/>
      <w:bookmarkEnd w:id="548"/>
    </w:p>
    <w:customXmlInsRangeStart w:id="549" w:author="Emeson Santos" w:date="2019-08-23T09:24:00Z"/>
    <w:sdt>
      <w:sdtPr>
        <w:id w:val="1011802159"/>
        <w:docPartObj>
          <w:docPartGallery w:val="Table of Contents"/>
          <w:docPartUnique/>
        </w:docPartObj>
      </w:sdtPr>
      <w:sdtEndPr>
        <w:rPr>
          <w:b/>
          <w:bCs/>
        </w:rPr>
      </w:sdtEndPr>
      <w:sdtContent>
        <w:customXmlInsRangeEnd w:id="549"/>
        <w:p w14:paraId="6F0E14A9" w14:textId="7F14E275" w:rsidR="003E75CE" w:rsidRPr="00F06C14" w:rsidRDefault="003E75CE" w:rsidP="00F06C14">
          <w:pPr>
            <w:ind w:right="80"/>
            <w:jc w:val="center"/>
            <w:rPr>
              <w:ins w:id="550" w:author="Emeson Santos" w:date="2019-08-23T09:24:00Z"/>
              <w:sz w:val="32"/>
              <w:szCs w:val="32"/>
              <w:rPrChange w:id="551" w:author="Emeson Santos" w:date="2019-08-23T09:25:00Z">
                <w:rPr>
                  <w:ins w:id="552" w:author="Emeson Santos" w:date="2019-08-23T09:24:00Z"/>
                </w:rPr>
              </w:rPrChange>
            </w:rPr>
            <w:pPrChange w:id="553" w:author="Emeson Santos" w:date="2019-08-23T09:25:00Z">
              <w:pPr>
                <w:pStyle w:val="CabealhodoSumrio"/>
              </w:pPr>
            </w:pPrChange>
          </w:pPr>
          <w:ins w:id="554" w:author="Emeson Santos" w:date="2019-08-23T09:24:00Z">
            <w:r w:rsidRPr="00F06C14">
              <w:rPr>
                <w:sz w:val="32"/>
                <w:szCs w:val="32"/>
                <w:rPrChange w:id="555" w:author="Emeson Santos" w:date="2019-08-23T09:25:00Z">
                  <w:rPr/>
                </w:rPrChange>
              </w:rPr>
              <w:t>Sumário</w:t>
            </w:r>
          </w:ins>
        </w:p>
        <w:p w14:paraId="58ED26DA" w14:textId="1DE12939" w:rsidR="00175FE0" w:rsidRDefault="003E75CE">
          <w:pPr>
            <w:pStyle w:val="Sumrio1"/>
            <w:tabs>
              <w:tab w:val="right" w:leader="dot" w:pos="9064"/>
            </w:tabs>
            <w:rPr>
              <w:ins w:id="556" w:author="Emeson Santos" w:date="2019-08-23T09:53:00Z"/>
              <w:rFonts w:asciiTheme="minorHAnsi" w:eastAsiaTheme="minorEastAsia" w:hAnsiTheme="minorHAnsi" w:cstheme="minorBidi"/>
              <w:noProof/>
              <w:sz w:val="22"/>
              <w:szCs w:val="22"/>
            </w:rPr>
          </w:pPr>
          <w:ins w:id="557" w:author="Emeson Santos" w:date="2019-08-23T09:24:00Z">
            <w:r>
              <w:fldChar w:fldCharType="begin"/>
            </w:r>
            <w:r>
              <w:instrText xml:space="preserve"> TOC \o "1-3" \h \z \u </w:instrText>
            </w:r>
            <w:r>
              <w:fldChar w:fldCharType="separate"/>
            </w:r>
          </w:ins>
          <w:ins w:id="558" w:author="Emeson Santos" w:date="2019-08-23T09:53:00Z">
            <w:r w:rsidR="00175FE0" w:rsidRPr="00D537AA">
              <w:rPr>
                <w:rStyle w:val="Hyperlink"/>
                <w:noProof/>
              </w:rPr>
              <w:fldChar w:fldCharType="begin"/>
            </w:r>
            <w:r w:rsidR="00175FE0" w:rsidRPr="00D537AA">
              <w:rPr>
                <w:rStyle w:val="Hyperlink"/>
                <w:noProof/>
              </w:rPr>
              <w:instrText xml:space="preserve"> </w:instrText>
            </w:r>
            <w:r w:rsidR="00175FE0">
              <w:rPr>
                <w:noProof/>
              </w:rPr>
              <w:instrText>HYPERLINK \l "_Toc17446439"</w:instrText>
            </w:r>
            <w:r w:rsidR="00175FE0" w:rsidRPr="00D537AA">
              <w:rPr>
                <w:rStyle w:val="Hyperlink"/>
                <w:noProof/>
              </w:rPr>
              <w:instrText xml:space="preserve"> </w:instrText>
            </w:r>
          </w:ins>
          <w:r w:rsidR="00F06C14" w:rsidRPr="00D537AA">
            <w:rPr>
              <w:rStyle w:val="Hyperlink"/>
              <w:noProof/>
            </w:rPr>
          </w:r>
          <w:ins w:id="559" w:author="Emeson Santos" w:date="2019-08-23T09:53:00Z">
            <w:r w:rsidR="00175FE0" w:rsidRPr="00D537AA">
              <w:rPr>
                <w:rStyle w:val="Hyperlink"/>
                <w:noProof/>
              </w:rPr>
              <w:fldChar w:fldCharType="separate"/>
            </w:r>
            <w:r w:rsidR="00175FE0" w:rsidRPr="00D537AA">
              <w:rPr>
                <w:rStyle w:val="Hyperlink"/>
                <w:noProof/>
              </w:rPr>
              <w:t>CAPITULO 1</w:t>
            </w:r>
            <w:r w:rsidR="00175FE0">
              <w:rPr>
                <w:noProof/>
                <w:webHidden/>
              </w:rPr>
              <w:tab/>
            </w:r>
            <w:r w:rsidR="00175FE0">
              <w:rPr>
                <w:noProof/>
                <w:webHidden/>
              </w:rPr>
              <w:fldChar w:fldCharType="begin"/>
            </w:r>
            <w:r w:rsidR="00175FE0">
              <w:rPr>
                <w:noProof/>
                <w:webHidden/>
              </w:rPr>
              <w:instrText xml:space="preserve"> PAGEREF _Toc17446439 \h </w:instrText>
            </w:r>
          </w:ins>
          <w:r w:rsidR="00175FE0">
            <w:rPr>
              <w:noProof/>
              <w:webHidden/>
            </w:rPr>
          </w:r>
          <w:r w:rsidR="00175FE0">
            <w:rPr>
              <w:noProof/>
              <w:webHidden/>
            </w:rPr>
            <w:fldChar w:fldCharType="separate"/>
          </w:r>
          <w:r w:rsidR="00F06C14">
            <w:rPr>
              <w:noProof/>
              <w:webHidden/>
            </w:rPr>
            <w:t>15</w:t>
          </w:r>
          <w:ins w:id="560" w:author="Emeson Santos" w:date="2019-08-23T09:53:00Z">
            <w:r w:rsidR="00175FE0">
              <w:rPr>
                <w:noProof/>
                <w:webHidden/>
              </w:rPr>
              <w:fldChar w:fldCharType="end"/>
            </w:r>
            <w:r w:rsidR="00175FE0" w:rsidRPr="00D537AA">
              <w:rPr>
                <w:rStyle w:val="Hyperlink"/>
                <w:noProof/>
              </w:rPr>
              <w:fldChar w:fldCharType="end"/>
            </w:r>
          </w:ins>
        </w:p>
        <w:p w14:paraId="1CF84EC4" w14:textId="1FB83388" w:rsidR="00175FE0" w:rsidRDefault="00175FE0">
          <w:pPr>
            <w:pStyle w:val="Sumrio1"/>
            <w:tabs>
              <w:tab w:val="right" w:leader="dot" w:pos="9064"/>
            </w:tabs>
            <w:rPr>
              <w:ins w:id="561" w:author="Emeson Santos" w:date="2019-08-23T09:53:00Z"/>
              <w:rFonts w:asciiTheme="minorHAnsi" w:eastAsiaTheme="minorEastAsia" w:hAnsiTheme="minorHAnsi" w:cstheme="minorBidi"/>
              <w:noProof/>
              <w:sz w:val="22"/>
              <w:szCs w:val="22"/>
            </w:rPr>
          </w:pPr>
          <w:ins w:id="562" w:author="Emeson Santos" w:date="2019-08-23T09:53:00Z">
            <w:r w:rsidRPr="00D537AA">
              <w:rPr>
                <w:rStyle w:val="Hyperlink"/>
                <w:noProof/>
              </w:rPr>
              <w:fldChar w:fldCharType="begin"/>
            </w:r>
            <w:r w:rsidRPr="00D537AA">
              <w:rPr>
                <w:rStyle w:val="Hyperlink"/>
                <w:noProof/>
              </w:rPr>
              <w:instrText xml:space="preserve"> </w:instrText>
            </w:r>
            <w:r>
              <w:rPr>
                <w:noProof/>
              </w:rPr>
              <w:instrText>HYPERLINK \l "_Toc17446440"</w:instrText>
            </w:r>
            <w:r w:rsidRPr="00D537AA">
              <w:rPr>
                <w:rStyle w:val="Hyperlink"/>
                <w:noProof/>
              </w:rPr>
              <w:instrText xml:space="preserve"> </w:instrText>
            </w:r>
          </w:ins>
          <w:r w:rsidR="00F06C14" w:rsidRPr="00D537AA">
            <w:rPr>
              <w:rStyle w:val="Hyperlink"/>
              <w:noProof/>
            </w:rPr>
          </w:r>
          <w:ins w:id="563" w:author="Emeson Santos" w:date="2019-08-23T09:53:00Z">
            <w:r w:rsidRPr="00D537AA">
              <w:rPr>
                <w:rStyle w:val="Hyperlink"/>
                <w:noProof/>
              </w:rPr>
              <w:fldChar w:fldCharType="separate"/>
            </w:r>
            <w:r w:rsidRPr="00D537AA">
              <w:rPr>
                <w:rStyle w:val="Hyperlink"/>
                <w:noProof/>
              </w:rPr>
              <w:t>INTRODUÇÃO</w:t>
            </w:r>
            <w:r>
              <w:rPr>
                <w:noProof/>
                <w:webHidden/>
              </w:rPr>
              <w:tab/>
            </w:r>
            <w:r>
              <w:rPr>
                <w:noProof/>
                <w:webHidden/>
              </w:rPr>
              <w:fldChar w:fldCharType="begin"/>
            </w:r>
            <w:r>
              <w:rPr>
                <w:noProof/>
                <w:webHidden/>
              </w:rPr>
              <w:instrText xml:space="preserve"> PAGEREF _Toc17446440 \h </w:instrText>
            </w:r>
          </w:ins>
          <w:r>
            <w:rPr>
              <w:noProof/>
              <w:webHidden/>
            </w:rPr>
          </w:r>
          <w:r>
            <w:rPr>
              <w:noProof/>
              <w:webHidden/>
            </w:rPr>
            <w:fldChar w:fldCharType="separate"/>
          </w:r>
          <w:r w:rsidR="00F06C14">
            <w:rPr>
              <w:noProof/>
              <w:webHidden/>
            </w:rPr>
            <w:t>15</w:t>
          </w:r>
          <w:ins w:id="564" w:author="Emeson Santos" w:date="2019-08-23T09:53:00Z">
            <w:r>
              <w:rPr>
                <w:noProof/>
                <w:webHidden/>
              </w:rPr>
              <w:fldChar w:fldCharType="end"/>
            </w:r>
            <w:r w:rsidRPr="00D537AA">
              <w:rPr>
                <w:rStyle w:val="Hyperlink"/>
                <w:noProof/>
              </w:rPr>
              <w:fldChar w:fldCharType="end"/>
            </w:r>
          </w:ins>
        </w:p>
        <w:p w14:paraId="7CF2794F" w14:textId="12AD511E" w:rsidR="00175FE0" w:rsidRDefault="00175FE0">
          <w:pPr>
            <w:pStyle w:val="Sumrio2"/>
            <w:tabs>
              <w:tab w:val="right" w:leader="dot" w:pos="9064"/>
            </w:tabs>
            <w:rPr>
              <w:ins w:id="565" w:author="Emeson Santos" w:date="2019-08-23T09:53:00Z"/>
              <w:rFonts w:asciiTheme="minorHAnsi" w:eastAsiaTheme="minorEastAsia" w:hAnsiTheme="minorHAnsi" w:cstheme="minorBidi"/>
              <w:noProof/>
              <w:sz w:val="22"/>
              <w:szCs w:val="22"/>
            </w:rPr>
          </w:pPr>
          <w:ins w:id="566" w:author="Emeson Santos" w:date="2019-08-23T09:53:00Z">
            <w:r w:rsidRPr="00D537AA">
              <w:rPr>
                <w:rStyle w:val="Hyperlink"/>
                <w:noProof/>
              </w:rPr>
              <w:fldChar w:fldCharType="begin"/>
            </w:r>
            <w:r w:rsidRPr="00D537AA">
              <w:rPr>
                <w:rStyle w:val="Hyperlink"/>
                <w:noProof/>
              </w:rPr>
              <w:instrText xml:space="preserve"> </w:instrText>
            </w:r>
            <w:r>
              <w:rPr>
                <w:noProof/>
              </w:rPr>
              <w:instrText>HYPERLINK \l "_Toc17446441"</w:instrText>
            </w:r>
            <w:r w:rsidRPr="00D537AA">
              <w:rPr>
                <w:rStyle w:val="Hyperlink"/>
                <w:noProof/>
              </w:rPr>
              <w:instrText xml:space="preserve"> </w:instrText>
            </w:r>
          </w:ins>
          <w:r w:rsidR="00F06C14" w:rsidRPr="00D537AA">
            <w:rPr>
              <w:rStyle w:val="Hyperlink"/>
              <w:noProof/>
            </w:rPr>
          </w:r>
          <w:ins w:id="567" w:author="Emeson Santos" w:date="2019-08-23T09:53:00Z">
            <w:r w:rsidRPr="00D537AA">
              <w:rPr>
                <w:rStyle w:val="Hyperlink"/>
                <w:noProof/>
              </w:rPr>
              <w:fldChar w:fldCharType="separate"/>
            </w:r>
            <w:r w:rsidRPr="00D537AA">
              <w:rPr>
                <w:rStyle w:val="Hyperlink"/>
                <w:noProof/>
              </w:rPr>
              <w:t>1.1. CONTEXTUALIZAÇÃO</w:t>
            </w:r>
            <w:r>
              <w:rPr>
                <w:noProof/>
                <w:webHidden/>
              </w:rPr>
              <w:tab/>
            </w:r>
            <w:r>
              <w:rPr>
                <w:noProof/>
                <w:webHidden/>
              </w:rPr>
              <w:fldChar w:fldCharType="begin"/>
            </w:r>
            <w:r>
              <w:rPr>
                <w:noProof/>
                <w:webHidden/>
              </w:rPr>
              <w:instrText xml:space="preserve"> PAGEREF _Toc17446441 \h </w:instrText>
            </w:r>
          </w:ins>
          <w:r>
            <w:rPr>
              <w:noProof/>
              <w:webHidden/>
            </w:rPr>
          </w:r>
          <w:r>
            <w:rPr>
              <w:noProof/>
              <w:webHidden/>
            </w:rPr>
            <w:fldChar w:fldCharType="separate"/>
          </w:r>
          <w:r w:rsidR="00F06C14">
            <w:rPr>
              <w:noProof/>
              <w:webHidden/>
            </w:rPr>
            <w:t>15</w:t>
          </w:r>
          <w:ins w:id="568" w:author="Emeson Santos" w:date="2019-08-23T09:53:00Z">
            <w:r>
              <w:rPr>
                <w:noProof/>
                <w:webHidden/>
              </w:rPr>
              <w:fldChar w:fldCharType="end"/>
            </w:r>
            <w:r w:rsidRPr="00D537AA">
              <w:rPr>
                <w:rStyle w:val="Hyperlink"/>
                <w:noProof/>
              </w:rPr>
              <w:fldChar w:fldCharType="end"/>
            </w:r>
          </w:ins>
        </w:p>
        <w:p w14:paraId="7D24D02B" w14:textId="286F668B" w:rsidR="00175FE0" w:rsidRDefault="00175FE0">
          <w:pPr>
            <w:pStyle w:val="Sumrio2"/>
            <w:tabs>
              <w:tab w:val="right" w:leader="dot" w:pos="9064"/>
            </w:tabs>
            <w:rPr>
              <w:ins w:id="569" w:author="Emeson Santos" w:date="2019-08-23T09:53:00Z"/>
              <w:rFonts w:asciiTheme="minorHAnsi" w:eastAsiaTheme="minorEastAsia" w:hAnsiTheme="minorHAnsi" w:cstheme="minorBidi"/>
              <w:noProof/>
              <w:sz w:val="22"/>
              <w:szCs w:val="22"/>
            </w:rPr>
          </w:pPr>
          <w:ins w:id="570" w:author="Emeson Santos" w:date="2019-08-23T09:53:00Z">
            <w:r w:rsidRPr="00D537AA">
              <w:rPr>
                <w:rStyle w:val="Hyperlink"/>
                <w:noProof/>
              </w:rPr>
              <w:fldChar w:fldCharType="begin"/>
            </w:r>
            <w:r w:rsidRPr="00D537AA">
              <w:rPr>
                <w:rStyle w:val="Hyperlink"/>
                <w:noProof/>
              </w:rPr>
              <w:instrText xml:space="preserve"> </w:instrText>
            </w:r>
            <w:r>
              <w:rPr>
                <w:noProof/>
              </w:rPr>
              <w:instrText>HYPERLINK \l "_Toc17446442"</w:instrText>
            </w:r>
            <w:r w:rsidRPr="00D537AA">
              <w:rPr>
                <w:rStyle w:val="Hyperlink"/>
                <w:noProof/>
              </w:rPr>
              <w:instrText xml:space="preserve"> </w:instrText>
            </w:r>
          </w:ins>
          <w:r w:rsidR="00F06C14" w:rsidRPr="00D537AA">
            <w:rPr>
              <w:rStyle w:val="Hyperlink"/>
              <w:noProof/>
            </w:rPr>
          </w:r>
          <w:ins w:id="571" w:author="Emeson Santos" w:date="2019-08-23T09:53:00Z">
            <w:r w:rsidRPr="00D537AA">
              <w:rPr>
                <w:rStyle w:val="Hyperlink"/>
                <w:noProof/>
              </w:rPr>
              <w:fldChar w:fldCharType="separate"/>
            </w:r>
            <w:r w:rsidRPr="00D537AA">
              <w:rPr>
                <w:rStyle w:val="Hyperlink"/>
                <w:noProof/>
              </w:rPr>
              <w:t>1.2. DEFINIÇÃO DO PROBLEMA</w:t>
            </w:r>
            <w:r>
              <w:rPr>
                <w:noProof/>
                <w:webHidden/>
              </w:rPr>
              <w:tab/>
            </w:r>
            <w:r>
              <w:rPr>
                <w:noProof/>
                <w:webHidden/>
              </w:rPr>
              <w:fldChar w:fldCharType="begin"/>
            </w:r>
            <w:r>
              <w:rPr>
                <w:noProof/>
                <w:webHidden/>
              </w:rPr>
              <w:instrText xml:space="preserve"> PAGEREF _Toc17446442 \h </w:instrText>
            </w:r>
          </w:ins>
          <w:r>
            <w:rPr>
              <w:noProof/>
              <w:webHidden/>
            </w:rPr>
          </w:r>
          <w:r>
            <w:rPr>
              <w:noProof/>
              <w:webHidden/>
            </w:rPr>
            <w:fldChar w:fldCharType="separate"/>
          </w:r>
          <w:r w:rsidR="00F06C14">
            <w:rPr>
              <w:noProof/>
              <w:webHidden/>
            </w:rPr>
            <w:t>15</w:t>
          </w:r>
          <w:ins w:id="572" w:author="Emeson Santos" w:date="2019-08-23T09:53:00Z">
            <w:r>
              <w:rPr>
                <w:noProof/>
                <w:webHidden/>
              </w:rPr>
              <w:fldChar w:fldCharType="end"/>
            </w:r>
            <w:r w:rsidRPr="00D537AA">
              <w:rPr>
                <w:rStyle w:val="Hyperlink"/>
                <w:noProof/>
              </w:rPr>
              <w:fldChar w:fldCharType="end"/>
            </w:r>
          </w:ins>
        </w:p>
        <w:p w14:paraId="08530739" w14:textId="5A4EC9D5" w:rsidR="00175FE0" w:rsidRDefault="00175FE0">
          <w:pPr>
            <w:pStyle w:val="Sumrio2"/>
            <w:tabs>
              <w:tab w:val="right" w:leader="dot" w:pos="9064"/>
            </w:tabs>
            <w:rPr>
              <w:ins w:id="573" w:author="Emeson Santos" w:date="2019-08-23T09:53:00Z"/>
              <w:rFonts w:asciiTheme="minorHAnsi" w:eastAsiaTheme="minorEastAsia" w:hAnsiTheme="minorHAnsi" w:cstheme="minorBidi"/>
              <w:noProof/>
              <w:sz w:val="22"/>
              <w:szCs w:val="22"/>
            </w:rPr>
          </w:pPr>
          <w:ins w:id="574" w:author="Emeson Santos" w:date="2019-08-23T09:53:00Z">
            <w:r w:rsidRPr="00D537AA">
              <w:rPr>
                <w:rStyle w:val="Hyperlink"/>
                <w:noProof/>
              </w:rPr>
              <w:fldChar w:fldCharType="begin"/>
            </w:r>
            <w:r w:rsidRPr="00D537AA">
              <w:rPr>
                <w:rStyle w:val="Hyperlink"/>
                <w:noProof/>
              </w:rPr>
              <w:instrText xml:space="preserve"> </w:instrText>
            </w:r>
            <w:r>
              <w:rPr>
                <w:noProof/>
              </w:rPr>
              <w:instrText>HYPERLINK \l "_Toc17446443"</w:instrText>
            </w:r>
            <w:r w:rsidRPr="00D537AA">
              <w:rPr>
                <w:rStyle w:val="Hyperlink"/>
                <w:noProof/>
              </w:rPr>
              <w:instrText xml:space="preserve"> </w:instrText>
            </w:r>
          </w:ins>
          <w:r w:rsidR="00F06C14" w:rsidRPr="00D537AA">
            <w:rPr>
              <w:rStyle w:val="Hyperlink"/>
              <w:noProof/>
            </w:rPr>
          </w:r>
          <w:ins w:id="575" w:author="Emeson Santos" w:date="2019-08-23T09:53:00Z">
            <w:r w:rsidRPr="00D537AA">
              <w:rPr>
                <w:rStyle w:val="Hyperlink"/>
                <w:noProof/>
              </w:rPr>
              <w:fldChar w:fldCharType="separate"/>
            </w:r>
            <w:r w:rsidRPr="00D537AA">
              <w:rPr>
                <w:rStyle w:val="Hyperlink"/>
                <w:noProof/>
              </w:rPr>
              <w:t>1.3. JUSTIFICATIVA</w:t>
            </w:r>
            <w:r>
              <w:rPr>
                <w:noProof/>
                <w:webHidden/>
              </w:rPr>
              <w:tab/>
            </w:r>
            <w:r>
              <w:rPr>
                <w:noProof/>
                <w:webHidden/>
              </w:rPr>
              <w:fldChar w:fldCharType="begin"/>
            </w:r>
            <w:r>
              <w:rPr>
                <w:noProof/>
                <w:webHidden/>
              </w:rPr>
              <w:instrText xml:space="preserve"> PAGEREF _Toc17446443 \h </w:instrText>
            </w:r>
          </w:ins>
          <w:r>
            <w:rPr>
              <w:noProof/>
              <w:webHidden/>
            </w:rPr>
          </w:r>
          <w:r>
            <w:rPr>
              <w:noProof/>
              <w:webHidden/>
            </w:rPr>
            <w:fldChar w:fldCharType="separate"/>
          </w:r>
          <w:r w:rsidR="00F06C14">
            <w:rPr>
              <w:noProof/>
              <w:webHidden/>
            </w:rPr>
            <w:t>16</w:t>
          </w:r>
          <w:ins w:id="576" w:author="Emeson Santos" w:date="2019-08-23T09:53:00Z">
            <w:r>
              <w:rPr>
                <w:noProof/>
                <w:webHidden/>
              </w:rPr>
              <w:fldChar w:fldCharType="end"/>
            </w:r>
            <w:r w:rsidRPr="00D537AA">
              <w:rPr>
                <w:rStyle w:val="Hyperlink"/>
                <w:noProof/>
              </w:rPr>
              <w:fldChar w:fldCharType="end"/>
            </w:r>
          </w:ins>
        </w:p>
        <w:p w14:paraId="7448C416" w14:textId="449CB2FC" w:rsidR="00175FE0" w:rsidRDefault="00175FE0">
          <w:pPr>
            <w:pStyle w:val="Sumrio2"/>
            <w:tabs>
              <w:tab w:val="right" w:leader="dot" w:pos="9064"/>
            </w:tabs>
            <w:rPr>
              <w:ins w:id="577" w:author="Emeson Santos" w:date="2019-08-23T09:53:00Z"/>
              <w:rFonts w:asciiTheme="minorHAnsi" w:eastAsiaTheme="minorEastAsia" w:hAnsiTheme="minorHAnsi" w:cstheme="minorBidi"/>
              <w:noProof/>
              <w:sz w:val="22"/>
              <w:szCs w:val="22"/>
            </w:rPr>
          </w:pPr>
          <w:ins w:id="578" w:author="Emeson Santos" w:date="2019-08-23T09:53:00Z">
            <w:r w:rsidRPr="00D537AA">
              <w:rPr>
                <w:rStyle w:val="Hyperlink"/>
                <w:noProof/>
              </w:rPr>
              <w:fldChar w:fldCharType="begin"/>
            </w:r>
            <w:r w:rsidRPr="00D537AA">
              <w:rPr>
                <w:rStyle w:val="Hyperlink"/>
                <w:noProof/>
              </w:rPr>
              <w:instrText xml:space="preserve"> </w:instrText>
            </w:r>
            <w:r>
              <w:rPr>
                <w:noProof/>
              </w:rPr>
              <w:instrText>HYPERLINK \l "_Toc17446444"</w:instrText>
            </w:r>
            <w:r w:rsidRPr="00D537AA">
              <w:rPr>
                <w:rStyle w:val="Hyperlink"/>
                <w:noProof/>
              </w:rPr>
              <w:instrText xml:space="preserve"> </w:instrText>
            </w:r>
          </w:ins>
          <w:r w:rsidR="00F06C14" w:rsidRPr="00D537AA">
            <w:rPr>
              <w:rStyle w:val="Hyperlink"/>
              <w:noProof/>
            </w:rPr>
          </w:r>
          <w:ins w:id="579" w:author="Emeson Santos" w:date="2019-08-23T09:53:00Z">
            <w:r w:rsidRPr="00D537AA">
              <w:rPr>
                <w:rStyle w:val="Hyperlink"/>
                <w:noProof/>
              </w:rPr>
              <w:fldChar w:fldCharType="separate"/>
            </w:r>
            <w:r w:rsidRPr="00D537AA">
              <w:rPr>
                <w:rStyle w:val="Hyperlink"/>
                <w:noProof/>
              </w:rPr>
              <w:t>1.4. OBJETIVOS</w:t>
            </w:r>
            <w:r>
              <w:rPr>
                <w:noProof/>
                <w:webHidden/>
              </w:rPr>
              <w:tab/>
            </w:r>
            <w:r>
              <w:rPr>
                <w:noProof/>
                <w:webHidden/>
              </w:rPr>
              <w:fldChar w:fldCharType="begin"/>
            </w:r>
            <w:r>
              <w:rPr>
                <w:noProof/>
                <w:webHidden/>
              </w:rPr>
              <w:instrText xml:space="preserve"> PAGEREF _Toc17446444 \h </w:instrText>
            </w:r>
          </w:ins>
          <w:r>
            <w:rPr>
              <w:noProof/>
              <w:webHidden/>
            </w:rPr>
          </w:r>
          <w:r>
            <w:rPr>
              <w:noProof/>
              <w:webHidden/>
            </w:rPr>
            <w:fldChar w:fldCharType="separate"/>
          </w:r>
          <w:r w:rsidR="00F06C14">
            <w:rPr>
              <w:noProof/>
              <w:webHidden/>
            </w:rPr>
            <w:t>16</w:t>
          </w:r>
          <w:ins w:id="580" w:author="Emeson Santos" w:date="2019-08-23T09:53:00Z">
            <w:r>
              <w:rPr>
                <w:noProof/>
                <w:webHidden/>
              </w:rPr>
              <w:fldChar w:fldCharType="end"/>
            </w:r>
            <w:r w:rsidRPr="00D537AA">
              <w:rPr>
                <w:rStyle w:val="Hyperlink"/>
                <w:noProof/>
              </w:rPr>
              <w:fldChar w:fldCharType="end"/>
            </w:r>
          </w:ins>
        </w:p>
        <w:p w14:paraId="26976A8B" w14:textId="3B7FBC42" w:rsidR="00175FE0" w:rsidRDefault="00175FE0">
          <w:pPr>
            <w:pStyle w:val="Sumrio2"/>
            <w:tabs>
              <w:tab w:val="right" w:leader="dot" w:pos="9064"/>
            </w:tabs>
            <w:rPr>
              <w:ins w:id="581" w:author="Emeson Santos" w:date="2019-08-23T09:53:00Z"/>
              <w:rFonts w:asciiTheme="minorHAnsi" w:eastAsiaTheme="minorEastAsia" w:hAnsiTheme="minorHAnsi" w:cstheme="minorBidi"/>
              <w:noProof/>
              <w:sz w:val="22"/>
              <w:szCs w:val="22"/>
            </w:rPr>
          </w:pPr>
          <w:ins w:id="582" w:author="Emeson Santos" w:date="2019-08-23T09:53:00Z">
            <w:r w:rsidRPr="00D537AA">
              <w:rPr>
                <w:rStyle w:val="Hyperlink"/>
                <w:noProof/>
              </w:rPr>
              <w:fldChar w:fldCharType="begin"/>
            </w:r>
            <w:r w:rsidRPr="00D537AA">
              <w:rPr>
                <w:rStyle w:val="Hyperlink"/>
                <w:noProof/>
              </w:rPr>
              <w:instrText xml:space="preserve"> </w:instrText>
            </w:r>
            <w:r>
              <w:rPr>
                <w:noProof/>
              </w:rPr>
              <w:instrText>HYPERLINK \l "_Toc17446445"</w:instrText>
            </w:r>
            <w:r w:rsidRPr="00D537AA">
              <w:rPr>
                <w:rStyle w:val="Hyperlink"/>
                <w:noProof/>
              </w:rPr>
              <w:instrText xml:space="preserve"> </w:instrText>
            </w:r>
          </w:ins>
          <w:r w:rsidR="00F06C14" w:rsidRPr="00D537AA">
            <w:rPr>
              <w:rStyle w:val="Hyperlink"/>
              <w:noProof/>
            </w:rPr>
          </w:r>
          <w:ins w:id="583" w:author="Emeson Santos" w:date="2019-08-23T09:53:00Z">
            <w:r w:rsidRPr="00D537AA">
              <w:rPr>
                <w:rStyle w:val="Hyperlink"/>
                <w:noProof/>
              </w:rPr>
              <w:fldChar w:fldCharType="separate"/>
            </w:r>
            <w:r w:rsidRPr="00D537AA">
              <w:rPr>
                <w:rStyle w:val="Hyperlink"/>
                <w:noProof/>
              </w:rPr>
              <w:t>1.5. CONTRIBUIÇÕES</w:t>
            </w:r>
            <w:r>
              <w:rPr>
                <w:noProof/>
                <w:webHidden/>
              </w:rPr>
              <w:tab/>
            </w:r>
            <w:r>
              <w:rPr>
                <w:noProof/>
                <w:webHidden/>
              </w:rPr>
              <w:fldChar w:fldCharType="begin"/>
            </w:r>
            <w:r>
              <w:rPr>
                <w:noProof/>
                <w:webHidden/>
              </w:rPr>
              <w:instrText xml:space="preserve"> PAGEREF _Toc17446445 \h </w:instrText>
            </w:r>
          </w:ins>
          <w:r>
            <w:rPr>
              <w:noProof/>
              <w:webHidden/>
            </w:rPr>
          </w:r>
          <w:r>
            <w:rPr>
              <w:noProof/>
              <w:webHidden/>
            </w:rPr>
            <w:fldChar w:fldCharType="separate"/>
          </w:r>
          <w:r w:rsidR="00F06C14">
            <w:rPr>
              <w:noProof/>
              <w:webHidden/>
            </w:rPr>
            <w:t>16</w:t>
          </w:r>
          <w:ins w:id="584" w:author="Emeson Santos" w:date="2019-08-23T09:53:00Z">
            <w:r>
              <w:rPr>
                <w:noProof/>
                <w:webHidden/>
              </w:rPr>
              <w:fldChar w:fldCharType="end"/>
            </w:r>
            <w:r w:rsidRPr="00D537AA">
              <w:rPr>
                <w:rStyle w:val="Hyperlink"/>
                <w:noProof/>
              </w:rPr>
              <w:fldChar w:fldCharType="end"/>
            </w:r>
          </w:ins>
        </w:p>
        <w:p w14:paraId="19DF155D" w14:textId="050D7436" w:rsidR="00175FE0" w:rsidRDefault="00175FE0">
          <w:pPr>
            <w:pStyle w:val="Sumrio2"/>
            <w:tabs>
              <w:tab w:val="right" w:leader="dot" w:pos="9064"/>
            </w:tabs>
            <w:rPr>
              <w:ins w:id="585" w:author="Emeson Santos" w:date="2019-08-23T09:53:00Z"/>
              <w:rFonts w:asciiTheme="minorHAnsi" w:eastAsiaTheme="minorEastAsia" w:hAnsiTheme="minorHAnsi" w:cstheme="minorBidi"/>
              <w:noProof/>
              <w:sz w:val="22"/>
              <w:szCs w:val="22"/>
            </w:rPr>
          </w:pPr>
          <w:ins w:id="586" w:author="Emeson Santos" w:date="2019-08-23T09:53:00Z">
            <w:r w:rsidRPr="00D537AA">
              <w:rPr>
                <w:rStyle w:val="Hyperlink"/>
                <w:noProof/>
              </w:rPr>
              <w:fldChar w:fldCharType="begin"/>
            </w:r>
            <w:r w:rsidRPr="00D537AA">
              <w:rPr>
                <w:rStyle w:val="Hyperlink"/>
                <w:noProof/>
              </w:rPr>
              <w:instrText xml:space="preserve"> </w:instrText>
            </w:r>
            <w:r>
              <w:rPr>
                <w:noProof/>
              </w:rPr>
              <w:instrText>HYPERLINK \l "_Toc17446446"</w:instrText>
            </w:r>
            <w:r w:rsidRPr="00D537AA">
              <w:rPr>
                <w:rStyle w:val="Hyperlink"/>
                <w:noProof/>
              </w:rPr>
              <w:instrText xml:space="preserve"> </w:instrText>
            </w:r>
          </w:ins>
          <w:r w:rsidR="00F06C14" w:rsidRPr="00D537AA">
            <w:rPr>
              <w:rStyle w:val="Hyperlink"/>
              <w:noProof/>
            </w:rPr>
          </w:r>
          <w:ins w:id="587" w:author="Emeson Santos" w:date="2019-08-23T09:53:00Z">
            <w:r w:rsidRPr="00D537AA">
              <w:rPr>
                <w:rStyle w:val="Hyperlink"/>
                <w:noProof/>
              </w:rPr>
              <w:fldChar w:fldCharType="separate"/>
            </w:r>
            <w:r w:rsidRPr="00D537AA">
              <w:rPr>
                <w:rStyle w:val="Hyperlink"/>
                <w:noProof/>
              </w:rPr>
              <w:t>1.6. METODOLOGIA</w:t>
            </w:r>
            <w:r>
              <w:rPr>
                <w:noProof/>
                <w:webHidden/>
              </w:rPr>
              <w:tab/>
            </w:r>
            <w:r>
              <w:rPr>
                <w:noProof/>
                <w:webHidden/>
              </w:rPr>
              <w:fldChar w:fldCharType="begin"/>
            </w:r>
            <w:r>
              <w:rPr>
                <w:noProof/>
                <w:webHidden/>
              </w:rPr>
              <w:instrText xml:space="preserve"> PAGEREF _Toc17446446 \h </w:instrText>
            </w:r>
          </w:ins>
          <w:r>
            <w:rPr>
              <w:noProof/>
              <w:webHidden/>
            </w:rPr>
          </w:r>
          <w:r>
            <w:rPr>
              <w:noProof/>
              <w:webHidden/>
            </w:rPr>
            <w:fldChar w:fldCharType="separate"/>
          </w:r>
          <w:r w:rsidR="00F06C14">
            <w:rPr>
              <w:noProof/>
              <w:webHidden/>
            </w:rPr>
            <w:t>17</w:t>
          </w:r>
          <w:ins w:id="588" w:author="Emeson Santos" w:date="2019-08-23T09:53:00Z">
            <w:r>
              <w:rPr>
                <w:noProof/>
                <w:webHidden/>
              </w:rPr>
              <w:fldChar w:fldCharType="end"/>
            </w:r>
            <w:r w:rsidRPr="00D537AA">
              <w:rPr>
                <w:rStyle w:val="Hyperlink"/>
                <w:noProof/>
              </w:rPr>
              <w:fldChar w:fldCharType="end"/>
            </w:r>
          </w:ins>
        </w:p>
        <w:p w14:paraId="1E435379" w14:textId="78E25BFC" w:rsidR="00175FE0" w:rsidRDefault="00175FE0">
          <w:pPr>
            <w:pStyle w:val="Sumrio2"/>
            <w:tabs>
              <w:tab w:val="right" w:leader="dot" w:pos="9064"/>
            </w:tabs>
            <w:rPr>
              <w:ins w:id="589" w:author="Emeson Santos" w:date="2019-08-23T09:53:00Z"/>
              <w:rFonts w:asciiTheme="minorHAnsi" w:eastAsiaTheme="minorEastAsia" w:hAnsiTheme="minorHAnsi" w:cstheme="minorBidi"/>
              <w:noProof/>
              <w:sz w:val="22"/>
              <w:szCs w:val="22"/>
            </w:rPr>
          </w:pPr>
          <w:ins w:id="590" w:author="Emeson Santos" w:date="2019-08-23T09:53:00Z">
            <w:r w:rsidRPr="00D537AA">
              <w:rPr>
                <w:rStyle w:val="Hyperlink"/>
                <w:noProof/>
              </w:rPr>
              <w:fldChar w:fldCharType="begin"/>
            </w:r>
            <w:r w:rsidRPr="00D537AA">
              <w:rPr>
                <w:rStyle w:val="Hyperlink"/>
                <w:noProof/>
              </w:rPr>
              <w:instrText xml:space="preserve"> </w:instrText>
            </w:r>
            <w:r>
              <w:rPr>
                <w:noProof/>
              </w:rPr>
              <w:instrText>HYPERLINK \l "_Toc17446447"</w:instrText>
            </w:r>
            <w:r w:rsidRPr="00D537AA">
              <w:rPr>
                <w:rStyle w:val="Hyperlink"/>
                <w:noProof/>
              </w:rPr>
              <w:instrText xml:space="preserve"> </w:instrText>
            </w:r>
          </w:ins>
          <w:r w:rsidR="00F06C14" w:rsidRPr="00D537AA">
            <w:rPr>
              <w:rStyle w:val="Hyperlink"/>
              <w:noProof/>
            </w:rPr>
          </w:r>
          <w:ins w:id="591" w:author="Emeson Santos" w:date="2019-08-23T09:53:00Z">
            <w:r w:rsidRPr="00D537AA">
              <w:rPr>
                <w:rStyle w:val="Hyperlink"/>
                <w:noProof/>
              </w:rPr>
              <w:fldChar w:fldCharType="separate"/>
            </w:r>
            <w:r w:rsidRPr="00D537AA">
              <w:rPr>
                <w:rStyle w:val="Hyperlink"/>
                <w:noProof/>
              </w:rPr>
              <w:t>1.7. ESTRUTURA DO DOCUMENTO</w:t>
            </w:r>
            <w:r>
              <w:rPr>
                <w:noProof/>
                <w:webHidden/>
              </w:rPr>
              <w:tab/>
            </w:r>
            <w:r>
              <w:rPr>
                <w:noProof/>
                <w:webHidden/>
              </w:rPr>
              <w:fldChar w:fldCharType="begin"/>
            </w:r>
            <w:r>
              <w:rPr>
                <w:noProof/>
                <w:webHidden/>
              </w:rPr>
              <w:instrText xml:space="preserve"> PAGEREF _Toc17446447 \h </w:instrText>
            </w:r>
          </w:ins>
          <w:r>
            <w:rPr>
              <w:noProof/>
              <w:webHidden/>
            </w:rPr>
          </w:r>
          <w:r>
            <w:rPr>
              <w:noProof/>
              <w:webHidden/>
            </w:rPr>
            <w:fldChar w:fldCharType="separate"/>
          </w:r>
          <w:r w:rsidR="00F06C14">
            <w:rPr>
              <w:noProof/>
              <w:webHidden/>
            </w:rPr>
            <w:t>17</w:t>
          </w:r>
          <w:ins w:id="592" w:author="Emeson Santos" w:date="2019-08-23T09:53:00Z">
            <w:r>
              <w:rPr>
                <w:noProof/>
                <w:webHidden/>
              </w:rPr>
              <w:fldChar w:fldCharType="end"/>
            </w:r>
            <w:r w:rsidRPr="00D537AA">
              <w:rPr>
                <w:rStyle w:val="Hyperlink"/>
                <w:noProof/>
              </w:rPr>
              <w:fldChar w:fldCharType="end"/>
            </w:r>
          </w:ins>
        </w:p>
        <w:p w14:paraId="17E615C3" w14:textId="0C947B9F" w:rsidR="00175FE0" w:rsidRDefault="00175FE0">
          <w:pPr>
            <w:pStyle w:val="Sumrio1"/>
            <w:tabs>
              <w:tab w:val="right" w:leader="dot" w:pos="9064"/>
            </w:tabs>
            <w:rPr>
              <w:ins w:id="593" w:author="Emeson Santos" w:date="2019-08-23T09:53:00Z"/>
              <w:rFonts w:asciiTheme="minorHAnsi" w:eastAsiaTheme="minorEastAsia" w:hAnsiTheme="minorHAnsi" w:cstheme="minorBidi"/>
              <w:noProof/>
              <w:sz w:val="22"/>
              <w:szCs w:val="22"/>
            </w:rPr>
          </w:pPr>
          <w:ins w:id="594" w:author="Emeson Santos" w:date="2019-08-23T09:53:00Z">
            <w:r w:rsidRPr="00D537AA">
              <w:rPr>
                <w:rStyle w:val="Hyperlink"/>
                <w:noProof/>
              </w:rPr>
              <w:fldChar w:fldCharType="begin"/>
            </w:r>
            <w:r w:rsidRPr="00D537AA">
              <w:rPr>
                <w:rStyle w:val="Hyperlink"/>
                <w:noProof/>
              </w:rPr>
              <w:instrText xml:space="preserve"> </w:instrText>
            </w:r>
            <w:r>
              <w:rPr>
                <w:noProof/>
              </w:rPr>
              <w:instrText>HYPERLINK \l "_Toc17446448"</w:instrText>
            </w:r>
            <w:r w:rsidRPr="00D537AA">
              <w:rPr>
                <w:rStyle w:val="Hyperlink"/>
                <w:noProof/>
              </w:rPr>
              <w:instrText xml:space="preserve"> </w:instrText>
            </w:r>
          </w:ins>
          <w:r w:rsidR="00F06C14" w:rsidRPr="00D537AA">
            <w:rPr>
              <w:rStyle w:val="Hyperlink"/>
              <w:noProof/>
            </w:rPr>
          </w:r>
          <w:ins w:id="595" w:author="Emeson Santos" w:date="2019-08-23T09:53:00Z">
            <w:r w:rsidRPr="00D537AA">
              <w:rPr>
                <w:rStyle w:val="Hyperlink"/>
                <w:noProof/>
              </w:rPr>
              <w:fldChar w:fldCharType="separate"/>
            </w:r>
            <w:r w:rsidRPr="00D537AA">
              <w:rPr>
                <w:rStyle w:val="Hyperlink"/>
                <w:noProof/>
              </w:rPr>
              <w:t>CAPÍTULO 2</w:t>
            </w:r>
            <w:r>
              <w:rPr>
                <w:noProof/>
                <w:webHidden/>
              </w:rPr>
              <w:tab/>
            </w:r>
            <w:r>
              <w:rPr>
                <w:noProof/>
                <w:webHidden/>
              </w:rPr>
              <w:fldChar w:fldCharType="begin"/>
            </w:r>
            <w:r>
              <w:rPr>
                <w:noProof/>
                <w:webHidden/>
              </w:rPr>
              <w:instrText xml:space="preserve"> PAGEREF _Toc17446448 \h </w:instrText>
            </w:r>
          </w:ins>
          <w:r>
            <w:rPr>
              <w:noProof/>
              <w:webHidden/>
            </w:rPr>
          </w:r>
          <w:r>
            <w:rPr>
              <w:noProof/>
              <w:webHidden/>
            </w:rPr>
            <w:fldChar w:fldCharType="separate"/>
          </w:r>
          <w:r w:rsidR="00F06C14">
            <w:rPr>
              <w:noProof/>
              <w:webHidden/>
            </w:rPr>
            <w:t>18</w:t>
          </w:r>
          <w:ins w:id="596" w:author="Emeson Santos" w:date="2019-08-23T09:53:00Z">
            <w:r>
              <w:rPr>
                <w:noProof/>
                <w:webHidden/>
              </w:rPr>
              <w:fldChar w:fldCharType="end"/>
            </w:r>
            <w:r w:rsidRPr="00D537AA">
              <w:rPr>
                <w:rStyle w:val="Hyperlink"/>
                <w:noProof/>
              </w:rPr>
              <w:fldChar w:fldCharType="end"/>
            </w:r>
          </w:ins>
        </w:p>
        <w:p w14:paraId="70DD9448" w14:textId="2B761925" w:rsidR="00175FE0" w:rsidRDefault="00175FE0">
          <w:pPr>
            <w:pStyle w:val="Sumrio1"/>
            <w:tabs>
              <w:tab w:val="right" w:leader="dot" w:pos="9064"/>
            </w:tabs>
            <w:rPr>
              <w:ins w:id="597" w:author="Emeson Santos" w:date="2019-08-23T09:53:00Z"/>
              <w:rFonts w:asciiTheme="minorHAnsi" w:eastAsiaTheme="minorEastAsia" w:hAnsiTheme="minorHAnsi" w:cstheme="minorBidi"/>
              <w:noProof/>
              <w:sz w:val="22"/>
              <w:szCs w:val="22"/>
            </w:rPr>
          </w:pPr>
          <w:ins w:id="598" w:author="Emeson Santos" w:date="2019-08-23T09:53:00Z">
            <w:r w:rsidRPr="00D537AA">
              <w:rPr>
                <w:rStyle w:val="Hyperlink"/>
                <w:noProof/>
              </w:rPr>
              <w:fldChar w:fldCharType="begin"/>
            </w:r>
            <w:r w:rsidRPr="00D537AA">
              <w:rPr>
                <w:rStyle w:val="Hyperlink"/>
                <w:noProof/>
              </w:rPr>
              <w:instrText xml:space="preserve"> </w:instrText>
            </w:r>
            <w:r>
              <w:rPr>
                <w:noProof/>
              </w:rPr>
              <w:instrText>HYPERLINK \l "_Toc17446449"</w:instrText>
            </w:r>
            <w:r w:rsidRPr="00D537AA">
              <w:rPr>
                <w:rStyle w:val="Hyperlink"/>
                <w:noProof/>
              </w:rPr>
              <w:instrText xml:space="preserve"> </w:instrText>
            </w:r>
          </w:ins>
          <w:r w:rsidR="00F06C14" w:rsidRPr="00D537AA">
            <w:rPr>
              <w:rStyle w:val="Hyperlink"/>
              <w:noProof/>
            </w:rPr>
          </w:r>
          <w:ins w:id="599" w:author="Emeson Santos" w:date="2019-08-23T09:53:00Z">
            <w:r w:rsidRPr="00D537AA">
              <w:rPr>
                <w:rStyle w:val="Hyperlink"/>
                <w:noProof/>
              </w:rPr>
              <w:fldChar w:fldCharType="separate"/>
            </w:r>
            <w:r w:rsidRPr="00D537AA">
              <w:rPr>
                <w:rStyle w:val="Hyperlink"/>
                <w:noProof/>
              </w:rPr>
              <w:t>FUNDAMENTAÇÃO TEÓRICA</w:t>
            </w:r>
            <w:r>
              <w:rPr>
                <w:noProof/>
                <w:webHidden/>
              </w:rPr>
              <w:tab/>
            </w:r>
            <w:r>
              <w:rPr>
                <w:noProof/>
                <w:webHidden/>
              </w:rPr>
              <w:fldChar w:fldCharType="begin"/>
            </w:r>
            <w:r>
              <w:rPr>
                <w:noProof/>
                <w:webHidden/>
              </w:rPr>
              <w:instrText xml:space="preserve"> PAGEREF _Toc17446449 \h </w:instrText>
            </w:r>
          </w:ins>
          <w:r>
            <w:rPr>
              <w:noProof/>
              <w:webHidden/>
            </w:rPr>
          </w:r>
          <w:r>
            <w:rPr>
              <w:noProof/>
              <w:webHidden/>
            </w:rPr>
            <w:fldChar w:fldCharType="separate"/>
          </w:r>
          <w:r w:rsidR="00F06C14">
            <w:rPr>
              <w:noProof/>
              <w:webHidden/>
            </w:rPr>
            <w:t>18</w:t>
          </w:r>
          <w:ins w:id="600" w:author="Emeson Santos" w:date="2019-08-23T09:53:00Z">
            <w:r>
              <w:rPr>
                <w:noProof/>
                <w:webHidden/>
              </w:rPr>
              <w:fldChar w:fldCharType="end"/>
            </w:r>
            <w:r w:rsidRPr="00D537AA">
              <w:rPr>
                <w:rStyle w:val="Hyperlink"/>
                <w:noProof/>
              </w:rPr>
              <w:fldChar w:fldCharType="end"/>
            </w:r>
          </w:ins>
        </w:p>
        <w:p w14:paraId="7F8E8211" w14:textId="48FA3D4E" w:rsidR="00175FE0" w:rsidRDefault="00175FE0">
          <w:pPr>
            <w:pStyle w:val="Sumrio2"/>
            <w:tabs>
              <w:tab w:val="right" w:leader="dot" w:pos="9064"/>
            </w:tabs>
            <w:rPr>
              <w:ins w:id="601" w:author="Emeson Santos" w:date="2019-08-23T09:53:00Z"/>
              <w:rFonts w:asciiTheme="minorHAnsi" w:eastAsiaTheme="minorEastAsia" w:hAnsiTheme="minorHAnsi" w:cstheme="minorBidi"/>
              <w:noProof/>
              <w:sz w:val="22"/>
              <w:szCs w:val="22"/>
            </w:rPr>
          </w:pPr>
          <w:ins w:id="602" w:author="Emeson Santos" w:date="2019-08-23T09:53:00Z">
            <w:r w:rsidRPr="00D537AA">
              <w:rPr>
                <w:rStyle w:val="Hyperlink"/>
                <w:noProof/>
              </w:rPr>
              <w:fldChar w:fldCharType="begin"/>
            </w:r>
            <w:r w:rsidRPr="00D537AA">
              <w:rPr>
                <w:rStyle w:val="Hyperlink"/>
                <w:noProof/>
              </w:rPr>
              <w:instrText xml:space="preserve"> </w:instrText>
            </w:r>
            <w:r>
              <w:rPr>
                <w:noProof/>
              </w:rPr>
              <w:instrText>HYPERLINK \l "_Toc17446450"</w:instrText>
            </w:r>
            <w:r w:rsidRPr="00D537AA">
              <w:rPr>
                <w:rStyle w:val="Hyperlink"/>
                <w:noProof/>
              </w:rPr>
              <w:instrText xml:space="preserve"> </w:instrText>
            </w:r>
          </w:ins>
          <w:r w:rsidR="00F06C14" w:rsidRPr="00D537AA">
            <w:rPr>
              <w:rStyle w:val="Hyperlink"/>
              <w:noProof/>
            </w:rPr>
          </w:r>
          <w:ins w:id="603" w:author="Emeson Santos" w:date="2019-08-23T09:53:00Z">
            <w:r w:rsidRPr="00D537AA">
              <w:rPr>
                <w:rStyle w:val="Hyperlink"/>
                <w:noProof/>
              </w:rPr>
              <w:fldChar w:fldCharType="separate"/>
            </w:r>
            <w:r w:rsidRPr="00D537AA">
              <w:rPr>
                <w:rStyle w:val="Hyperlink"/>
                <w:rFonts w:eastAsia="Times New Roman" w:cs="Times New Roman"/>
                <w:b/>
                <w:noProof/>
              </w:rPr>
              <w:t xml:space="preserve">2.1 </w:t>
            </w:r>
            <w:r w:rsidRPr="00D537AA">
              <w:rPr>
                <w:rStyle w:val="Hyperlink"/>
                <w:noProof/>
              </w:rPr>
              <w:t>PROCESSO DE NEGÓCIO</w:t>
            </w:r>
            <w:r>
              <w:rPr>
                <w:noProof/>
                <w:webHidden/>
              </w:rPr>
              <w:tab/>
            </w:r>
            <w:r>
              <w:rPr>
                <w:noProof/>
                <w:webHidden/>
              </w:rPr>
              <w:fldChar w:fldCharType="begin"/>
            </w:r>
            <w:r>
              <w:rPr>
                <w:noProof/>
                <w:webHidden/>
              </w:rPr>
              <w:instrText xml:space="preserve"> PAGEREF _Toc17446450 \h </w:instrText>
            </w:r>
          </w:ins>
          <w:r>
            <w:rPr>
              <w:noProof/>
              <w:webHidden/>
            </w:rPr>
          </w:r>
          <w:r>
            <w:rPr>
              <w:noProof/>
              <w:webHidden/>
            </w:rPr>
            <w:fldChar w:fldCharType="separate"/>
          </w:r>
          <w:r w:rsidR="00F06C14">
            <w:rPr>
              <w:noProof/>
              <w:webHidden/>
            </w:rPr>
            <w:t>18</w:t>
          </w:r>
          <w:ins w:id="604" w:author="Emeson Santos" w:date="2019-08-23T09:53:00Z">
            <w:r>
              <w:rPr>
                <w:noProof/>
                <w:webHidden/>
              </w:rPr>
              <w:fldChar w:fldCharType="end"/>
            </w:r>
            <w:r w:rsidRPr="00D537AA">
              <w:rPr>
                <w:rStyle w:val="Hyperlink"/>
                <w:noProof/>
              </w:rPr>
              <w:fldChar w:fldCharType="end"/>
            </w:r>
          </w:ins>
        </w:p>
        <w:p w14:paraId="1920C661" w14:textId="5BDE3423" w:rsidR="00175FE0" w:rsidRDefault="00175FE0">
          <w:pPr>
            <w:pStyle w:val="Sumrio2"/>
            <w:tabs>
              <w:tab w:val="right" w:leader="dot" w:pos="9064"/>
            </w:tabs>
            <w:rPr>
              <w:ins w:id="605" w:author="Emeson Santos" w:date="2019-08-23T09:53:00Z"/>
              <w:rFonts w:asciiTheme="minorHAnsi" w:eastAsiaTheme="minorEastAsia" w:hAnsiTheme="minorHAnsi" w:cstheme="minorBidi"/>
              <w:noProof/>
              <w:sz w:val="22"/>
              <w:szCs w:val="22"/>
            </w:rPr>
          </w:pPr>
          <w:ins w:id="606" w:author="Emeson Santos" w:date="2019-08-23T09:53:00Z">
            <w:r w:rsidRPr="00D537AA">
              <w:rPr>
                <w:rStyle w:val="Hyperlink"/>
                <w:noProof/>
              </w:rPr>
              <w:fldChar w:fldCharType="begin"/>
            </w:r>
            <w:r w:rsidRPr="00D537AA">
              <w:rPr>
                <w:rStyle w:val="Hyperlink"/>
                <w:noProof/>
              </w:rPr>
              <w:instrText xml:space="preserve"> </w:instrText>
            </w:r>
            <w:r>
              <w:rPr>
                <w:noProof/>
              </w:rPr>
              <w:instrText>HYPERLINK \l "_Toc17446451"</w:instrText>
            </w:r>
            <w:r w:rsidRPr="00D537AA">
              <w:rPr>
                <w:rStyle w:val="Hyperlink"/>
                <w:noProof/>
              </w:rPr>
              <w:instrText xml:space="preserve"> </w:instrText>
            </w:r>
          </w:ins>
          <w:r w:rsidR="00F06C14" w:rsidRPr="00D537AA">
            <w:rPr>
              <w:rStyle w:val="Hyperlink"/>
              <w:noProof/>
            </w:rPr>
          </w:r>
          <w:ins w:id="607" w:author="Emeson Santos" w:date="2019-08-23T09:53:00Z">
            <w:r w:rsidRPr="00D537AA">
              <w:rPr>
                <w:rStyle w:val="Hyperlink"/>
                <w:noProof/>
              </w:rPr>
              <w:fldChar w:fldCharType="separate"/>
            </w:r>
            <w:r w:rsidRPr="00D537AA">
              <w:rPr>
                <w:rStyle w:val="Hyperlink"/>
                <w:b/>
                <w:noProof/>
              </w:rPr>
              <w:t xml:space="preserve">2.2 </w:t>
            </w:r>
            <w:r w:rsidRPr="00D537AA">
              <w:rPr>
                <w:rStyle w:val="Hyperlink"/>
                <w:noProof/>
              </w:rPr>
              <w:t>FERRAMENTAS DE MODELAGEM</w:t>
            </w:r>
            <w:r>
              <w:rPr>
                <w:noProof/>
                <w:webHidden/>
              </w:rPr>
              <w:tab/>
            </w:r>
            <w:r>
              <w:rPr>
                <w:noProof/>
                <w:webHidden/>
              </w:rPr>
              <w:fldChar w:fldCharType="begin"/>
            </w:r>
            <w:r>
              <w:rPr>
                <w:noProof/>
                <w:webHidden/>
              </w:rPr>
              <w:instrText xml:space="preserve"> PAGEREF _Toc17446451 \h </w:instrText>
            </w:r>
          </w:ins>
          <w:r>
            <w:rPr>
              <w:noProof/>
              <w:webHidden/>
            </w:rPr>
          </w:r>
          <w:r>
            <w:rPr>
              <w:noProof/>
              <w:webHidden/>
            </w:rPr>
            <w:fldChar w:fldCharType="separate"/>
          </w:r>
          <w:r w:rsidR="00F06C14">
            <w:rPr>
              <w:noProof/>
              <w:webHidden/>
            </w:rPr>
            <w:t>27</w:t>
          </w:r>
          <w:ins w:id="608" w:author="Emeson Santos" w:date="2019-08-23T09:53:00Z">
            <w:r>
              <w:rPr>
                <w:noProof/>
                <w:webHidden/>
              </w:rPr>
              <w:fldChar w:fldCharType="end"/>
            </w:r>
            <w:r w:rsidRPr="00D537AA">
              <w:rPr>
                <w:rStyle w:val="Hyperlink"/>
                <w:noProof/>
              </w:rPr>
              <w:fldChar w:fldCharType="end"/>
            </w:r>
          </w:ins>
        </w:p>
        <w:p w14:paraId="196748FD" w14:textId="38FCC116" w:rsidR="00175FE0" w:rsidRDefault="00175FE0">
          <w:pPr>
            <w:pStyle w:val="Sumrio3"/>
            <w:tabs>
              <w:tab w:val="right" w:leader="dot" w:pos="9064"/>
            </w:tabs>
            <w:rPr>
              <w:ins w:id="609" w:author="Emeson Santos" w:date="2019-08-23T09:53:00Z"/>
              <w:rFonts w:asciiTheme="minorHAnsi" w:eastAsiaTheme="minorEastAsia" w:hAnsiTheme="minorHAnsi" w:cstheme="minorBidi"/>
              <w:noProof/>
              <w:sz w:val="22"/>
              <w:szCs w:val="22"/>
            </w:rPr>
          </w:pPr>
          <w:ins w:id="610" w:author="Emeson Santos" w:date="2019-08-23T09:53:00Z">
            <w:r w:rsidRPr="00D537AA">
              <w:rPr>
                <w:rStyle w:val="Hyperlink"/>
                <w:noProof/>
              </w:rPr>
              <w:fldChar w:fldCharType="begin"/>
            </w:r>
            <w:r w:rsidRPr="00D537AA">
              <w:rPr>
                <w:rStyle w:val="Hyperlink"/>
                <w:noProof/>
              </w:rPr>
              <w:instrText xml:space="preserve"> </w:instrText>
            </w:r>
            <w:r>
              <w:rPr>
                <w:noProof/>
              </w:rPr>
              <w:instrText>HYPERLINK \l "_Toc17446452"</w:instrText>
            </w:r>
            <w:r w:rsidRPr="00D537AA">
              <w:rPr>
                <w:rStyle w:val="Hyperlink"/>
                <w:noProof/>
              </w:rPr>
              <w:instrText xml:space="preserve"> </w:instrText>
            </w:r>
          </w:ins>
          <w:r w:rsidR="00F06C14" w:rsidRPr="00D537AA">
            <w:rPr>
              <w:rStyle w:val="Hyperlink"/>
              <w:noProof/>
            </w:rPr>
          </w:r>
          <w:ins w:id="611" w:author="Emeson Santos" w:date="2019-08-23T09:53:00Z">
            <w:r w:rsidRPr="00D537AA">
              <w:rPr>
                <w:rStyle w:val="Hyperlink"/>
                <w:noProof/>
              </w:rPr>
              <w:fldChar w:fldCharType="separate"/>
            </w:r>
            <w:r w:rsidRPr="00D537AA">
              <w:rPr>
                <w:rStyle w:val="Hyperlink"/>
                <w:rFonts w:eastAsia="Times New Roman" w:cs="Times New Roman"/>
                <w:b/>
                <w:noProof/>
              </w:rPr>
              <w:t xml:space="preserve">2.2.1 </w:t>
            </w:r>
            <w:r w:rsidRPr="00D537AA">
              <w:rPr>
                <w:rStyle w:val="Hyperlink"/>
                <w:noProof/>
              </w:rPr>
              <w:t>PISCINA/POOL</w:t>
            </w:r>
            <w:r>
              <w:rPr>
                <w:noProof/>
                <w:webHidden/>
              </w:rPr>
              <w:tab/>
            </w:r>
            <w:r>
              <w:rPr>
                <w:noProof/>
                <w:webHidden/>
              </w:rPr>
              <w:fldChar w:fldCharType="begin"/>
            </w:r>
            <w:r>
              <w:rPr>
                <w:noProof/>
                <w:webHidden/>
              </w:rPr>
              <w:instrText xml:space="preserve"> PAGEREF _Toc17446452 \h </w:instrText>
            </w:r>
          </w:ins>
          <w:r>
            <w:rPr>
              <w:noProof/>
              <w:webHidden/>
            </w:rPr>
          </w:r>
          <w:r>
            <w:rPr>
              <w:noProof/>
              <w:webHidden/>
            </w:rPr>
            <w:fldChar w:fldCharType="separate"/>
          </w:r>
          <w:r w:rsidR="00F06C14">
            <w:rPr>
              <w:noProof/>
              <w:webHidden/>
            </w:rPr>
            <w:t>28</w:t>
          </w:r>
          <w:ins w:id="612" w:author="Emeson Santos" w:date="2019-08-23T09:53:00Z">
            <w:r>
              <w:rPr>
                <w:noProof/>
                <w:webHidden/>
              </w:rPr>
              <w:fldChar w:fldCharType="end"/>
            </w:r>
            <w:r w:rsidRPr="00D537AA">
              <w:rPr>
                <w:rStyle w:val="Hyperlink"/>
                <w:noProof/>
              </w:rPr>
              <w:fldChar w:fldCharType="end"/>
            </w:r>
          </w:ins>
        </w:p>
        <w:p w14:paraId="2A67CBE8" w14:textId="717FE688" w:rsidR="00175FE0" w:rsidRDefault="00175FE0">
          <w:pPr>
            <w:pStyle w:val="Sumrio3"/>
            <w:tabs>
              <w:tab w:val="right" w:leader="dot" w:pos="9064"/>
            </w:tabs>
            <w:rPr>
              <w:ins w:id="613" w:author="Emeson Santos" w:date="2019-08-23T09:53:00Z"/>
              <w:rFonts w:asciiTheme="minorHAnsi" w:eastAsiaTheme="minorEastAsia" w:hAnsiTheme="minorHAnsi" w:cstheme="minorBidi"/>
              <w:noProof/>
              <w:sz w:val="22"/>
              <w:szCs w:val="22"/>
            </w:rPr>
          </w:pPr>
          <w:ins w:id="614" w:author="Emeson Santos" w:date="2019-08-23T09:53:00Z">
            <w:r w:rsidRPr="00D537AA">
              <w:rPr>
                <w:rStyle w:val="Hyperlink"/>
                <w:noProof/>
              </w:rPr>
              <w:fldChar w:fldCharType="begin"/>
            </w:r>
            <w:r w:rsidRPr="00D537AA">
              <w:rPr>
                <w:rStyle w:val="Hyperlink"/>
                <w:noProof/>
              </w:rPr>
              <w:instrText xml:space="preserve"> </w:instrText>
            </w:r>
            <w:r>
              <w:rPr>
                <w:noProof/>
              </w:rPr>
              <w:instrText>HYPERLINK \l "_Toc17446453"</w:instrText>
            </w:r>
            <w:r w:rsidRPr="00D537AA">
              <w:rPr>
                <w:rStyle w:val="Hyperlink"/>
                <w:noProof/>
              </w:rPr>
              <w:instrText xml:space="preserve"> </w:instrText>
            </w:r>
          </w:ins>
          <w:r w:rsidR="00F06C14" w:rsidRPr="00D537AA">
            <w:rPr>
              <w:rStyle w:val="Hyperlink"/>
              <w:noProof/>
            </w:rPr>
          </w:r>
          <w:ins w:id="615" w:author="Emeson Santos" w:date="2019-08-23T09:53:00Z">
            <w:r w:rsidRPr="00D537AA">
              <w:rPr>
                <w:rStyle w:val="Hyperlink"/>
                <w:noProof/>
              </w:rPr>
              <w:fldChar w:fldCharType="separate"/>
            </w:r>
            <w:r w:rsidRPr="00D537AA">
              <w:rPr>
                <w:rStyle w:val="Hyperlink"/>
                <w:rFonts w:eastAsia="Times New Roman" w:cs="Times New Roman"/>
                <w:b/>
                <w:noProof/>
              </w:rPr>
              <w:t xml:space="preserve">2.2.2 </w:t>
            </w:r>
            <w:r w:rsidRPr="00D537AA">
              <w:rPr>
                <w:rStyle w:val="Hyperlink"/>
                <w:noProof/>
              </w:rPr>
              <w:t>RAIA/LANE</w:t>
            </w:r>
            <w:r>
              <w:rPr>
                <w:noProof/>
                <w:webHidden/>
              </w:rPr>
              <w:tab/>
            </w:r>
            <w:r>
              <w:rPr>
                <w:noProof/>
                <w:webHidden/>
              </w:rPr>
              <w:fldChar w:fldCharType="begin"/>
            </w:r>
            <w:r>
              <w:rPr>
                <w:noProof/>
                <w:webHidden/>
              </w:rPr>
              <w:instrText xml:space="preserve"> PAGEREF _Toc17446453 \h </w:instrText>
            </w:r>
          </w:ins>
          <w:r>
            <w:rPr>
              <w:noProof/>
              <w:webHidden/>
            </w:rPr>
          </w:r>
          <w:r>
            <w:rPr>
              <w:noProof/>
              <w:webHidden/>
            </w:rPr>
            <w:fldChar w:fldCharType="separate"/>
          </w:r>
          <w:r w:rsidR="00F06C14">
            <w:rPr>
              <w:noProof/>
              <w:webHidden/>
            </w:rPr>
            <w:t>28</w:t>
          </w:r>
          <w:ins w:id="616" w:author="Emeson Santos" w:date="2019-08-23T09:53:00Z">
            <w:r>
              <w:rPr>
                <w:noProof/>
                <w:webHidden/>
              </w:rPr>
              <w:fldChar w:fldCharType="end"/>
            </w:r>
            <w:r w:rsidRPr="00D537AA">
              <w:rPr>
                <w:rStyle w:val="Hyperlink"/>
                <w:noProof/>
              </w:rPr>
              <w:fldChar w:fldCharType="end"/>
            </w:r>
          </w:ins>
        </w:p>
        <w:p w14:paraId="6B064D62" w14:textId="182DBA49" w:rsidR="00175FE0" w:rsidRDefault="00175FE0">
          <w:pPr>
            <w:pStyle w:val="Sumrio3"/>
            <w:tabs>
              <w:tab w:val="right" w:leader="dot" w:pos="9064"/>
            </w:tabs>
            <w:rPr>
              <w:ins w:id="617" w:author="Emeson Santos" w:date="2019-08-23T09:53:00Z"/>
              <w:rFonts w:asciiTheme="minorHAnsi" w:eastAsiaTheme="minorEastAsia" w:hAnsiTheme="minorHAnsi" w:cstheme="minorBidi"/>
              <w:noProof/>
              <w:sz w:val="22"/>
              <w:szCs w:val="22"/>
            </w:rPr>
          </w:pPr>
          <w:ins w:id="618" w:author="Emeson Santos" w:date="2019-08-23T09:53:00Z">
            <w:r w:rsidRPr="00D537AA">
              <w:rPr>
                <w:rStyle w:val="Hyperlink"/>
                <w:noProof/>
              </w:rPr>
              <w:fldChar w:fldCharType="begin"/>
            </w:r>
            <w:r w:rsidRPr="00D537AA">
              <w:rPr>
                <w:rStyle w:val="Hyperlink"/>
                <w:noProof/>
              </w:rPr>
              <w:instrText xml:space="preserve"> </w:instrText>
            </w:r>
            <w:r>
              <w:rPr>
                <w:noProof/>
              </w:rPr>
              <w:instrText>HYPERLINK \l "_Toc17446454"</w:instrText>
            </w:r>
            <w:r w:rsidRPr="00D537AA">
              <w:rPr>
                <w:rStyle w:val="Hyperlink"/>
                <w:noProof/>
              </w:rPr>
              <w:instrText xml:space="preserve"> </w:instrText>
            </w:r>
          </w:ins>
          <w:r w:rsidR="00F06C14" w:rsidRPr="00D537AA">
            <w:rPr>
              <w:rStyle w:val="Hyperlink"/>
              <w:noProof/>
            </w:rPr>
          </w:r>
          <w:ins w:id="619" w:author="Emeson Santos" w:date="2019-08-23T09:53:00Z">
            <w:r w:rsidRPr="00D537AA">
              <w:rPr>
                <w:rStyle w:val="Hyperlink"/>
                <w:noProof/>
              </w:rPr>
              <w:fldChar w:fldCharType="separate"/>
            </w:r>
            <w:r w:rsidRPr="00D537AA">
              <w:rPr>
                <w:rStyle w:val="Hyperlink"/>
                <w:rFonts w:eastAsia="Times New Roman" w:cs="Times New Roman"/>
                <w:b/>
                <w:noProof/>
              </w:rPr>
              <w:t xml:space="preserve">2.2.3 </w:t>
            </w:r>
            <w:r w:rsidRPr="00D537AA">
              <w:rPr>
                <w:rStyle w:val="Hyperlink"/>
                <w:noProof/>
              </w:rPr>
              <w:t>CONECTORES</w:t>
            </w:r>
            <w:r>
              <w:rPr>
                <w:noProof/>
                <w:webHidden/>
              </w:rPr>
              <w:tab/>
            </w:r>
            <w:r>
              <w:rPr>
                <w:noProof/>
                <w:webHidden/>
              </w:rPr>
              <w:fldChar w:fldCharType="begin"/>
            </w:r>
            <w:r>
              <w:rPr>
                <w:noProof/>
                <w:webHidden/>
              </w:rPr>
              <w:instrText xml:space="preserve"> PAGEREF _Toc17446454 \h </w:instrText>
            </w:r>
          </w:ins>
          <w:r>
            <w:rPr>
              <w:noProof/>
              <w:webHidden/>
            </w:rPr>
          </w:r>
          <w:r>
            <w:rPr>
              <w:noProof/>
              <w:webHidden/>
            </w:rPr>
            <w:fldChar w:fldCharType="separate"/>
          </w:r>
          <w:r w:rsidR="00F06C14">
            <w:rPr>
              <w:noProof/>
              <w:webHidden/>
            </w:rPr>
            <w:t>29</w:t>
          </w:r>
          <w:ins w:id="620" w:author="Emeson Santos" w:date="2019-08-23T09:53:00Z">
            <w:r>
              <w:rPr>
                <w:noProof/>
                <w:webHidden/>
              </w:rPr>
              <w:fldChar w:fldCharType="end"/>
            </w:r>
            <w:r w:rsidRPr="00D537AA">
              <w:rPr>
                <w:rStyle w:val="Hyperlink"/>
                <w:noProof/>
              </w:rPr>
              <w:fldChar w:fldCharType="end"/>
            </w:r>
          </w:ins>
        </w:p>
        <w:p w14:paraId="6BD39B17" w14:textId="4016B061" w:rsidR="00175FE0" w:rsidRDefault="00175FE0">
          <w:pPr>
            <w:pStyle w:val="Sumrio3"/>
            <w:tabs>
              <w:tab w:val="right" w:leader="dot" w:pos="9064"/>
            </w:tabs>
            <w:rPr>
              <w:ins w:id="621" w:author="Emeson Santos" w:date="2019-08-23T09:53:00Z"/>
              <w:rFonts w:asciiTheme="minorHAnsi" w:eastAsiaTheme="minorEastAsia" w:hAnsiTheme="minorHAnsi" w:cstheme="minorBidi"/>
              <w:noProof/>
              <w:sz w:val="22"/>
              <w:szCs w:val="22"/>
            </w:rPr>
          </w:pPr>
          <w:ins w:id="622" w:author="Emeson Santos" w:date="2019-08-23T09:53:00Z">
            <w:r w:rsidRPr="00D537AA">
              <w:rPr>
                <w:rStyle w:val="Hyperlink"/>
                <w:noProof/>
              </w:rPr>
              <w:fldChar w:fldCharType="begin"/>
            </w:r>
            <w:r w:rsidRPr="00D537AA">
              <w:rPr>
                <w:rStyle w:val="Hyperlink"/>
                <w:noProof/>
              </w:rPr>
              <w:instrText xml:space="preserve"> </w:instrText>
            </w:r>
            <w:r>
              <w:rPr>
                <w:noProof/>
              </w:rPr>
              <w:instrText>HYPERLINK \l "_Toc17446455"</w:instrText>
            </w:r>
            <w:r w:rsidRPr="00D537AA">
              <w:rPr>
                <w:rStyle w:val="Hyperlink"/>
                <w:noProof/>
              </w:rPr>
              <w:instrText xml:space="preserve"> </w:instrText>
            </w:r>
          </w:ins>
          <w:r w:rsidR="00F06C14" w:rsidRPr="00D537AA">
            <w:rPr>
              <w:rStyle w:val="Hyperlink"/>
              <w:noProof/>
            </w:rPr>
          </w:r>
          <w:ins w:id="623" w:author="Emeson Santos" w:date="2019-08-23T09:53:00Z">
            <w:r w:rsidRPr="00D537AA">
              <w:rPr>
                <w:rStyle w:val="Hyperlink"/>
                <w:noProof/>
              </w:rPr>
              <w:fldChar w:fldCharType="separate"/>
            </w:r>
            <w:r w:rsidRPr="00D537AA">
              <w:rPr>
                <w:rStyle w:val="Hyperlink"/>
                <w:rFonts w:eastAsia="Times New Roman" w:cs="Times New Roman"/>
                <w:b/>
                <w:noProof/>
              </w:rPr>
              <w:t xml:space="preserve">2.2.4 </w:t>
            </w:r>
            <w:r w:rsidRPr="00D537AA">
              <w:rPr>
                <w:rStyle w:val="Hyperlink"/>
                <w:noProof/>
              </w:rPr>
              <w:t>TAREFAS</w:t>
            </w:r>
            <w:r>
              <w:rPr>
                <w:noProof/>
                <w:webHidden/>
              </w:rPr>
              <w:tab/>
            </w:r>
            <w:r>
              <w:rPr>
                <w:noProof/>
                <w:webHidden/>
              </w:rPr>
              <w:fldChar w:fldCharType="begin"/>
            </w:r>
            <w:r>
              <w:rPr>
                <w:noProof/>
                <w:webHidden/>
              </w:rPr>
              <w:instrText xml:space="preserve"> PAGEREF _Toc17446455 \h </w:instrText>
            </w:r>
          </w:ins>
          <w:r>
            <w:rPr>
              <w:noProof/>
              <w:webHidden/>
            </w:rPr>
          </w:r>
          <w:r>
            <w:rPr>
              <w:noProof/>
              <w:webHidden/>
            </w:rPr>
            <w:fldChar w:fldCharType="separate"/>
          </w:r>
          <w:r w:rsidR="00F06C14">
            <w:rPr>
              <w:noProof/>
              <w:webHidden/>
            </w:rPr>
            <w:t>30</w:t>
          </w:r>
          <w:ins w:id="624" w:author="Emeson Santos" w:date="2019-08-23T09:53:00Z">
            <w:r>
              <w:rPr>
                <w:noProof/>
                <w:webHidden/>
              </w:rPr>
              <w:fldChar w:fldCharType="end"/>
            </w:r>
            <w:r w:rsidRPr="00D537AA">
              <w:rPr>
                <w:rStyle w:val="Hyperlink"/>
                <w:noProof/>
              </w:rPr>
              <w:fldChar w:fldCharType="end"/>
            </w:r>
          </w:ins>
        </w:p>
        <w:p w14:paraId="2FF1B02D" w14:textId="0324B0D4" w:rsidR="00175FE0" w:rsidRDefault="00175FE0">
          <w:pPr>
            <w:pStyle w:val="Sumrio3"/>
            <w:tabs>
              <w:tab w:val="right" w:leader="dot" w:pos="9064"/>
            </w:tabs>
            <w:rPr>
              <w:ins w:id="625" w:author="Emeson Santos" w:date="2019-08-23T09:53:00Z"/>
              <w:rFonts w:asciiTheme="minorHAnsi" w:eastAsiaTheme="minorEastAsia" w:hAnsiTheme="minorHAnsi" w:cstheme="minorBidi"/>
              <w:noProof/>
              <w:sz w:val="22"/>
              <w:szCs w:val="22"/>
            </w:rPr>
          </w:pPr>
          <w:ins w:id="626" w:author="Emeson Santos" w:date="2019-08-23T09:53:00Z">
            <w:r w:rsidRPr="00D537AA">
              <w:rPr>
                <w:rStyle w:val="Hyperlink"/>
                <w:noProof/>
              </w:rPr>
              <w:fldChar w:fldCharType="begin"/>
            </w:r>
            <w:r w:rsidRPr="00D537AA">
              <w:rPr>
                <w:rStyle w:val="Hyperlink"/>
                <w:noProof/>
              </w:rPr>
              <w:instrText xml:space="preserve"> </w:instrText>
            </w:r>
            <w:r>
              <w:rPr>
                <w:noProof/>
              </w:rPr>
              <w:instrText>HYPERLINK \l "_Toc17446456"</w:instrText>
            </w:r>
            <w:r w:rsidRPr="00D537AA">
              <w:rPr>
                <w:rStyle w:val="Hyperlink"/>
                <w:noProof/>
              </w:rPr>
              <w:instrText xml:space="preserve"> </w:instrText>
            </w:r>
          </w:ins>
          <w:r w:rsidR="00F06C14" w:rsidRPr="00D537AA">
            <w:rPr>
              <w:rStyle w:val="Hyperlink"/>
              <w:noProof/>
            </w:rPr>
          </w:r>
          <w:ins w:id="627" w:author="Emeson Santos" w:date="2019-08-23T09:53:00Z">
            <w:r w:rsidRPr="00D537AA">
              <w:rPr>
                <w:rStyle w:val="Hyperlink"/>
                <w:noProof/>
              </w:rPr>
              <w:fldChar w:fldCharType="separate"/>
            </w:r>
            <w:r w:rsidRPr="00D537AA">
              <w:rPr>
                <w:rStyle w:val="Hyperlink"/>
                <w:rFonts w:eastAsia="Times New Roman" w:cs="Times New Roman"/>
                <w:b/>
                <w:noProof/>
              </w:rPr>
              <w:t xml:space="preserve">2.2.5 </w:t>
            </w:r>
            <w:r w:rsidRPr="00D537AA">
              <w:rPr>
                <w:rStyle w:val="Hyperlink"/>
                <w:noProof/>
              </w:rPr>
              <w:t>EVENTOS E GATEWAYS</w:t>
            </w:r>
            <w:r>
              <w:rPr>
                <w:noProof/>
                <w:webHidden/>
              </w:rPr>
              <w:tab/>
            </w:r>
            <w:r>
              <w:rPr>
                <w:noProof/>
                <w:webHidden/>
              </w:rPr>
              <w:fldChar w:fldCharType="begin"/>
            </w:r>
            <w:r>
              <w:rPr>
                <w:noProof/>
                <w:webHidden/>
              </w:rPr>
              <w:instrText xml:space="preserve"> PAGEREF _Toc17446456 \h </w:instrText>
            </w:r>
          </w:ins>
          <w:r>
            <w:rPr>
              <w:noProof/>
              <w:webHidden/>
            </w:rPr>
          </w:r>
          <w:r>
            <w:rPr>
              <w:noProof/>
              <w:webHidden/>
            </w:rPr>
            <w:fldChar w:fldCharType="separate"/>
          </w:r>
          <w:r w:rsidR="00F06C14">
            <w:rPr>
              <w:noProof/>
              <w:webHidden/>
            </w:rPr>
            <w:t>31</w:t>
          </w:r>
          <w:ins w:id="628" w:author="Emeson Santos" w:date="2019-08-23T09:53:00Z">
            <w:r>
              <w:rPr>
                <w:noProof/>
                <w:webHidden/>
              </w:rPr>
              <w:fldChar w:fldCharType="end"/>
            </w:r>
            <w:r w:rsidRPr="00D537AA">
              <w:rPr>
                <w:rStyle w:val="Hyperlink"/>
                <w:noProof/>
              </w:rPr>
              <w:fldChar w:fldCharType="end"/>
            </w:r>
          </w:ins>
        </w:p>
        <w:p w14:paraId="66007AB3" w14:textId="0C1C1A05" w:rsidR="00175FE0" w:rsidRDefault="00175FE0">
          <w:pPr>
            <w:pStyle w:val="Sumrio2"/>
            <w:tabs>
              <w:tab w:val="right" w:leader="dot" w:pos="9064"/>
            </w:tabs>
            <w:rPr>
              <w:ins w:id="629" w:author="Emeson Santos" w:date="2019-08-23T09:53:00Z"/>
              <w:rFonts w:asciiTheme="minorHAnsi" w:eastAsiaTheme="minorEastAsia" w:hAnsiTheme="minorHAnsi" w:cstheme="minorBidi"/>
              <w:noProof/>
              <w:sz w:val="22"/>
              <w:szCs w:val="22"/>
            </w:rPr>
          </w:pPr>
          <w:ins w:id="630" w:author="Emeson Santos" w:date="2019-08-23T09:53:00Z">
            <w:r w:rsidRPr="00D537AA">
              <w:rPr>
                <w:rStyle w:val="Hyperlink"/>
                <w:noProof/>
              </w:rPr>
              <w:fldChar w:fldCharType="begin"/>
            </w:r>
            <w:r w:rsidRPr="00D537AA">
              <w:rPr>
                <w:rStyle w:val="Hyperlink"/>
                <w:noProof/>
              </w:rPr>
              <w:instrText xml:space="preserve"> </w:instrText>
            </w:r>
            <w:r>
              <w:rPr>
                <w:noProof/>
              </w:rPr>
              <w:instrText>HYPERLINK \l "_Toc17446457"</w:instrText>
            </w:r>
            <w:r w:rsidRPr="00D537AA">
              <w:rPr>
                <w:rStyle w:val="Hyperlink"/>
                <w:noProof/>
              </w:rPr>
              <w:instrText xml:space="preserve"> </w:instrText>
            </w:r>
          </w:ins>
          <w:r w:rsidR="00F06C14" w:rsidRPr="00D537AA">
            <w:rPr>
              <w:rStyle w:val="Hyperlink"/>
              <w:noProof/>
            </w:rPr>
          </w:r>
          <w:ins w:id="631" w:author="Emeson Santos" w:date="2019-08-23T09:53:00Z">
            <w:r w:rsidRPr="00D537AA">
              <w:rPr>
                <w:rStyle w:val="Hyperlink"/>
                <w:noProof/>
              </w:rPr>
              <w:fldChar w:fldCharType="separate"/>
            </w:r>
            <w:r w:rsidRPr="00D537AA">
              <w:rPr>
                <w:rStyle w:val="Hyperlink"/>
                <w:b/>
                <w:noProof/>
              </w:rPr>
              <w:t xml:space="preserve">2.3 </w:t>
            </w:r>
            <w:r w:rsidRPr="00D537AA">
              <w:rPr>
                <w:rStyle w:val="Hyperlink"/>
                <w:noProof/>
              </w:rPr>
              <w:t>TRABALHOS CORRELATOS</w:t>
            </w:r>
            <w:r>
              <w:rPr>
                <w:noProof/>
                <w:webHidden/>
              </w:rPr>
              <w:tab/>
            </w:r>
            <w:r>
              <w:rPr>
                <w:noProof/>
                <w:webHidden/>
              </w:rPr>
              <w:fldChar w:fldCharType="begin"/>
            </w:r>
            <w:r>
              <w:rPr>
                <w:noProof/>
                <w:webHidden/>
              </w:rPr>
              <w:instrText xml:space="preserve"> PAGEREF _Toc17446457 \h </w:instrText>
            </w:r>
          </w:ins>
          <w:r>
            <w:rPr>
              <w:noProof/>
              <w:webHidden/>
            </w:rPr>
          </w:r>
          <w:r>
            <w:rPr>
              <w:noProof/>
              <w:webHidden/>
            </w:rPr>
            <w:fldChar w:fldCharType="separate"/>
          </w:r>
          <w:r w:rsidR="00F06C14">
            <w:rPr>
              <w:noProof/>
              <w:webHidden/>
            </w:rPr>
            <w:t>33</w:t>
          </w:r>
          <w:ins w:id="632" w:author="Emeson Santos" w:date="2019-08-23T09:53:00Z">
            <w:r>
              <w:rPr>
                <w:noProof/>
                <w:webHidden/>
              </w:rPr>
              <w:fldChar w:fldCharType="end"/>
            </w:r>
            <w:r w:rsidRPr="00D537AA">
              <w:rPr>
                <w:rStyle w:val="Hyperlink"/>
                <w:noProof/>
              </w:rPr>
              <w:fldChar w:fldCharType="end"/>
            </w:r>
          </w:ins>
        </w:p>
        <w:p w14:paraId="3B700263" w14:textId="18C465D9" w:rsidR="00175FE0" w:rsidRDefault="00175FE0">
          <w:pPr>
            <w:pStyle w:val="Sumrio1"/>
            <w:tabs>
              <w:tab w:val="right" w:leader="dot" w:pos="9064"/>
            </w:tabs>
            <w:rPr>
              <w:ins w:id="633" w:author="Emeson Santos" w:date="2019-08-23T09:53:00Z"/>
              <w:rFonts w:asciiTheme="minorHAnsi" w:eastAsiaTheme="minorEastAsia" w:hAnsiTheme="minorHAnsi" w:cstheme="minorBidi"/>
              <w:noProof/>
              <w:sz w:val="22"/>
              <w:szCs w:val="22"/>
            </w:rPr>
          </w:pPr>
          <w:ins w:id="634" w:author="Emeson Santos" w:date="2019-08-23T09:53:00Z">
            <w:r w:rsidRPr="00D537AA">
              <w:rPr>
                <w:rStyle w:val="Hyperlink"/>
                <w:noProof/>
              </w:rPr>
              <w:fldChar w:fldCharType="begin"/>
            </w:r>
            <w:r w:rsidRPr="00D537AA">
              <w:rPr>
                <w:rStyle w:val="Hyperlink"/>
                <w:noProof/>
              </w:rPr>
              <w:instrText xml:space="preserve"> </w:instrText>
            </w:r>
            <w:r>
              <w:rPr>
                <w:noProof/>
              </w:rPr>
              <w:instrText>HYPERLINK \l "_Toc17446458"</w:instrText>
            </w:r>
            <w:r w:rsidRPr="00D537AA">
              <w:rPr>
                <w:rStyle w:val="Hyperlink"/>
                <w:noProof/>
              </w:rPr>
              <w:instrText xml:space="preserve"> </w:instrText>
            </w:r>
          </w:ins>
          <w:r w:rsidR="00F06C14" w:rsidRPr="00D537AA">
            <w:rPr>
              <w:rStyle w:val="Hyperlink"/>
              <w:noProof/>
            </w:rPr>
          </w:r>
          <w:ins w:id="635" w:author="Emeson Santos" w:date="2019-08-23T09:53:00Z">
            <w:r w:rsidRPr="00D537AA">
              <w:rPr>
                <w:rStyle w:val="Hyperlink"/>
                <w:noProof/>
              </w:rPr>
              <w:fldChar w:fldCharType="separate"/>
            </w:r>
            <w:r w:rsidRPr="00D537AA">
              <w:rPr>
                <w:rStyle w:val="Hyperlink"/>
                <w:noProof/>
              </w:rPr>
              <w:t>CAPÍTULO 3</w:t>
            </w:r>
            <w:r>
              <w:rPr>
                <w:noProof/>
                <w:webHidden/>
              </w:rPr>
              <w:tab/>
            </w:r>
            <w:r>
              <w:rPr>
                <w:noProof/>
                <w:webHidden/>
              </w:rPr>
              <w:fldChar w:fldCharType="begin"/>
            </w:r>
            <w:r>
              <w:rPr>
                <w:noProof/>
                <w:webHidden/>
              </w:rPr>
              <w:instrText xml:space="preserve"> PAGEREF _Toc17446458 \h </w:instrText>
            </w:r>
          </w:ins>
          <w:r>
            <w:rPr>
              <w:noProof/>
              <w:webHidden/>
            </w:rPr>
          </w:r>
          <w:r>
            <w:rPr>
              <w:noProof/>
              <w:webHidden/>
            </w:rPr>
            <w:fldChar w:fldCharType="separate"/>
          </w:r>
          <w:r w:rsidR="00F06C14">
            <w:rPr>
              <w:noProof/>
              <w:webHidden/>
            </w:rPr>
            <w:t>33</w:t>
          </w:r>
          <w:ins w:id="636" w:author="Emeson Santos" w:date="2019-08-23T09:53:00Z">
            <w:r>
              <w:rPr>
                <w:noProof/>
                <w:webHidden/>
              </w:rPr>
              <w:fldChar w:fldCharType="end"/>
            </w:r>
            <w:r w:rsidRPr="00D537AA">
              <w:rPr>
                <w:rStyle w:val="Hyperlink"/>
                <w:noProof/>
              </w:rPr>
              <w:fldChar w:fldCharType="end"/>
            </w:r>
          </w:ins>
        </w:p>
        <w:p w14:paraId="5318763E" w14:textId="16A28457" w:rsidR="00175FE0" w:rsidRDefault="00175FE0">
          <w:pPr>
            <w:pStyle w:val="Sumrio1"/>
            <w:tabs>
              <w:tab w:val="right" w:leader="dot" w:pos="9064"/>
            </w:tabs>
            <w:rPr>
              <w:ins w:id="637" w:author="Emeson Santos" w:date="2019-08-23T09:53:00Z"/>
              <w:rFonts w:asciiTheme="minorHAnsi" w:eastAsiaTheme="minorEastAsia" w:hAnsiTheme="minorHAnsi" w:cstheme="minorBidi"/>
              <w:noProof/>
              <w:sz w:val="22"/>
              <w:szCs w:val="22"/>
            </w:rPr>
          </w:pPr>
          <w:ins w:id="638" w:author="Emeson Santos" w:date="2019-08-23T09:53:00Z">
            <w:r w:rsidRPr="00D537AA">
              <w:rPr>
                <w:rStyle w:val="Hyperlink"/>
                <w:noProof/>
              </w:rPr>
              <w:fldChar w:fldCharType="begin"/>
            </w:r>
            <w:r w:rsidRPr="00D537AA">
              <w:rPr>
                <w:rStyle w:val="Hyperlink"/>
                <w:noProof/>
              </w:rPr>
              <w:instrText xml:space="preserve"> </w:instrText>
            </w:r>
            <w:r>
              <w:rPr>
                <w:noProof/>
              </w:rPr>
              <w:instrText>HYPERLINK \l "_Toc17446459"</w:instrText>
            </w:r>
            <w:r w:rsidRPr="00D537AA">
              <w:rPr>
                <w:rStyle w:val="Hyperlink"/>
                <w:noProof/>
              </w:rPr>
              <w:instrText xml:space="preserve"> </w:instrText>
            </w:r>
          </w:ins>
          <w:r w:rsidR="00F06C14" w:rsidRPr="00D537AA">
            <w:rPr>
              <w:rStyle w:val="Hyperlink"/>
              <w:noProof/>
            </w:rPr>
          </w:r>
          <w:ins w:id="639" w:author="Emeson Santos" w:date="2019-08-23T09:53:00Z">
            <w:r w:rsidRPr="00D537AA">
              <w:rPr>
                <w:rStyle w:val="Hyperlink"/>
                <w:noProof/>
              </w:rPr>
              <w:fldChar w:fldCharType="separate"/>
            </w:r>
            <w:r w:rsidRPr="00D537AA">
              <w:rPr>
                <w:rStyle w:val="Hyperlink"/>
                <w:noProof/>
              </w:rPr>
              <w:t>PROCESSOS DAS CHEFIAS DEPARTAMENTOS DA UFS</w:t>
            </w:r>
            <w:r>
              <w:rPr>
                <w:noProof/>
                <w:webHidden/>
              </w:rPr>
              <w:tab/>
            </w:r>
            <w:r>
              <w:rPr>
                <w:noProof/>
                <w:webHidden/>
              </w:rPr>
              <w:fldChar w:fldCharType="begin"/>
            </w:r>
            <w:r>
              <w:rPr>
                <w:noProof/>
                <w:webHidden/>
              </w:rPr>
              <w:instrText xml:space="preserve"> PAGEREF _Toc17446459 \h </w:instrText>
            </w:r>
          </w:ins>
          <w:r>
            <w:rPr>
              <w:noProof/>
              <w:webHidden/>
            </w:rPr>
          </w:r>
          <w:r>
            <w:rPr>
              <w:noProof/>
              <w:webHidden/>
            </w:rPr>
            <w:fldChar w:fldCharType="separate"/>
          </w:r>
          <w:r w:rsidR="00F06C14">
            <w:rPr>
              <w:noProof/>
              <w:webHidden/>
            </w:rPr>
            <w:t>33</w:t>
          </w:r>
          <w:ins w:id="640" w:author="Emeson Santos" w:date="2019-08-23T09:53:00Z">
            <w:r>
              <w:rPr>
                <w:noProof/>
                <w:webHidden/>
              </w:rPr>
              <w:fldChar w:fldCharType="end"/>
            </w:r>
            <w:r w:rsidRPr="00D537AA">
              <w:rPr>
                <w:rStyle w:val="Hyperlink"/>
                <w:noProof/>
              </w:rPr>
              <w:fldChar w:fldCharType="end"/>
            </w:r>
          </w:ins>
        </w:p>
        <w:p w14:paraId="6C7D000A" w14:textId="746F299D" w:rsidR="00175FE0" w:rsidRDefault="00175FE0">
          <w:pPr>
            <w:pStyle w:val="Sumrio2"/>
            <w:tabs>
              <w:tab w:val="right" w:leader="dot" w:pos="9064"/>
            </w:tabs>
            <w:rPr>
              <w:ins w:id="641" w:author="Emeson Santos" w:date="2019-08-23T09:53:00Z"/>
              <w:rFonts w:asciiTheme="minorHAnsi" w:eastAsiaTheme="minorEastAsia" w:hAnsiTheme="minorHAnsi" w:cstheme="minorBidi"/>
              <w:noProof/>
              <w:sz w:val="22"/>
              <w:szCs w:val="22"/>
            </w:rPr>
          </w:pPr>
          <w:ins w:id="642" w:author="Emeson Santos" w:date="2019-08-23T09:53:00Z">
            <w:r w:rsidRPr="00D537AA">
              <w:rPr>
                <w:rStyle w:val="Hyperlink"/>
                <w:noProof/>
              </w:rPr>
              <w:fldChar w:fldCharType="begin"/>
            </w:r>
            <w:r w:rsidRPr="00D537AA">
              <w:rPr>
                <w:rStyle w:val="Hyperlink"/>
                <w:noProof/>
              </w:rPr>
              <w:instrText xml:space="preserve"> </w:instrText>
            </w:r>
            <w:r>
              <w:rPr>
                <w:noProof/>
              </w:rPr>
              <w:instrText>HYPERLINK \l "_Toc17446460"</w:instrText>
            </w:r>
            <w:r w:rsidRPr="00D537AA">
              <w:rPr>
                <w:rStyle w:val="Hyperlink"/>
                <w:noProof/>
              </w:rPr>
              <w:instrText xml:space="preserve"> </w:instrText>
            </w:r>
          </w:ins>
          <w:r w:rsidR="00F06C14" w:rsidRPr="00D537AA">
            <w:rPr>
              <w:rStyle w:val="Hyperlink"/>
              <w:noProof/>
            </w:rPr>
          </w:r>
          <w:ins w:id="643" w:author="Emeson Santos" w:date="2019-08-23T09:53:00Z">
            <w:r w:rsidRPr="00D537AA">
              <w:rPr>
                <w:rStyle w:val="Hyperlink"/>
                <w:noProof/>
              </w:rPr>
              <w:fldChar w:fldCharType="separate"/>
            </w:r>
            <w:r w:rsidRPr="00D537AA">
              <w:rPr>
                <w:rStyle w:val="Hyperlink"/>
                <w:rFonts w:eastAsia="Times New Roman" w:cs="Times New Roman"/>
                <w:b/>
                <w:noProof/>
              </w:rPr>
              <w:t xml:space="preserve">3.1 </w:t>
            </w:r>
            <w:r w:rsidRPr="00D537AA">
              <w:rPr>
                <w:rStyle w:val="Hyperlink"/>
                <w:noProof/>
              </w:rPr>
              <w:t>LEVANTAMENTO PATRIMONIAL (ANUAL)</w:t>
            </w:r>
            <w:r>
              <w:rPr>
                <w:noProof/>
                <w:webHidden/>
              </w:rPr>
              <w:tab/>
            </w:r>
            <w:r>
              <w:rPr>
                <w:noProof/>
                <w:webHidden/>
              </w:rPr>
              <w:fldChar w:fldCharType="begin"/>
            </w:r>
            <w:r>
              <w:rPr>
                <w:noProof/>
                <w:webHidden/>
              </w:rPr>
              <w:instrText xml:space="preserve"> PAGEREF _Toc17446460 \h </w:instrText>
            </w:r>
          </w:ins>
          <w:r>
            <w:rPr>
              <w:noProof/>
              <w:webHidden/>
            </w:rPr>
          </w:r>
          <w:r>
            <w:rPr>
              <w:noProof/>
              <w:webHidden/>
            </w:rPr>
            <w:fldChar w:fldCharType="separate"/>
          </w:r>
          <w:r w:rsidR="00F06C14">
            <w:rPr>
              <w:noProof/>
              <w:webHidden/>
            </w:rPr>
            <w:t>33</w:t>
          </w:r>
          <w:ins w:id="644" w:author="Emeson Santos" w:date="2019-08-23T09:53:00Z">
            <w:r>
              <w:rPr>
                <w:noProof/>
                <w:webHidden/>
              </w:rPr>
              <w:fldChar w:fldCharType="end"/>
            </w:r>
            <w:r w:rsidRPr="00D537AA">
              <w:rPr>
                <w:rStyle w:val="Hyperlink"/>
                <w:noProof/>
              </w:rPr>
              <w:fldChar w:fldCharType="end"/>
            </w:r>
          </w:ins>
        </w:p>
        <w:p w14:paraId="12775F78" w14:textId="260A7959" w:rsidR="00175FE0" w:rsidRDefault="00175FE0">
          <w:pPr>
            <w:pStyle w:val="Sumrio2"/>
            <w:tabs>
              <w:tab w:val="right" w:leader="dot" w:pos="9064"/>
            </w:tabs>
            <w:rPr>
              <w:ins w:id="645" w:author="Emeson Santos" w:date="2019-08-23T09:53:00Z"/>
              <w:rFonts w:asciiTheme="minorHAnsi" w:eastAsiaTheme="minorEastAsia" w:hAnsiTheme="minorHAnsi" w:cstheme="minorBidi"/>
              <w:noProof/>
              <w:sz w:val="22"/>
              <w:szCs w:val="22"/>
            </w:rPr>
          </w:pPr>
          <w:ins w:id="646" w:author="Emeson Santos" w:date="2019-08-23T09:53:00Z">
            <w:r w:rsidRPr="00D537AA">
              <w:rPr>
                <w:rStyle w:val="Hyperlink"/>
                <w:noProof/>
              </w:rPr>
              <w:fldChar w:fldCharType="begin"/>
            </w:r>
            <w:r w:rsidRPr="00D537AA">
              <w:rPr>
                <w:rStyle w:val="Hyperlink"/>
                <w:noProof/>
              </w:rPr>
              <w:instrText xml:space="preserve"> </w:instrText>
            </w:r>
            <w:r>
              <w:rPr>
                <w:noProof/>
              </w:rPr>
              <w:instrText>HYPERLINK \l "_Toc17446461"</w:instrText>
            </w:r>
            <w:r w:rsidRPr="00D537AA">
              <w:rPr>
                <w:rStyle w:val="Hyperlink"/>
                <w:noProof/>
              </w:rPr>
              <w:instrText xml:space="preserve"> </w:instrText>
            </w:r>
          </w:ins>
          <w:r w:rsidR="00F06C14" w:rsidRPr="00D537AA">
            <w:rPr>
              <w:rStyle w:val="Hyperlink"/>
              <w:noProof/>
            </w:rPr>
          </w:r>
          <w:ins w:id="647" w:author="Emeson Santos" w:date="2019-08-23T09:53:00Z">
            <w:r w:rsidRPr="00D537AA">
              <w:rPr>
                <w:rStyle w:val="Hyperlink"/>
                <w:noProof/>
              </w:rPr>
              <w:fldChar w:fldCharType="separate"/>
            </w:r>
            <w:r w:rsidRPr="00D537AA">
              <w:rPr>
                <w:rStyle w:val="Hyperlink"/>
                <w:rFonts w:eastAsia="Times New Roman" w:cs="Times New Roman"/>
                <w:b/>
                <w:noProof/>
              </w:rPr>
              <w:t xml:space="preserve">3.2 </w:t>
            </w:r>
            <w:r w:rsidRPr="00D537AA">
              <w:rPr>
                <w:rStyle w:val="Hyperlink"/>
                <w:noProof/>
              </w:rPr>
              <w:t>LEVANTAMENTO PATRIMONIAL (POR MUDANÇA DE CHEFIA)</w:t>
            </w:r>
            <w:r>
              <w:rPr>
                <w:noProof/>
                <w:webHidden/>
              </w:rPr>
              <w:tab/>
            </w:r>
            <w:r>
              <w:rPr>
                <w:noProof/>
                <w:webHidden/>
              </w:rPr>
              <w:fldChar w:fldCharType="begin"/>
            </w:r>
            <w:r>
              <w:rPr>
                <w:noProof/>
                <w:webHidden/>
              </w:rPr>
              <w:instrText xml:space="preserve"> PAGEREF _Toc17446461 \h </w:instrText>
            </w:r>
          </w:ins>
          <w:r>
            <w:rPr>
              <w:noProof/>
              <w:webHidden/>
            </w:rPr>
          </w:r>
          <w:r>
            <w:rPr>
              <w:noProof/>
              <w:webHidden/>
            </w:rPr>
            <w:fldChar w:fldCharType="separate"/>
          </w:r>
          <w:r w:rsidR="00F06C14">
            <w:rPr>
              <w:noProof/>
              <w:webHidden/>
            </w:rPr>
            <w:t>34</w:t>
          </w:r>
          <w:ins w:id="648" w:author="Emeson Santos" w:date="2019-08-23T09:53:00Z">
            <w:r>
              <w:rPr>
                <w:noProof/>
                <w:webHidden/>
              </w:rPr>
              <w:fldChar w:fldCharType="end"/>
            </w:r>
            <w:r w:rsidRPr="00D537AA">
              <w:rPr>
                <w:rStyle w:val="Hyperlink"/>
                <w:noProof/>
              </w:rPr>
              <w:fldChar w:fldCharType="end"/>
            </w:r>
          </w:ins>
        </w:p>
        <w:p w14:paraId="08963E5D" w14:textId="274C752F" w:rsidR="00175FE0" w:rsidRDefault="00175FE0">
          <w:pPr>
            <w:pStyle w:val="Sumrio2"/>
            <w:tabs>
              <w:tab w:val="right" w:leader="dot" w:pos="9064"/>
            </w:tabs>
            <w:rPr>
              <w:ins w:id="649" w:author="Emeson Santos" w:date="2019-08-23T09:53:00Z"/>
              <w:rFonts w:asciiTheme="minorHAnsi" w:eastAsiaTheme="minorEastAsia" w:hAnsiTheme="minorHAnsi" w:cstheme="minorBidi"/>
              <w:noProof/>
              <w:sz w:val="22"/>
              <w:szCs w:val="22"/>
            </w:rPr>
          </w:pPr>
          <w:ins w:id="650" w:author="Emeson Santos" w:date="2019-08-23T09:53:00Z">
            <w:r w:rsidRPr="00D537AA">
              <w:rPr>
                <w:rStyle w:val="Hyperlink"/>
                <w:noProof/>
              </w:rPr>
              <w:fldChar w:fldCharType="begin"/>
            </w:r>
            <w:r w:rsidRPr="00D537AA">
              <w:rPr>
                <w:rStyle w:val="Hyperlink"/>
                <w:noProof/>
              </w:rPr>
              <w:instrText xml:space="preserve"> </w:instrText>
            </w:r>
            <w:r>
              <w:rPr>
                <w:noProof/>
              </w:rPr>
              <w:instrText>HYPERLINK \l "_Toc17446462"</w:instrText>
            </w:r>
            <w:r w:rsidRPr="00D537AA">
              <w:rPr>
                <w:rStyle w:val="Hyperlink"/>
                <w:noProof/>
              </w:rPr>
              <w:instrText xml:space="preserve"> </w:instrText>
            </w:r>
          </w:ins>
          <w:r w:rsidR="00F06C14" w:rsidRPr="00D537AA">
            <w:rPr>
              <w:rStyle w:val="Hyperlink"/>
              <w:noProof/>
            </w:rPr>
          </w:r>
          <w:ins w:id="651" w:author="Emeson Santos" w:date="2019-08-23T09:53:00Z">
            <w:r w:rsidRPr="00D537AA">
              <w:rPr>
                <w:rStyle w:val="Hyperlink"/>
                <w:noProof/>
              </w:rPr>
              <w:fldChar w:fldCharType="separate"/>
            </w:r>
            <w:r w:rsidRPr="00D537AA">
              <w:rPr>
                <w:rStyle w:val="Hyperlink"/>
                <w:rFonts w:eastAsia="Times New Roman" w:cs="Times New Roman"/>
                <w:b/>
                <w:noProof/>
              </w:rPr>
              <w:t xml:space="preserve">3.3 </w:t>
            </w:r>
            <w:r w:rsidRPr="00D537AA">
              <w:rPr>
                <w:rStyle w:val="Hyperlink"/>
                <w:noProof/>
              </w:rPr>
              <w:t>APROVEITAMENTOS DE ESTUDOS (AE)</w:t>
            </w:r>
            <w:r>
              <w:rPr>
                <w:noProof/>
                <w:webHidden/>
              </w:rPr>
              <w:tab/>
            </w:r>
            <w:r>
              <w:rPr>
                <w:noProof/>
                <w:webHidden/>
              </w:rPr>
              <w:fldChar w:fldCharType="begin"/>
            </w:r>
            <w:r>
              <w:rPr>
                <w:noProof/>
                <w:webHidden/>
              </w:rPr>
              <w:instrText xml:space="preserve"> PAGEREF _Toc17446462 \h </w:instrText>
            </w:r>
          </w:ins>
          <w:r>
            <w:rPr>
              <w:noProof/>
              <w:webHidden/>
            </w:rPr>
          </w:r>
          <w:r>
            <w:rPr>
              <w:noProof/>
              <w:webHidden/>
            </w:rPr>
            <w:fldChar w:fldCharType="separate"/>
          </w:r>
          <w:r w:rsidR="00F06C14">
            <w:rPr>
              <w:noProof/>
              <w:webHidden/>
            </w:rPr>
            <w:t>35</w:t>
          </w:r>
          <w:ins w:id="652" w:author="Emeson Santos" w:date="2019-08-23T09:53:00Z">
            <w:r>
              <w:rPr>
                <w:noProof/>
                <w:webHidden/>
              </w:rPr>
              <w:fldChar w:fldCharType="end"/>
            </w:r>
            <w:r w:rsidRPr="00D537AA">
              <w:rPr>
                <w:rStyle w:val="Hyperlink"/>
                <w:noProof/>
              </w:rPr>
              <w:fldChar w:fldCharType="end"/>
            </w:r>
          </w:ins>
        </w:p>
        <w:p w14:paraId="06E31901" w14:textId="53D6AD51" w:rsidR="00175FE0" w:rsidRDefault="00175FE0">
          <w:pPr>
            <w:pStyle w:val="Sumrio2"/>
            <w:tabs>
              <w:tab w:val="right" w:leader="dot" w:pos="9064"/>
            </w:tabs>
            <w:rPr>
              <w:ins w:id="653" w:author="Emeson Santos" w:date="2019-08-23T09:53:00Z"/>
              <w:rFonts w:asciiTheme="minorHAnsi" w:eastAsiaTheme="minorEastAsia" w:hAnsiTheme="minorHAnsi" w:cstheme="minorBidi"/>
              <w:noProof/>
              <w:sz w:val="22"/>
              <w:szCs w:val="22"/>
            </w:rPr>
          </w:pPr>
          <w:ins w:id="654" w:author="Emeson Santos" w:date="2019-08-23T09:53:00Z">
            <w:r w:rsidRPr="00D537AA">
              <w:rPr>
                <w:rStyle w:val="Hyperlink"/>
                <w:noProof/>
              </w:rPr>
              <w:fldChar w:fldCharType="begin"/>
            </w:r>
            <w:r w:rsidRPr="00D537AA">
              <w:rPr>
                <w:rStyle w:val="Hyperlink"/>
                <w:noProof/>
              </w:rPr>
              <w:instrText xml:space="preserve"> </w:instrText>
            </w:r>
            <w:r>
              <w:rPr>
                <w:noProof/>
              </w:rPr>
              <w:instrText>HYPERLINK \l "_Toc17446463"</w:instrText>
            </w:r>
            <w:r w:rsidRPr="00D537AA">
              <w:rPr>
                <w:rStyle w:val="Hyperlink"/>
                <w:noProof/>
              </w:rPr>
              <w:instrText xml:space="preserve"> </w:instrText>
            </w:r>
          </w:ins>
          <w:r w:rsidR="00F06C14" w:rsidRPr="00D537AA">
            <w:rPr>
              <w:rStyle w:val="Hyperlink"/>
              <w:noProof/>
            </w:rPr>
          </w:r>
          <w:ins w:id="655" w:author="Emeson Santos" w:date="2019-08-23T09:53:00Z">
            <w:r w:rsidRPr="00D537AA">
              <w:rPr>
                <w:rStyle w:val="Hyperlink"/>
                <w:noProof/>
              </w:rPr>
              <w:fldChar w:fldCharType="separate"/>
            </w:r>
            <w:r w:rsidRPr="00D537AA">
              <w:rPr>
                <w:rStyle w:val="Hyperlink"/>
                <w:rFonts w:eastAsia="Times New Roman" w:cs="Times New Roman"/>
                <w:b/>
                <w:noProof/>
              </w:rPr>
              <w:t xml:space="preserve">3.4 </w:t>
            </w:r>
            <w:r w:rsidRPr="00D537AA">
              <w:rPr>
                <w:rStyle w:val="Hyperlink"/>
                <w:noProof/>
              </w:rPr>
              <w:t>APROVEITAMENTO ESPECIAL DE ESTUDOS (AEE)</w:t>
            </w:r>
            <w:r>
              <w:rPr>
                <w:noProof/>
                <w:webHidden/>
              </w:rPr>
              <w:tab/>
            </w:r>
            <w:r>
              <w:rPr>
                <w:noProof/>
                <w:webHidden/>
              </w:rPr>
              <w:fldChar w:fldCharType="begin"/>
            </w:r>
            <w:r>
              <w:rPr>
                <w:noProof/>
                <w:webHidden/>
              </w:rPr>
              <w:instrText xml:space="preserve"> PAGEREF _Toc17446463 \h </w:instrText>
            </w:r>
          </w:ins>
          <w:r>
            <w:rPr>
              <w:noProof/>
              <w:webHidden/>
            </w:rPr>
          </w:r>
          <w:r>
            <w:rPr>
              <w:noProof/>
              <w:webHidden/>
            </w:rPr>
            <w:fldChar w:fldCharType="separate"/>
          </w:r>
          <w:r w:rsidR="00F06C14">
            <w:rPr>
              <w:noProof/>
              <w:webHidden/>
            </w:rPr>
            <w:t>36</w:t>
          </w:r>
          <w:ins w:id="656" w:author="Emeson Santos" w:date="2019-08-23T09:53:00Z">
            <w:r>
              <w:rPr>
                <w:noProof/>
                <w:webHidden/>
              </w:rPr>
              <w:fldChar w:fldCharType="end"/>
            </w:r>
            <w:r w:rsidRPr="00D537AA">
              <w:rPr>
                <w:rStyle w:val="Hyperlink"/>
                <w:noProof/>
              </w:rPr>
              <w:fldChar w:fldCharType="end"/>
            </w:r>
          </w:ins>
        </w:p>
        <w:p w14:paraId="5142FD13" w14:textId="0584880B" w:rsidR="00175FE0" w:rsidRDefault="00175FE0">
          <w:pPr>
            <w:pStyle w:val="Sumrio2"/>
            <w:tabs>
              <w:tab w:val="right" w:leader="dot" w:pos="9064"/>
            </w:tabs>
            <w:rPr>
              <w:ins w:id="657" w:author="Emeson Santos" w:date="2019-08-23T09:53:00Z"/>
              <w:rFonts w:asciiTheme="minorHAnsi" w:eastAsiaTheme="minorEastAsia" w:hAnsiTheme="minorHAnsi" w:cstheme="minorBidi"/>
              <w:noProof/>
              <w:sz w:val="22"/>
              <w:szCs w:val="22"/>
            </w:rPr>
          </w:pPr>
          <w:ins w:id="658" w:author="Emeson Santos" w:date="2019-08-23T09:53:00Z">
            <w:r w:rsidRPr="00D537AA">
              <w:rPr>
                <w:rStyle w:val="Hyperlink"/>
                <w:noProof/>
              </w:rPr>
              <w:lastRenderedPageBreak/>
              <w:fldChar w:fldCharType="begin"/>
            </w:r>
            <w:r w:rsidRPr="00D537AA">
              <w:rPr>
                <w:rStyle w:val="Hyperlink"/>
                <w:noProof/>
              </w:rPr>
              <w:instrText xml:space="preserve"> </w:instrText>
            </w:r>
            <w:r>
              <w:rPr>
                <w:noProof/>
              </w:rPr>
              <w:instrText>HYPERLINK \l "_Toc17446464"</w:instrText>
            </w:r>
            <w:r w:rsidRPr="00D537AA">
              <w:rPr>
                <w:rStyle w:val="Hyperlink"/>
                <w:noProof/>
              </w:rPr>
              <w:instrText xml:space="preserve"> </w:instrText>
            </w:r>
          </w:ins>
          <w:r w:rsidR="00F06C14" w:rsidRPr="00D537AA">
            <w:rPr>
              <w:rStyle w:val="Hyperlink"/>
              <w:noProof/>
            </w:rPr>
          </w:r>
          <w:ins w:id="659" w:author="Emeson Santos" w:date="2019-08-23T09:53:00Z">
            <w:r w:rsidRPr="00D537AA">
              <w:rPr>
                <w:rStyle w:val="Hyperlink"/>
                <w:noProof/>
              </w:rPr>
              <w:fldChar w:fldCharType="separate"/>
            </w:r>
            <w:r w:rsidRPr="00D537AA">
              <w:rPr>
                <w:rStyle w:val="Hyperlink"/>
                <w:rFonts w:eastAsia="Times New Roman" w:cs="Times New Roman"/>
                <w:b/>
                <w:noProof/>
              </w:rPr>
              <w:t xml:space="preserve">3.5 </w:t>
            </w:r>
            <w:r w:rsidRPr="00D537AA">
              <w:rPr>
                <w:rStyle w:val="Hyperlink"/>
                <w:noProof/>
              </w:rPr>
              <w:t>QUEBRA DE PRÉ-REQUISITO</w:t>
            </w:r>
            <w:r>
              <w:rPr>
                <w:noProof/>
                <w:webHidden/>
              </w:rPr>
              <w:tab/>
            </w:r>
            <w:r>
              <w:rPr>
                <w:noProof/>
                <w:webHidden/>
              </w:rPr>
              <w:fldChar w:fldCharType="begin"/>
            </w:r>
            <w:r>
              <w:rPr>
                <w:noProof/>
                <w:webHidden/>
              </w:rPr>
              <w:instrText xml:space="preserve"> PAGEREF _Toc17446464 \h </w:instrText>
            </w:r>
          </w:ins>
          <w:r>
            <w:rPr>
              <w:noProof/>
              <w:webHidden/>
            </w:rPr>
          </w:r>
          <w:r>
            <w:rPr>
              <w:noProof/>
              <w:webHidden/>
            </w:rPr>
            <w:fldChar w:fldCharType="separate"/>
          </w:r>
          <w:r w:rsidR="00F06C14">
            <w:rPr>
              <w:noProof/>
              <w:webHidden/>
            </w:rPr>
            <w:t>37</w:t>
          </w:r>
          <w:ins w:id="660" w:author="Emeson Santos" w:date="2019-08-23T09:53:00Z">
            <w:r>
              <w:rPr>
                <w:noProof/>
                <w:webHidden/>
              </w:rPr>
              <w:fldChar w:fldCharType="end"/>
            </w:r>
            <w:r w:rsidRPr="00D537AA">
              <w:rPr>
                <w:rStyle w:val="Hyperlink"/>
                <w:noProof/>
              </w:rPr>
              <w:fldChar w:fldCharType="end"/>
            </w:r>
          </w:ins>
        </w:p>
        <w:p w14:paraId="11F3A735" w14:textId="09CE56A0" w:rsidR="00175FE0" w:rsidRDefault="00175FE0">
          <w:pPr>
            <w:pStyle w:val="Sumrio2"/>
            <w:tabs>
              <w:tab w:val="right" w:leader="dot" w:pos="9064"/>
            </w:tabs>
            <w:rPr>
              <w:ins w:id="661" w:author="Emeson Santos" w:date="2019-08-23T09:53:00Z"/>
              <w:rFonts w:asciiTheme="minorHAnsi" w:eastAsiaTheme="minorEastAsia" w:hAnsiTheme="minorHAnsi" w:cstheme="minorBidi"/>
              <w:noProof/>
              <w:sz w:val="22"/>
              <w:szCs w:val="22"/>
            </w:rPr>
          </w:pPr>
          <w:ins w:id="662" w:author="Emeson Santos" w:date="2019-08-23T09:53:00Z">
            <w:r w:rsidRPr="00D537AA">
              <w:rPr>
                <w:rStyle w:val="Hyperlink"/>
                <w:noProof/>
              </w:rPr>
              <w:fldChar w:fldCharType="begin"/>
            </w:r>
            <w:r w:rsidRPr="00D537AA">
              <w:rPr>
                <w:rStyle w:val="Hyperlink"/>
                <w:noProof/>
              </w:rPr>
              <w:instrText xml:space="preserve"> </w:instrText>
            </w:r>
            <w:r>
              <w:rPr>
                <w:noProof/>
              </w:rPr>
              <w:instrText>HYPERLINK \l "_Toc17446465"</w:instrText>
            </w:r>
            <w:r w:rsidRPr="00D537AA">
              <w:rPr>
                <w:rStyle w:val="Hyperlink"/>
                <w:noProof/>
              </w:rPr>
              <w:instrText xml:space="preserve"> </w:instrText>
            </w:r>
          </w:ins>
          <w:r w:rsidR="00F06C14" w:rsidRPr="00D537AA">
            <w:rPr>
              <w:rStyle w:val="Hyperlink"/>
              <w:noProof/>
            </w:rPr>
          </w:r>
          <w:ins w:id="663" w:author="Emeson Santos" w:date="2019-08-23T09:53:00Z">
            <w:r w:rsidRPr="00D537AA">
              <w:rPr>
                <w:rStyle w:val="Hyperlink"/>
                <w:noProof/>
              </w:rPr>
              <w:fldChar w:fldCharType="separate"/>
            </w:r>
            <w:r w:rsidRPr="00D537AA">
              <w:rPr>
                <w:rStyle w:val="Hyperlink"/>
                <w:rFonts w:eastAsia="Times New Roman" w:cs="Times New Roman"/>
                <w:b/>
                <w:noProof/>
              </w:rPr>
              <w:t xml:space="preserve">3.6 </w:t>
            </w:r>
            <w:r w:rsidRPr="00D537AA">
              <w:rPr>
                <w:rStyle w:val="Hyperlink"/>
                <w:noProof/>
              </w:rPr>
              <w:t>APROVEITAMENTO DE COMPONENTE CURRICULAR</w:t>
            </w:r>
            <w:r>
              <w:rPr>
                <w:noProof/>
                <w:webHidden/>
              </w:rPr>
              <w:tab/>
            </w:r>
            <w:r>
              <w:rPr>
                <w:noProof/>
                <w:webHidden/>
              </w:rPr>
              <w:fldChar w:fldCharType="begin"/>
            </w:r>
            <w:r>
              <w:rPr>
                <w:noProof/>
                <w:webHidden/>
              </w:rPr>
              <w:instrText xml:space="preserve"> PAGEREF _Toc17446465 \h </w:instrText>
            </w:r>
          </w:ins>
          <w:r>
            <w:rPr>
              <w:noProof/>
              <w:webHidden/>
            </w:rPr>
          </w:r>
          <w:r>
            <w:rPr>
              <w:noProof/>
              <w:webHidden/>
            </w:rPr>
            <w:fldChar w:fldCharType="separate"/>
          </w:r>
          <w:r w:rsidR="00F06C14">
            <w:rPr>
              <w:noProof/>
              <w:webHidden/>
            </w:rPr>
            <w:t>38</w:t>
          </w:r>
          <w:ins w:id="664" w:author="Emeson Santos" w:date="2019-08-23T09:53:00Z">
            <w:r>
              <w:rPr>
                <w:noProof/>
                <w:webHidden/>
              </w:rPr>
              <w:fldChar w:fldCharType="end"/>
            </w:r>
            <w:r w:rsidRPr="00D537AA">
              <w:rPr>
                <w:rStyle w:val="Hyperlink"/>
                <w:noProof/>
              </w:rPr>
              <w:fldChar w:fldCharType="end"/>
            </w:r>
          </w:ins>
        </w:p>
        <w:p w14:paraId="4B6265E8" w14:textId="314F4D6A" w:rsidR="00175FE0" w:rsidRDefault="00175FE0">
          <w:pPr>
            <w:pStyle w:val="Sumrio2"/>
            <w:tabs>
              <w:tab w:val="right" w:leader="dot" w:pos="9064"/>
            </w:tabs>
            <w:rPr>
              <w:ins w:id="665" w:author="Emeson Santos" w:date="2019-08-23T09:53:00Z"/>
              <w:rFonts w:asciiTheme="minorHAnsi" w:eastAsiaTheme="minorEastAsia" w:hAnsiTheme="minorHAnsi" w:cstheme="minorBidi"/>
              <w:noProof/>
              <w:sz w:val="22"/>
              <w:szCs w:val="22"/>
            </w:rPr>
          </w:pPr>
          <w:ins w:id="666" w:author="Emeson Santos" w:date="2019-08-23T09:53:00Z">
            <w:r w:rsidRPr="00D537AA">
              <w:rPr>
                <w:rStyle w:val="Hyperlink"/>
                <w:noProof/>
              </w:rPr>
              <w:fldChar w:fldCharType="begin"/>
            </w:r>
            <w:r w:rsidRPr="00D537AA">
              <w:rPr>
                <w:rStyle w:val="Hyperlink"/>
                <w:noProof/>
              </w:rPr>
              <w:instrText xml:space="preserve"> </w:instrText>
            </w:r>
            <w:r>
              <w:rPr>
                <w:noProof/>
              </w:rPr>
              <w:instrText>HYPERLINK \l "_Toc17446466"</w:instrText>
            </w:r>
            <w:r w:rsidRPr="00D537AA">
              <w:rPr>
                <w:rStyle w:val="Hyperlink"/>
                <w:noProof/>
              </w:rPr>
              <w:instrText xml:space="preserve"> </w:instrText>
            </w:r>
          </w:ins>
          <w:r w:rsidR="00F06C14" w:rsidRPr="00D537AA">
            <w:rPr>
              <w:rStyle w:val="Hyperlink"/>
              <w:noProof/>
            </w:rPr>
          </w:r>
          <w:ins w:id="667" w:author="Emeson Santos" w:date="2019-08-23T09:53:00Z">
            <w:r w:rsidRPr="00D537AA">
              <w:rPr>
                <w:rStyle w:val="Hyperlink"/>
                <w:noProof/>
              </w:rPr>
              <w:fldChar w:fldCharType="separate"/>
            </w:r>
            <w:r w:rsidRPr="00D537AA">
              <w:rPr>
                <w:rStyle w:val="Hyperlink"/>
                <w:rFonts w:eastAsia="Times New Roman" w:cs="Times New Roman"/>
                <w:b/>
                <w:noProof/>
              </w:rPr>
              <w:t xml:space="preserve">3.7 </w:t>
            </w:r>
            <w:r w:rsidRPr="00D537AA">
              <w:rPr>
                <w:rStyle w:val="Hyperlink"/>
                <w:noProof/>
              </w:rPr>
              <w:t>APRESENTAÇÃO DO SITE</w:t>
            </w:r>
            <w:r>
              <w:rPr>
                <w:noProof/>
                <w:webHidden/>
              </w:rPr>
              <w:tab/>
            </w:r>
            <w:r>
              <w:rPr>
                <w:noProof/>
                <w:webHidden/>
              </w:rPr>
              <w:fldChar w:fldCharType="begin"/>
            </w:r>
            <w:r>
              <w:rPr>
                <w:noProof/>
                <w:webHidden/>
              </w:rPr>
              <w:instrText xml:space="preserve"> PAGEREF _Toc17446466 \h </w:instrText>
            </w:r>
          </w:ins>
          <w:r>
            <w:rPr>
              <w:noProof/>
              <w:webHidden/>
            </w:rPr>
          </w:r>
          <w:r>
            <w:rPr>
              <w:noProof/>
              <w:webHidden/>
            </w:rPr>
            <w:fldChar w:fldCharType="separate"/>
          </w:r>
          <w:r w:rsidR="00F06C14">
            <w:rPr>
              <w:noProof/>
              <w:webHidden/>
            </w:rPr>
            <w:t>39</w:t>
          </w:r>
          <w:ins w:id="668" w:author="Emeson Santos" w:date="2019-08-23T09:53:00Z">
            <w:r>
              <w:rPr>
                <w:noProof/>
                <w:webHidden/>
              </w:rPr>
              <w:fldChar w:fldCharType="end"/>
            </w:r>
            <w:r w:rsidRPr="00D537AA">
              <w:rPr>
                <w:rStyle w:val="Hyperlink"/>
                <w:noProof/>
              </w:rPr>
              <w:fldChar w:fldCharType="end"/>
            </w:r>
          </w:ins>
        </w:p>
        <w:p w14:paraId="18EC6454" w14:textId="05E9E4D3" w:rsidR="00175FE0" w:rsidRDefault="00175FE0">
          <w:pPr>
            <w:pStyle w:val="Sumrio1"/>
            <w:tabs>
              <w:tab w:val="right" w:leader="dot" w:pos="9064"/>
            </w:tabs>
            <w:rPr>
              <w:ins w:id="669" w:author="Emeson Santos" w:date="2019-08-23T09:53:00Z"/>
              <w:rFonts w:asciiTheme="minorHAnsi" w:eastAsiaTheme="minorEastAsia" w:hAnsiTheme="minorHAnsi" w:cstheme="minorBidi"/>
              <w:noProof/>
              <w:sz w:val="22"/>
              <w:szCs w:val="22"/>
            </w:rPr>
          </w:pPr>
          <w:ins w:id="670" w:author="Emeson Santos" w:date="2019-08-23T09:53:00Z">
            <w:r w:rsidRPr="00D537AA">
              <w:rPr>
                <w:rStyle w:val="Hyperlink"/>
                <w:noProof/>
              </w:rPr>
              <w:fldChar w:fldCharType="begin"/>
            </w:r>
            <w:r w:rsidRPr="00D537AA">
              <w:rPr>
                <w:rStyle w:val="Hyperlink"/>
                <w:noProof/>
              </w:rPr>
              <w:instrText xml:space="preserve"> </w:instrText>
            </w:r>
            <w:r>
              <w:rPr>
                <w:noProof/>
              </w:rPr>
              <w:instrText>HYPERLINK \l "_Toc17446467"</w:instrText>
            </w:r>
            <w:r w:rsidRPr="00D537AA">
              <w:rPr>
                <w:rStyle w:val="Hyperlink"/>
                <w:noProof/>
              </w:rPr>
              <w:instrText xml:space="preserve"> </w:instrText>
            </w:r>
          </w:ins>
          <w:r w:rsidR="00F06C14" w:rsidRPr="00D537AA">
            <w:rPr>
              <w:rStyle w:val="Hyperlink"/>
              <w:noProof/>
            </w:rPr>
          </w:r>
          <w:ins w:id="671" w:author="Emeson Santos" w:date="2019-08-23T09:53:00Z">
            <w:r w:rsidRPr="00D537AA">
              <w:rPr>
                <w:rStyle w:val="Hyperlink"/>
                <w:noProof/>
              </w:rPr>
              <w:fldChar w:fldCharType="separate"/>
            </w:r>
            <w:r w:rsidRPr="00D537AA">
              <w:rPr>
                <w:rStyle w:val="Hyperlink"/>
                <w:noProof/>
              </w:rPr>
              <w:t>CAPÍTULO 4</w:t>
            </w:r>
            <w:r>
              <w:rPr>
                <w:noProof/>
                <w:webHidden/>
              </w:rPr>
              <w:tab/>
            </w:r>
            <w:r>
              <w:rPr>
                <w:noProof/>
                <w:webHidden/>
              </w:rPr>
              <w:fldChar w:fldCharType="begin"/>
            </w:r>
            <w:r>
              <w:rPr>
                <w:noProof/>
                <w:webHidden/>
              </w:rPr>
              <w:instrText xml:space="preserve"> PAGEREF _Toc17446467 \h </w:instrText>
            </w:r>
          </w:ins>
          <w:r>
            <w:rPr>
              <w:noProof/>
              <w:webHidden/>
            </w:rPr>
          </w:r>
          <w:r>
            <w:rPr>
              <w:noProof/>
              <w:webHidden/>
            </w:rPr>
            <w:fldChar w:fldCharType="separate"/>
          </w:r>
          <w:r w:rsidR="00F06C14">
            <w:rPr>
              <w:noProof/>
              <w:webHidden/>
            </w:rPr>
            <w:t>43</w:t>
          </w:r>
          <w:ins w:id="672" w:author="Emeson Santos" w:date="2019-08-23T09:53:00Z">
            <w:r>
              <w:rPr>
                <w:noProof/>
                <w:webHidden/>
              </w:rPr>
              <w:fldChar w:fldCharType="end"/>
            </w:r>
            <w:r w:rsidRPr="00D537AA">
              <w:rPr>
                <w:rStyle w:val="Hyperlink"/>
                <w:noProof/>
              </w:rPr>
              <w:fldChar w:fldCharType="end"/>
            </w:r>
          </w:ins>
        </w:p>
        <w:p w14:paraId="3FD1A556" w14:textId="05C72910" w:rsidR="00175FE0" w:rsidRDefault="00175FE0">
          <w:pPr>
            <w:pStyle w:val="Sumrio1"/>
            <w:tabs>
              <w:tab w:val="right" w:leader="dot" w:pos="9064"/>
            </w:tabs>
            <w:rPr>
              <w:ins w:id="673" w:author="Emeson Santos" w:date="2019-08-23T09:53:00Z"/>
              <w:rFonts w:asciiTheme="minorHAnsi" w:eastAsiaTheme="minorEastAsia" w:hAnsiTheme="minorHAnsi" w:cstheme="minorBidi"/>
              <w:noProof/>
              <w:sz w:val="22"/>
              <w:szCs w:val="22"/>
            </w:rPr>
          </w:pPr>
          <w:ins w:id="674" w:author="Emeson Santos" w:date="2019-08-23T09:53:00Z">
            <w:r w:rsidRPr="00D537AA">
              <w:rPr>
                <w:rStyle w:val="Hyperlink"/>
                <w:noProof/>
              </w:rPr>
              <w:fldChar w:fldCharType="begin"/>
            </w:r>
            <w:r w:rsidRPr="00D537AA">
              <w:rPr>
                <w:rStyle w:val="Hyperlink"/>
                <w:noProof/>
              </w:rPr>
              <w:instrText xml:space="preserve"> </w:instrText>
            </w:r>
            <w:r>
              <w:rPr>
                <w:noProof/>
              </w:rPr>
              <w:instrText>HYPERLINK \l "_Toc17446468"</w:instrText>
            </w:r>
            <w:r w:rsidRPr="00D537AA">
              <w:rPr>
                <w:rStyle w:val="Hyperlink"/>
                <w:noProof/>
              </w:rPr>
              <w:instrText xml:space="preserve"> </w:instrText>
            </w:r>
          </w:ins>
          <w:r w:rsidR="00F06C14" w:rsidRPr="00D537AA">
            <w:rPr>
              <w:rStyle w:val="Hyperlink"/>
              <w:noProof/>
            </w:rPr>
          </w:r>
          <w:ins w:id="675" w:author="Emeson Santos" w:date="2019-08-23T09:53:00Z">
            <w:r w:rsidRPr="00D537AA">
              <w:rPr>
                <w:rStyle w:val="Hyperlink"/>
                <w:noProof/>
              </w:rPr>
              <w:fldChar w:fldCharType="separate"/>
            </w:r>
            <w:r w:rsidRPr="00D537AA">
              <w:rPr>
                <w:rStyle w:val="Hyperlink"/>
                <w:noProof/>
              </w:rPr>
              <w:t>TRABALHOS EM ANDAMENTOS</w:t>
            </w:r>
            <w:r>
              <w:rPr>
                <w:noProof/>
                <w:webHidden/>
              </w:rPr>
              <w:tab/>
            </w:r>
            <w:r>
              <w:rPr>
                <w:noProof/>
                <w:webHidden/>
              </w:rPr>
              <w:fldChar w:fldCharType="begin"/>
            </w:r>
            <w:r>
              <w:rPr>
                <w:noProof/>
                <w:webHidden/>
              </w:rPr>
              <w:instrText xml:space="preserve"> PAGEREF _Toc17446468 \h </w:instrText>
            </w:r>
          </w:ins>
          <w:r>
            <w:rPr>
              <w:noProof/>
              <w:webHidden/>
            </w:rPr>
          </w:r>
          <w:r>
            <w:rPr>
              <w:noProof/>
              <w:webHidden/>
            </w:rPr>
            <w:fldChar w:fldCharType="separate"/>
          </w:r>
          <w:r w:rsidR="00F06C14">
            <w:rPr>
              <w:noProof/>
              <w:webHidden/>
            </w:rPr>
            <w:t>43</w:t>
          </w:r>
          <w:ins w:id="676" w:author="Emeson Santos" w:date="2019-08-23T09:53:00Z">
            <w:r>
              <w:rPr>
                <w:noProof/>
                <w:webHidden/>
              </w:rPr>
              <w:fldChar w:fldCharType="end"/>
            </w:r>
            <w:r w:rsidRPr="00D537AA">
              <w:rPr>
                <w:rStyle w:val="Hyperlink"/>
                <w:noProof/>
              </w:rPr>
              <w:fldChar w:fldCharType="end"/>
            </w:r>
          </w:ins>
        </w:p>
        <w:p w14:paraId="68C09E45" w14:textId="0E4A9F1B" w:rsidR="00175FE0" w:rsidRDefault="00175FE0">
          <w:pPr>
            <w:pStyle w:val="Sumrio1"/>
            <w:tabs>
              <w:tab w:val="right" w:leader="dot" w:pos="9064"/>
            </w:tabs>
            <w:rPr>
              <w:ins w:id="677" w:author="Emeson Santos" w:date="2019-08-23T09:53:00Z"/>
              <w:rFonts w:asciiTheme="minorHAnsi" w:eastAsiaTheme="minorEastAsia" w:hAnsiTheme="minorHAnsi" w:cstheme="minorBidi"/>
              <w:noProof/>
              <w:sz w:val="22"/>
              <w:szCs w:val="22"/>
            </w:rPr>
          </w:pPr>
          <w:ins w:id="678" w:author="Emeson Santos" w:date="2019-08-23T09:53:00Z">
            <w:r w:rsidRPr="00D537AA">
              <w:rPr>
                <w:rStyle w:val="Hyperlink"/>
                <w:noProof/>
              </w:rPr>
              <w:fldChar w:fldCharType="begin"/>
            </w:r>
            <w:r w:rsidRPr="00D537AA">
              <w:rPr>
                <w:rStyle w:val="Hyperlink"/>
                <w:noProof/>
              </w:rPr>
              <w:instrText xml:space="preserve"> </w:instrText>
            </w:r>
            <w:r>
              <w:rPr>
                <w:noProof/>
              </w:rPr>
              <w:instrText>HYPERLINK \l "_Toc17446469"</w:instrText>
            </w:r>
            <w:r w:rsidRPr="00D537AA">
              <w:rPr>
                <w:rStyle w:val="Hyperlink"/>
                <w:noProof/>
              </w:rPr>
              <w:instrText xml:space="preserve"> </w:instrText>
            </w:r>
          </w:ins>
          <w:r w:rsidR="00F06C14" w:rsidRPr="00D537AA">
            <w:rPr>
              <w:rStyle w:val="Hyperlink"/>
              <w:noProof/>
            </w:rPr>
          </w:r>
          <w:ins w:id="679" w:author="Emeson Santos" w:date="2019-08-23T09:53:00Z">
            <w:r w:rsidRPr="00D537AA">
              <w:rPr>
                <w:rStyle w:val="Hyperlink"/>
                <w:noProof/>
              </w:rPr>
              <w:fldChar w:fldCharType="separate"/>
            </w:r>
            <w:r w:rsidRPr="00D537AA">
              <w:rPr>
                <w:rStyle w:val="Hyperlink"/>
                <w:noProof/>
              </w:rPr>
              <w:t>CAPÍTULO 5</w:t>
            </w:r>
            <w:r>
              <w:rPr>
                <w:noProof/>
                <w:webHidden/>
              </w:rPr>
              <w:tab/>
            </w:r>
            <w:r>
              <w:rPr>
                <w:noProof/>
                <w:webHidden/>
              </w:rPr>
              <w:fldChar w:fldCharType="begin"/>
            </w:r>
            <w:r>
              <w:rPr>
                <w:noProof/>
                <w:webHidden/>
              </w:rPr>
              <w:instrText xml:space="preserve"> PAGEREF _Toc17446469 \h </w:instrText>
            </w:r>
          </w:ins>
          <w:r>
            <w:rPr>
              <w:noProof/>
              <w:webHidden/>
            </w:rPr>
          </w:r>
          <w:r>
            <w:rPr>
              <w:noProof/>
              <w:webHidden/>
            </w:rPr>
            <w:fldChar w:fldCharType="separate"/>
          </w:r>
          <w:r w:rsidR="00F06C14">
            <w:rPr>
              <w:noProof/>
              <w:webHidden/>
            </w:rPr>
            <w:t>45</w:t>
          </w:r>
          <w:ins w:id="680" w:author="Emeson Santos" w:date="2019-08-23T09:53:00Z">
            <w:r>
              <w:rPr>
                <w:noProof/>
                <w:webHidden/>
              </w:rPr>
              <w:fldChar w:fldCharType="end"/>
            </w:r>
            <w:r w:rsidRPr="00D537AA">
              <w:rPr>
                <w:rStyle w:val="Hyperlink"/>
                <w:noProof/>
              </w:rPr>
              <w:fldChar w:fldCharType="end"/>
            </w:r>
          </w:ins>
        </w:p>
        <w:p w14:paraId="4084A897" w14:textId="06BA88C8" w:rsidR="00175FE0" w:rsidRDefault="00175FE0">
          <w:pPr>
            <w:pStyle w:val="Sumrio1"/>
            <w:tabs>
              <w:tab w:val="right" w:leader="dot" w:pos="9064"/>
            </w:tabs>
            <w:rPr>
              <w:ins w:id="681" w:author="Emeson Santos" w:date="2019-08-23T09:53:00Z"/>
              <w:rFonts w:asciiTheme="minorHAnsi" w:eastAsiaTheme="minorEastAsia" w:hAnsiTheme="minorHAnsi" w:cstheme="minorBidi"/>
              <w:noProof/>
              <w:sz w:val="22"/>
              <w:szCs w:val="22"/>
            </w:rPr>
          </w:pPr>
          <w:ins w:id="682" w:author="Emeson Santos" w:date="2019-08-23T09:53:00Z">
            <w:r w:rsidRPr="00D537AA">
              <w:rPr>
                <w:rStyle w:val="Hyperlink"/>
                <w:noProof/>
              </w:rPr>
              <w:fldChar w:fldCharType="begin"/>
            </w:r>
            <w:r w:rsidRPr="00D537AA">
              <w:rPr>
                <w:rStyle w:val="Hyperlink"/>
                <w:noProof/>
              </w:rPr>
              <w:instrText xml:space="preserve"> </w:instrText>
            </w:r>
            <w:r>
              <w:rPr>
                <w:noProof/>
              </w:rPr>
              <w:instrText>HYPERLINK \l "_Toc17446470"</w:instrText>
            </w:r>
            <w:r w:rsidRPr="00D537AA">
              <w:rPr>
                <w:rStyle w:val="Hyperlink"/>
                <w:noProof/>
              </w:rPr>
              <w:instrText xml:space="preserve"> </w:instrText>
            </w:r>
          </w:ins>
          <w:r w:rsidR="00F06C14" w:rsidRPr="00D537AA">
            <w:rPr>
              <w:rStyle w:val="Hyperlink"/>
              <w:noProof/>
            </w:rPr>
          </w:r>
          <w:ins w:id="683" w:author="Emeson Santos" w:date="2019-08-23T09:53:00Z">
            <w:r w:rsidRPr="00D537AA">
              <w:rPr>
                <w:rStyle w:val="Hyperlink"/>
                <w:noProof/>
              </w:rPr>
              <w:fldChar w:fldCharType="separate"/>
            </w:r>
            <w:r w:rsidRPr="00D537AA">
              <w:rPr>
                <w:rStyle w:val="Hyperlink"/>
                <w:noProof/>
              </w:rPr>
              <w:t>CONCLUSÃO</w:t>
            </w:r>
            <w:r>
              <w:rPr>
                <w:noProof/>
                <w:webHidden/>
              </w:rPr>
              <w:tab/>
            </w:r>
            <w:r>
              <w:rPr>
                <w:noProof/>
                <w:webHidden/>
              </w:rPr>
              <w:fldChar w:fldCharType="begin"/>
            </w:r>
            <w:r>
              <w:rPr>
                <w:noProof/>
                <w:webHidden/>
              </w:rPr>
              <w:instrText xml:space="preserve"> PAGEREF _Toc17446470 \h </w:instrText>
            </w:r>
          </w:ins>
          <w:r>
            <w:rPr>
              <w:noProof/>
              <w:webHidden/>
            </w:rPr>
          </w:r>
          <w:r>
            <w:rPr>
              <w:noProof/>
              <w:webHidden/>
            </w:rPr>
            <w:fldChar w:fldCharType="separate"/>
          </w:r>
          <w:r w:rsidR="00F06C14">
            <w:rPr>
              <w:noProof/>
              <w:webHidden/>
            </w:rPr>
            <w:t>45</w:t>
          </w:r>
          <w:ins w:id="684" w:author="Emeson Santos" w:date="2019-08-23T09:53:00Z">
            <w:r>
              <w:rPr>
                <w:noProof/>
                <w:webHidden/>
              </w:rPr>
              <w:fldChar w:fldCharType="end"/>
            </w:r>
            <w:r w:rsidRPr="00D537AA">
              <w:rPr>
                <w:rStyle w:val="Hyperlink"/>
                <w:noProof/>
              </w:rPr>
              <w:fldChar w:fldCharType="end"/>
            </w:r>
          </w:ins>
        </w:p>
        <w:p w14:paraId="3C44756F" w14:textId="6051C268" w:rsidR="00175FE0" w:rsidRDefault="00175FE0">
          <w:pPr>
            <w:pStyle w:val="Sumrio1"/>
            <w:tabs>
              <w:tab w:val="right" w:leader="dot" w:pos="9064"/>
            </w:tabs>
            <w:rPr>
              <w:ins w:id="685" w:author="Emeson Santos" w:date="2019-08-23T09:53:00Z"/>
              <w:rFonts w:asciiTheme="minorHAnsi" w:eastAsiaTheme="minorEastAsia" w:hAnsiTheme="minorHAnsi" w:cstheme="minorBidi"/>
              <w:noProof/>
              <w:sz w:val="22"/>
              <w:szCs w:val="22"/>
            </w:rPr>
          </w:pPr>
          <w:ins w:id="686" w:author="Emeson Santos" w:date="2019-08-23T09:53:00Z">
            <w:r w:rsidRPr="00D537AA">
              <w:rPr>
                <w:rStyle w:val="Hyperlink"/>
                <w:noProof/>
              </w:rPr>
              <w:fldChar w:fldCharType="begin"/>
            </w:r>
            <w:r w:rsidRPr="00D537AA">
              <w:rPr>
                <w:rStyle w:val="Hyperlink"/>
                <w:noProof/>
              </w:rPr>
              <w:instrText xml:space="preserve"> </w:instrText>
            </w:r>
            <w:r>
              <w:rPr>
                <w:noProof/>
              </w:rPr>
              <w:instrText>HYPERLINK \l "_Toc17446471"</w:instrText>
            </w:r>
            <w:r w:rsidRPr="00D537AA">
              <w:rPr>
                <w:rStyle w:val="Hyperlink"/>
                <w:noProof/>
              </w:rPr>
              <w:instrText xml:space="preserve"> </w:instrText>
            </w:r>
          </w:ins>
          <w:r w:rsidR="00F06C14" w:rsidRPr="00D537AA">
            <w:rPr>
              <w:rStyle w:val="Hyperlink"/>
              <w:noProof/>
            </w:rPr>
          </w:r>
          <w:ins w:id="687" w:author="Emeson Santos" w:date="2019-08-23T09:53:00Z">
            <w:r w:rsidRPr="00D537AA">
              <w:rPr>
                <w:rStyle w:val="Hyperlink"/>
                <w:noProof/>
              </w:rPr>
              <w:fldChar w:fldCharType="separate"/>
            </w:r>
            <w:r w:rsidRPr="00D537AA">
              <w:rPr>
                <w:rStyle w:val="Hyperlink"/>
                <w:noProof/>
              </w:rPr>
              <w:t>REFERÊNCIAS</w:t>
            </w:r>
            <w:r>
              <w:rPr>
                <w:noProof/>
                <w:webHidden/>
              </w:rPr>
              <w:tab/>
            </w:r>
            <w:r>
              <w:rPr>
                <w:noProof/>
                <w:webHidden/>
              </w:rPr>
              <w:fldChar w:fldCharType="begin"/>
            </w:r>
            <w:r>
              <w:rPr>
                <w:noProof/>
                <w:webHidden/>
              </w:rPr>
              <w:instrText xml:space="preserve"> PAGEREF _Toc17446471 \h </w:instrText>
            </w:r>
          </w:ins>
          <w:r>
            <w:rPr>
              <w:noProof/>
              <w:webHidden/>
            </w:rPr>
          </w:r>
          <w:r>
            <w:rPr>
              <w:noProof/>
              <w:webHidden/>
            </w:rPr>
            <w:fldChar w:fldCharType="separate"/>
          </w:r>
          <w:r w:rsidR="00F06C14">
            <w:rPr>
              <w:noProof/>
              <w:webHidden/>
            </w:rPr>
            <w:t>46</w:t>
          </w:r>
          <w:ins w:id="688" w:author="Emeson Santos" w:date="2019-08-23T09:53:00Z">
            <w:r>
              <w:rPr>
                <w:noProof/>
                <w:webHidden/>
              </w:rPr>
              <w:fldChar w:fldCharType="end"/>
            </w:r>
            <w:r w:rsidRPr="00D537AA">
              <w:rPr>
                <w:rStyle w:val="Hyperlink"/>
                <w:noProof/>
              </w:rPr>
              <w:fldChar w:fldCharType="end"/>
            </w:r>
          </w:ins>
        </w:p>
        <w:p w14:paraId="3854E0BB" w14:textId="274D3B6A" w:rsidR="003E75CE" w:rsidDel="003E75CE" w:rsidRDefault="003E75CE">
          <w:pPr>
            <w:pStyle w:val="Sumrio1"/>
            <w:tabs>
              <w:tab w:val="right" w:leader="dot" w:pos="9019"/>
            </w:tabs>
            <w:rPr>
              <w:del w:id="689" w:author="Emeson Santos" w:date="2019-08-23T09:26:00Z"/>
              <w:noProof/>
            </w:rPr>
          </w:pPr>
          <w:del w:id="690" w:author="Emeson Santos" w:date="2019-08-23T09:26:00Z">
            <w:r w:rsidRPr="003E75CE" w:rsidDel="003E75CE">
              <w:rPr>
                <w:rStyle w:val="Hyperlink"/>
                <w:noProof/>
              </w:rPr>
              <w:delText>Sumário</w:delText>
            </w:r>
            <w:r w:rsidDel="003E75CE">
              <w:rPr>
                <w:noProof/>
                <w:webHidden/>
              </w:rPr>
              <w:tab/>
              <w:delText>11</w:delText>
            </w:r>
          </w:del>
        </w:p>
        <w:p w14:paraId="2B3E45FE" w14:textId="53DFF203" w:rsidR="003E75CE" w:rsidDel="003E75CE" w:rsidRDefault="003E75CE">
          <w:pPr>
            <w:pStyle w:val="Sumrio1"/>
            <w:tabs>
              <w:tab w:val="right" w:leader="dot" w:pos="9019"/>
            </w:tabs>
            <w:rPr>
              <w:del w:id="691" w:author="Emeson Santos" w:date="2019-08-23T09:26:00Z"/>
              <w:noProof/>
            </w:rPr>
          </w:pPr>
          <w:del w:id="692" w:author="Emeson Santos" w:date="2019-08-23T09:26:00Z">
            <w:r w:rsidRPr="003E75CE" w:rsidDel="003E75CE">
              <w:rPr>
                <w:rStyle w:val="Hyperlink"/>
                <w:noProof/>
              </w:rPr>
              <w:delText>CAPITULO 1</w:delText>
            </w:r>
            <w:r w:rsidDel="003E75CE">
              <w:rPr>
                <w:noProof/>
                <w:webHidden/>
              </w:rPr>
              <w:tab/>
              <w:delText>12</w:delText>
            </w:r>
          </w:del>
        </w:p>
        <w:p w14:paraId="0F0FF5DF" w14:textId="1669AC94" w:rsidR="003E75CE" w:rsidDel="003E75CE" w:rsidRDefault="003E75CE">
          <w:pPr>
            <w:pStyle w:val="Sumrio2"/>
            <w:tabs>
              <w:tab w:val="right" w:leader="dot" w:pos="9019"/>
            </w:tabs>
            <w:rPr>
              <w:del w:id="693" w:author="Emeson Santos" w:date="2019-08-23T09:26:00Z"/>
              <w:noProof/>
            </w:rPr>
          </w:pPr>
          <w:del w:id="694" w:author="Emeson Santos" w:date="2019-08-23T09:26:00Z">
            <w:r w:rsidRPr="003E75CE" w:rsidDel="003E75CE">
              <w:rPr>
                <w:rStyle w:val="Hyperlink"/>
                <w:noProof/>
              </w:rPr>
              <w:delText>1.1. CONTEXTUALIZAÇÃO</w:delText>
            </w:r>
            <w:r w:rsidDel="003E75CE">
              <w:rPr>
                <w:noProof/>
                <w:webHidden/>
              </w:rPr>
              <w:tab/>
              <w:delText>12</w:delText>
            </w:r>
          </w:del>
        </w:p>
        <w:p w14:paraId="72582242" w14:textId="714948B7" w:rsidR="003E75CE" w:rsidDel="003E75CE" w:rsidRDefault="003E75CE">
          <w:pPr>
            <w:pStyle w:val="Sumrio2"/>
            <w:tabs>
              <w:tab w:val="right" w:leader="dot" w:pos="9019"/>
            </w:tabs>
            <w:rPr>
              <w:del w:id="695" w:author="Emeson Santos" w:date="2019-08-23T09:26:00Z"/>
              <w:noProof/>
            </w:rPr>
          </w:pPr>
          <w:del w:id="696" w:author="Emeson Santos" w:date="2019-08-23T09:26:00Z">
            <w:r w:rsidRPr="003E75CE" w:rsidDel="003E75CE">
              <w:rPr>
                <w:rStyle w:val="Hyperlink"/>
                <w:noProof/>
              </w:rPr>
              <w:delText>1.2. DEFINIÇÃO DO PROBLEMA</w:delText>
            </w:r>
            <w:r w:rsidDel="003E75CE">
              <w:rPr>
                <w:noProof/>
                <w:webHidden/>
              </w:rPr>
              <w:tab/>
              <w:delText>12</w:delText>
            </w:r>
          </w:del>
        </w:p>
        <w:p w14:paraId="3A272B4C" w14:textId="7204E92B" w:rsidR="003E75CE" w:rsidDel="003E75CE" w:rsidRDefault="003E75CE">
          <w:pPr>
            <w:pStyle w:val="Sumrio2"/>
            <w:tabs>
              <w:tab w:val="right" w:leader="dot" w:pos="9019"/>
            </w:tabs>
            <w:rPr>
              <w:del w:id="697" w:author="Emeson Santos" w:date="2019-08-23T09:26:00Z"/>
              <w:noProof/>
            </w:rPr>
          </w:pPr>
          <w:del w:id="698" w:author="Emeson Santos" w:date="2019-08-23T09:26:00Z">
            <w:r w:rsidRPr="003E75CE" w:rsidDel="003E75CE">
              <w:rPr>
                <w:rStyle w:val="Hyperlink"/>
                <w:noProof/>
              </w:rPr>
              <w:delText>1.3. JUSTIFICATIVA</w:delText>
            </w:r>
            <w:r w:rsidDel="003E75CE">
              <w:rPr>
                <w:noProof/>
                <w:webHidden/>
              </w:rPr>
              <w:tab/>
              <w:delText>13</w:delText>
            </w:r>
          </w:del>
        </w:p>
        <w:p w14:paraId="0BB4DD0D" w14:textId="1B1E39AF" w:rsidR="003E75CE" w:rsidDel="003E75CE" w:rsidRDefault="003E75CE">
          <w:pPr>
            <w:pStyle w:val="Sumrio2"/>
            <w:tabs>
              <w:tab w:val="right" w:leader="dot" w:pos="9019"/>
            </w:tabs>
            <w:rPr>
              <w:del w:id="699" w:author="Emeson Santos" w:date="2019-08-23T09:26:00Z"/>
              <w:noProof/>
            </w:rPr>
          </w:pPr>
          <w:del w:id="700" w:author="Emeson Santos" w:date="2019-08-23T09:26:00Z">
            <w:r w:rsidRPr="003E75CE" w:rsidDel="003E75CE">
              <w:rPr>
                <w:rStyle w:val="Hyperlink"/>
                <w:noProof/>
              </w:rPr>
              <w:delText>1.4. OBJETIVOS</w:delText>
            </w:r>
            <w:r w:rsidDel="003E75CE">
              <w:rPr>
                <w:noProof/>
                <w:webHidden/>
              </w:rPr>
              <w:tab/>
              <w:delText>13</w:delText>
            </w:r>
          </w:del>
        </w:p>
        <w:p w14:paraId="3490F86A" w14:textId="2D12F972" w:rsidR="003E75CE" w:rsidDel="003E75CE" w:rsidRDefault="003E75CE">
          <w:pPr>
            <w:pStyle w:val="Sumrio2"/>
            <w:tabs>
              <w:tab w:val="right" w:leader="dot" w:pos="9019"/>
            </w:tabs>
            <w:rPr>
              <w:del w:id="701" w:author="Emeson Santos" w:date="2019-08-23T09:26:00Z"/>
              <w:noProof/>
            </w:rPr>
          </w:pPr>
          <w:del w:id="702" w:author="Emeson Santos" w:date="2019-08-23T09:26:00Z">
            <w:r w:rsidRPr="003E75CE" w:rsidDel="003E75CE">
              <w:rPr>
                <w:rStyle w:val="Hyperlink"/>
                <w:noProof/>
              </w:rPr>
              <w:delText>1.5. CONTRIBUIÇÕES</w:delText>
            </w:r>
            <w:r w:rsidDel="003E75CE">
              <w:rPr>
                <w:noProof/>
                <w:webHidden/>
              </w:rPr>
              <w:tab/>
              <w:delText>13</w:delText>
            </w:r>
          </w:del>
        </w:p>
        <w:p w14:paraId="3896D94B" w14:textId="1A106787" w:rsidR="003E75CE" w:rsidDel="003E75CE" w:rsidRDefault="003E75CE">
          <w:pPr>
            <w:pStyle w:val="Sumrio2"/>
            <w:tabs>
              <w:tab w:val="right" w:leader="dot" w:pos="9019"/>
            </w:tabs>
            <w:rPr>
              <w:del w:id="703" w:author="Emeson Santos" w:date="2019-08-23T09:26:00Z"/>
              <w:noProof/>
            </w:rPr>
          </w:pPr>
          <w:del w:id="704" w:author="Emeson Santos" w:date="2019-08-23T09:26:00Z">
            <w:r w:rsidRPr="003E75CE" w:rsidDel="003E75CE">
              <w:rPr>
                <w:rStyle w:val="Hyperlink"/>
                <w:noProof/>
              </w:rPr>
              <w:delText>1.6. METODOLOGIA</w:delText>
            </w:r>
            <w:r w:rsidDel="003E75CE">
              <w:rPr>
                <w:noProof/>
                <w:webHidden/>
              </w:rPr>
              <w:tab/>
              <w:delText>14</w:delText>
            </w:r>
          </w:del>
        </w:p>
        <w:p w14:paraId="0E1AE379" w14:textId="182838AC" w:rsidR="003E75CE" w:rsidDel="003E75CE" w:rsidRDefault="003E75CE">
          <w:pPr>
            <w:pStyle w:val="Sumrio2"/>
            <w:tabs>
              <w:tab w:val="right" w:leader="dot" w:pos="9019"/>
            </w:tabs>
            <w:rPr>
              <w:del w:id="705" w:author="Emeson Santos" w:date="2019-08-23T09:26:00Z"/>
              <w:noProof/>
            </w:rPr>
          </w:pPr>
          <w:del w:id="706" w:author="Emeson Santos" w:date="2019-08-23T09:26:00Z">
            <w:r w:rsidRPr="003E75CE" w:rsidDel="003E75CE">
              <w:rPr>
                <w:rStyle w:val="Hyperlink"/>
                <w:noProof/>
              </w:rPr>
              <w:delText>1.7. ESTRUTURA DO DOCUMENTO</w:delText>
            </w:r>
            <w:r w:rsidDel="003E75CE">
              <w:rPr>
                <w:noProof/>
                <w:webHidden/>
              </w:rPr>
              <w:tab/>
              <w:delText>14</w:delText>
            </w:r>
          </w:del>
        </w:p>
        <w:p w14:paraId="3895488A" w14:textId="03476E3E" w:rsidR="003E75CE" w:rsidDel="003E75CE" w:rsidRDefault="003E75CE">
          <w:pPr>
            <w:pStyle w:val="Sumrio1"/>
            <w:tabs>
              <w:tab w:val="right" w:leader="dot" w:pos="9019"/>
            </w:tabs>
            <w:rPr>
              <w:del w:id="707" w:author="Emeson Santos" w:date="2019-08-23T09:26:00Z"/>
              <w:noProof/>
            </w:rPr>
          </w:pPr>
          <w:del w:id="708" w:author="Emeson Santos" w:date="2019-08-23T09:26:00Z">
            <w:r w:rsidRPr="003E75CE" w:rsidDel="003E75CE">
              <w:rPr>
                <w:rStyle w:val="Hyperlink"/>
                <w:noProof/>
              </w:rPr>
              <w:delText>CAPÍTULO 2</w:delText>
            </w:r>
            <w:r w:rsidDel="003E75CE">
              <w:rPr>
                <w:noProof/>
                <w:webHidden/>
              </w:rPr>
              <w:tab/>
              <w:delText>15</w:delText>
            </w:r>
          </w:del>
        </w:p>
        <w:p w14:paraId="520C96B8" w14:textId="69B166D4" w:rsidR="003E75CE" w:rsidDel="003E75CE" w:rsidRDefault="003E75CE">
          <w:pPr>
            <w:pStyle w:val="Sumrio2"/>
            <w:tabs>
              <w:tab w:val="right" w:leader="dot" w:pos="9019"/>
            </w:tabs>
            <w:rPr>
              <w:del w:id="709" w:author="Emeson Santos" w:date="2019-08-23T09:26:00Z"/>
              <w:noProof/>
            </w:rPr>
          </w:pPr>
          <w:del w:id="710" w:author="Emeson Santos" w:date="2019-08-23T09:26:00Z">
            <w:r w:rsidRPr="003E75CE" w:rsidDel="003E75CE">
              <w:rPr>
                <w:rStyle w:val="Hyperlink"/>
                <w:rFonts w:eastAsia="Times New Roman" w:cs="Times New Roman"/>
                <w:b/>
                <w:noProof/>
              </w:rPr>
              <w:delText xml:space="preserve">2.1 </w:delText>
            </w:r>
            <w:r w:rsidRPr="003E75CE" w:rsidDel="003E75CE">
              <w:rPr>
                <w:rStyle w:val="Hyperlink"/>
                <w:noProof/>
              </w:rPr>
              <w:delText>PROCESSO DE NEGÓCIO</w:delText>
            </w:r>
            <w:r w:rsidDel="003E75CE">
              <w:rPr>
                <w:noProof/>
                <w:webHidden/>
              </w:rPr>
              <w:tab/>
              <w:delText>15</w:delText>
            </w:r>
          </w:del>
        </w:p>
        <w:p w14:paraId="47FF00B6" w14:textId="7E76181B" w:rsidR="003E75CE" w:rsidDel="003E75CE" w:rsidRDefault="003E75CE">
          <w:pPr>
            <w:pStyle w:val="Sumrio2"/>
            <w:tabs>
              <w:tab w:val="right" w:leader="dot" w:pos="9019"/>
            </w:tabs>
            <w:rPr>
              <w:del w:id="711" w:author="Emeson Santos" w:date="2019-08-23T09:26:00Z"/>
              <w:noProof/>
            </w:rPr>
          </w:pPr>
          <w:del w:id="712" w:author="Emeson Santos" w:date="2019-08-23T09:26:00Z">
            <w:r w:rsidRPr="003E75CE" w:rsidDel="003E75CE">
              <w:rPr>
                <w:rStyle w:val="Hyperlink"/>
                <w:b/>
                <w:noProof/>
              </w:rPr>
              <w:delText xml:space="preserve">2.2 </w:delText>
            </w:r>
            <w:r w:rsidRPr="003E75CE" w:rsidDel="003E75CE">
              <w:rPr>
                <w:rStyle w:val="Hyperlink"/>
                <w:noProof/>
              </w:rPr>
              <w:delText>FERRAMENTAS DE MODELAGEM</w:delText>
            </w:r>
            <w:r w:rsidDel="003E75CE">
              <w:rPr>
                <w:noProof/>
                <w:webHidden/>
              </w:rPr>
              <w:tab/>
              <w:delText>24</w:delText>
            </w:r>
          </w:del>
        </w:p>
        <w:p w14:paraId="1CCB273A" w14:textId="6F4C8D67" w:rsidR="003E75CE" w:rsidDel="003E75CE" w:rsidRDefault="003E75CE">
          <w:pPr>
            <w:pStyle w:val="Sumrio3"/>
            <w:tabs>
              <w:tab w:val="right" w:leader="dot" w:pos="9019"/>
            </w:tabs>
            <w:rPr>
              <w:del w:id="713" w:author="Emeson Santos" w:date="2019-08-23T09:26:00Z"/>
              <w:noProof/>
            </w:rPr>
          </w:pPr>
          <w:del w:id="714" w:author="Emeson Santos" w:date="2019-08-23T09:26:00Z">
            <w:r w:rsidRPr="003E75CE" w:rsidDel="003E75CE">
              <w:rPr>
                <w:rStyle w:val="Hyperlink"/>
                <w:rFonts w:eastAsia="Times New Roman" w:cs="Times New Roman"/>
                <w:b/>
                <w:noProof/>
              </w:rPr>
              <w:delText xml:space="preserve">2.2.1 </w:delText>
            </w:r>
            <w:r w:rsidRPr="003E75CE" w:rsidDel="003E75CE">
              <w:rPr>
                <w:rStyle w:val="Hyperlink"/>
                <w:noProof/>
              </w:rPr>
              <w:delText>PISCINA/POOL</w:delText>
            </w:r>
            <w:r w:rsidDel="003E75CE">
              <w:rPr>
                <w:noProof/>
                <w:webHidden/>
              </w:rPr>
              <w:tab/>
              <w:delText>24</w:delText>
            </w:r>
          </w:del>
        </w:p>
        <w:p w14:paraId="38AC9F22" w14:textId="6AE2EE75" w:rsidR="003E75CE" w:rsidDel="003E75CE" w:rsidRDefault="003E75CE">
          <w:pPr>
            <w:pStyle w:val="Sumrio3"/>
            <w:tabs>
              <w:tab w:val="right" w:leader="dot" w:pos="9019"/>
            </w:tabs>
            <w:rPr>
              <w:del w:id="715" w:author="Emeson Santos" w:date="2019-08-23T09:26:00Z"/>
              <w:noProof/>
            </w:rPr>
          </w:pPr>
          <w:del w:id="716" w:author="Emeson Santos" w:date="2019-08-23T09:26:00Z">
            <w:r w:rsidRPr="003E75CE" w:rsidDel="003E75CE">
              <w:rPr>
                <w:rStyle w:val="Hyperlink"/>
                <w:rFonts w:eastAsia="Times New Roman" w:cs="Times New Roman"/>
                <w:b/>
                <w:noProof/>
              </w:rPr>
              <w:delText xml:space="preserve">2.2.2 </w:delText>
            </w:r>
            <w:r w:rsidRPr="003E75CE" w:rsidDel="003E75CE">
              <w:rPr>
                <w:rStyle w:val="Hyperlink"/>
                <w:noProof/>
              </w:rPr>
              <w:delText>RAIA/LANE</w:delText>
            </w:r>
            <w:r w:rsidDel="003E75CE">
              <w:rPr>
                <w:noProof/>
                <w:webHidden/>
              </w:rPr>
              <w:tab/>
              <w:delText>25</w:delText>
            </w:r>
          </w:del>
        </w:p>
        <w:p w14:paraId="5161A4A1" w14:textId="1B201D12" w:rsidR="003E75CE" w:rsidDel="003E75CE" w:rsidRDefault="003E75CE">
          <w:pPr>
            <w:pStyle w:val="Sumrio3"/>
            <w:tabs>
              <w:tab w:val="right" w:leader="dot" w:pos="9019"/>
            </w:tabs>
            <w:rPr>
              <w:del w:id="717" w:author="Emeson Santos" w:date="2019-08-23T09:26:00Z"/>
              <w:noProof/>
            </w:rPr>
          </w:pPr>
          <w:del w:id="718" w:author="Emeson Santos" w:date="2019-08-23T09:26:00Z">
            <w:r w:rsidRPr="003E75CE" w:rsidDel="003E75CE">
              <w:rPr>
                <w:rStyle w:val="Hyperlink"/>
                <w:rFonts w:eastAsia="Times New Roman" w:cs="Times New Roman"/>
                <w:b/>
                <w:noProof/>
              </w:rPr>
              <w:delText xml:space="preserve">2.2.3 </w:delText>
            </w:r>
            <w:r w:rsidRPr="003E75CE" w:rsidDel="003E75CE">
              <w:rPr>
                <w:rStyle w:val="Hyperlink"/>
                <w:noProof/>
              </w:rPr>
              <w:delText>CONECTORES</w:delText>
            </w:r>
            <w:r w:rsidDel="003E75CE">
              <w:rPr>
                <w:noProof/>
                <w:webHidden/>
              </w:rPr>
              <w:tab/>
              <w:delText>26</w:delText>
            </w:r>
          </w:del>
        </w:p>
        <w:p w14:paraId="29F5A70E" w14:textId="38F93BF7" w:rsidR="003E75CE" w:rsidDel="003E75CE" w:rsidRDefault="003E75CE">
          <w:pPr>
            <w:pStyle w:val="Sumrio3"/>
            <w:tabs>
              <w:tab w:val="right" w:leader="dot" w:pos="9019"/>
            </w:tabs>
            <w:rPr>
              <w:del w:id="719" w:author="Emeson Santos" w:date="2019-08-23T09:26:00Z"/>
              <w:noProof/>
            </w:rPr>
          </w:pPr>
          <w:del w:id="720" w:author="Emeson Santos" w:date="2019-08-23T09:26:00Z">
            <w:r w:rsidRPr="003E75CE" w:rsidDel="003E75CE">
              <w:rPr>
                <w:rStyle w:val="Hyperlink"/>
                <w:rFonts w:eastAsia="Times New Roman" w:cs="Times New Roman"/>
                <w:b/>
                <w:noProof/>
              </w:rPr>
              <w:delText xml:space="preserve">2.2.4 </w:delText>
            </w:r>
            <w:r w:rsidRPr="003E75CE" w:rsidDel="003E75CE">
              <w:rPr>
                <w:rStyle w:val="Hyperlink"/>
                <w:noProof/>
              </w:rPr>
              <w:delText>TAREFAS</w:delText>
            </w:r>
            <w:r w:rsidDel="003E75CE">
              <w:rPr>
                <w:noProof/>
                <w:webHidden/>
              </w:rPr>
              <w:tab/>
              <w:delText>26</w:delText>
            </w:r>
          </w:del>
        </w:p>
        <w:p w14:paraId="50169382" w14:textId="622C3362" w:rsidR="003E75CE" w:rsidDel="003E75CE" w:rsidRDefault="003E75CE">
          <w:pPr>
            <w:pStyle w:val="Sumrio3"/>
            <w:tabs>
              <w:tab w:val="right" w:leader="dot" w:pos="9019"/>
            </w:tabs>
            <w:rPr>
              <w:del w:id="721" w:author="Emeson Santos" w:date="2019-08-23T09:26:00Z"/>
              <w:noProof/>
            </w:rPr>
          </w:pPr>
          <w:del w:id="722" w:author="Emeson Santos" w:date="2019-08-23T09:26:00Z">
            <w:r w:rsidRPr="003E75CE" w:rsidDel="003E75CE">
              <w:rPr>
                <w:rStyle w:val="Hyperlink"/>
                <w:rFonts w:eastAsia="Times New Roman" w:cs="Times New Roman"/>
                <w:b/>
                <w:noProof/>
              </w:rPr>
              <w:delText xml:space="preserve">2.2.5 </w:delText>
            </w:r>
            <w:r w:rsidRPr="003E75CE" w:rsidDel="003E75CE">
              <w:rPr>
                <w:rStyle w:val="Hyperlink"/>
                <w:noProof/>
              </w:rPr>
              <w:delText>EVENTOS E GATEWAYS</w:delText>
            </w:r>
            <w:r w:rsidDel="003E75CE">
              <w:rPr>
                <w:noProof/>
                <w:webHidden/>
              </w:rPr>
              <w:tab/>
              <w:delText>27</w:delText>
            </w:r>
          </w:del>
        </w:p>
        <w:p w14:paraId="0D25D0C0" w14:textId="55481533" w:rsidR="003E75CE" w:rsidDel="003E75CE" w:rsidRDefault="003E75CE">
          <w:pPr>
            <w:pStyle w:val="Sumrio2"/>
            <w:tabs>
              <w:tab w:val="right" w:leader="dot" w:pos="9019"/>
            </w:tabs>
            <w:rPr>
              <w:del w:id="723" w:author="Emeson Santos" w:date="2019-08-23T09:26:00Z"/>
              <w:noProof/>
            </w:rPr>
          </w:pPr>
          <w:del w:id="724" w:author="Emeson Santos" w:date="2019-08-23T09:26:00Z">
            <w:r w:rsidRPr="003E75CE" w:rsidDel="003E75CE">
              <w:rPr>
                <w:rStyle w:val="Hyperlink"/>
                <w:b/>
                <w:noProof/>
              </w:rPr>
              <w:delText xml:space="preserve">2.3 </w:delText>
            </w:r>
            <w:r w:rsidRPr="003E75CE" w:rsidDel="003E75CE">
              <w:rPr>
                <w:rStyle w:val="Hyperlink"/>
                <w:noProof/>
              </w:rPr>
              <w:delText>TRABALHOS CORRELATOS</w:delText>
            </w:r>
            <w:r w:rsidDel="003E75CE">
              <w:rPr>
                <w:noProof/>
                <w:webHidden/>
              </w:rPr>
              <w:tab/>
              <w:delText>29</w:delText>
            </w:r>
          </w:del>
        </w:p>
        <w:p w14:paraId="7EC60626" w14:textId="4B8CFD70" w:rsidR="003E75CE" w:rsidDel="003E75CE" w:rsidRDefault="003E75CE">
          <w:pPr>
            <w:pStyle w:val="Sumrio1"/>
            <w:tabs>
              <w:tab w:val="right" w:leader="dot" w:pos="9019"/>
            </w:tabs>
            <w:rPr>
              <w:del w:id="725" w:author="Emeson Santos" w:date="2019-08-23T09:26:00Z"/>
              <w:noProof/>
            </w:rPr>
          </w:pPr>
          <w:del w:id="726" w:author="Emeson Santos" w:date="2019-08-23T09:26:00Z">
            <w:r w:rsidRPr="003E75CE" w:rsidDel="003E75CE">
              <w:rPr>
                <w:rStyle w:val="Hyperlink"/>
                <w:noProof/>
              </w:rPr>
              <w:delText>CAPÍTULO 3</w:delText>
            </w:r>
            <w:r w:rsidDel="003E75CE">
              <w:rPr>
                <w:noProof/>
                <w:webHidden/>
              </w:rPr>
              <w:tab/>
              <w:delText>30</w:delText>
            </w:r>
          </w:del>
        </w:p>
        <w:p w14:paraId="0DE6ED0C" w14:textId="61B61071" w:rsidR="003E75CE" w:rsidDel="003E75CE" w:rsidRDefault="003E75CE">
          <w:pPr>
            <w:pStyle w:val="Sumrio2"/>
            <w:tabs>
              <w:tab w:val="right" w:leader="dot" w:pos="9019"/>
            </w:tabs>
            <w:rPr>
              <w:del w:id="727" w:author="Emeson Santos" w:date="2019-08-23T09:26:00Z"/>
              <w:noProof/>
            </w:rPr>
          </w:pPr>
          <w:del w:id="728" w:author="Emeson Santos" w:date="2019-08-23T09:26:00Z">
            <w:r w:rsidRPr="003E75CE" w:rsidDel="003E75CE">
              <w:rPr>
                <w:rStyle w:val="Hyperlink"/>
                <w:rFonts w:eastAsia="Times New Roman" w:cs="Times New Roman"/>
                <w:b/>
                <w:noProof/>
              </w:rPr>
              <w:delText xml:space="preserve">3.1 </w:delText>
            </w:r>
            <w:r w:rsidRPr="003E75CE" w:rsidDel="003E75CE">
              <w:rPr>
                <w:rStyle w:val="Hyperlink"/>
                <w:noProof/>
              </w:rPr>
              <w:delText>LEVANTAMENTO PATRIMONIAL (ANUAL)</w:delText>
            </w:r>
            <w:r w:rsidDel="003E75CE">
              <w:rPr>
                <w:noProof/>
                <w:webHidden/>
              </w:rPr>
              <w:tab/>
              <w:delText>30</w:delText>
            </w:r>
          </w:del>
        </w:p>
        <w:p w14:paraId="6F20A7F8" w14:textId="02B1E522" w:rsidR="003E75CE" w:rsidDel="003E75CE" w:rsidRDefault="003E75CE">
          <w:pPr>
            <w:pStyle w:val="Sumrio2"/>
            <w:tabs>
              <w:tab w:val="right" w:leader="dot" w:pos="9019"/>
            </w:tabs>
            <w:rPr>
              <w:del w:id="729" w:author="Emeson Santos" w:date="2019-08-23T09:26:00Z"/>
              <w:noProof/>
            </w:rPr>
          </w:pPr>
          <w:del w:id="730" w:author="Emeson Santos" w:date="2019-08-23T09:26:00Z">
            <w:r w:rsidRPr="003E75CE" w:rsidDel="003E75CE">
              <w:rPr>
                <w:rStyle w:val="Hyperlink"/>
                <w:rFonts w:eastAsia="Times New Roman" w:cs="Times New Roman"/>
                <w:b/>
                <w:noProof/>
              </w:rPr>
              <w:delText xml:space="preserve">3.2 </w:delText>
            </w:r>
            <w:r w:rsidRPr="003E75CE" w:rsidDel="003E75CE">
              <w:rPr>
                <w:rStyle w:val="Hyperlink"/>
                <w:noProof/>
              </w:rPr>
              <w:delText>LEVANTAMENTO PATRIMONIAL (POR MUDANÇA DE CHEFIA)</w:delText>
            </w:r>
            <w:r w:rsidDel="003E75CE">
              <w:rPr>
                <w:noProof/>
                <w:webHidden/>
              </w:rPr>
              <w:tab/>
              <w:delText>31</w:delText>
            </w:r>
          </w:del>
        </w:p>
        <w:p w14:paraId="52D8C14A" w14:textId="5A79ACAA" w:rsidR="003E75CE" w:rsidDel="003E75CE" w:rsidRDefault="003E75CE">
          <w:pPr>
            <w:pStyle w:val="Sumrio2"/>
            <w:tabs>
              <w:tab w:val="right" w:leader="dot" w:pos="9019"/>
            </w:tabs>
            <w:rPr>
              <w:del w:id="731" w:author="Emeson Santos" w:date="2019-08-23T09:26:00Z"/>
              <w:noProof/>
            </w:rPr>
          </w:pPr>
          <w:del w:id="732" w:author="Emeson Santos" w:date="2019-08-23T09:26:00Z">
            <w:r w:rsidRPr="003E75CE" w:rsidDel="003E75CE">
              <w:rPr>
                <w:rStyle w:val="Hyperlink"/>
                <w:rFonts w:eastAsia="Times New Roman" w:cs="Times New Roman"/>
                <w:b/>
                <w:noProof/>
              </w:rPr>
              <w:delText xml:space="preserve">3.3 </w:delText>
            </w:r>
            <w:r w:rsidRPr="003E75CE" w:rsidDel="003E75CE">
              <w:rPr>
                <w:rStyle w:val="Hyperlink"/>
                <w:noProof/>
              </w:rPr>
              <w:delText>APROVEITAMENTOS DE ESTUDOS (AE)</w:delText>
            </w:r>
            <w:r w:rsidDel="003E75CE">
              <w:rPr>
                <w:noProof/>
                <w:webHidden/>
              </w:rPr>
              <w:tab/>
              <w:delText>32</w:delText>
            </w:r>
          </w:del>
        </w:p>
        <w:p w14:paraId="607C18CF" w14:textId="0C758173" w:rsidR="003E75CE" w:rsidDel="003E75CE" w:rsidRDefault="003E75CE">
          <w:pPr>
            <w:pStyle w:val="Sumrio2"/>
            <w:tabs>
              <w:tab w:val="right" w:leader="dot" w:pos="9019"/>
            </w:tabs>
            <w:rPr>
              <w:del w:id="733" w:author="Emeson Santos" w:date="2019-08-23T09:26:00Z"/>
              <w:noProof/>
            </w:rPr>
          </w:pPr>
          <w:del w:id="734" w:author="Emeson Santos" w:date="2019-08-23T09:26:00Z">
            <w:r w:rsidRPr="003E75CE" w:rsidDel="003E75CE">
              <w:rPr>
                <w:rStyle w:val="Hyperlink"/>
                <w:rFonts w:eastAsia="Times New Roman" w:cs="Times New Roman"/>
                <w:b/>
                <w:noProof/>
              </w:rPr>
              <w:delText xml:space="preserve">3.4 </w:delText>
            </w:r>
            <w:r w:rsidRPr="003E75CE" w:rsidDel="003E75CE">
              <w:rPr>
                <w:rStyle w:val="Hyperlink"/>
                <w:noProof/>
              </w:rPr>
              <w:delText>APROVEITAMENTO ESPECIAL DE ESTUDOS (AEE)</w:delText>
            </w:r>
            <w:r w:rsidDel="003E75CE">
              <w:rPr>
                <w:noProof/>
                <w:webHidden/>
              </w:rPr>
              <w:tab/>
              <w:delText>33</w:delText>
            </w:r>
          </w:del>
        </w:p>
        <w:p w14:paraId="13D0B0BE" w14:textId="7046CC0D" w:rsidR="003E75CE" w:rsidDel="003E75CE" w:rsidRDefault="003E75CE">
          <w:pPr>
            <w:pStyle w:val="Sumrio2"/>
            <w:tabs>
              <w:tab w:val="right" w:leader="dot" w:pos="9019"/>
            </w:tabs>
            <w:rPr>
              <w:del w:id="735" w:author="Emeson Santos" w:date="2019-08-23T09:26:00Z"/>
              <w:noProof/>
            </w:rPr>
          </w:pPr>
          <w:del w:id="736" w:author="Emeson Santos" w:date="2019-08-23T09:26:00Z">
            <w:r w:rsidRPr="003E75CE" w:rsidDel="003E75CE">
              <w:rPr>
                <w:rStyle w:val="Hyperlink"/>
                <w:rFonts w:eastAsia="Times New Roman" w:cs="Times New Roman"/>
                <w:b/>
                <w:noProof/>
              </w:rPr>
              <w:delText xml:space="preserve">3.5 </w:delText>
            </w:r>
            <w:r w:rsidRPr="003E75CE" w:rsidDel="003E75CE">
              <w:rPr>
                <w:rStyle w:val="Hyperlink"/>
                <w:noProof/>
              </w:rPr>
              <w:delText>QUEBRA DE PRÉ-REQUISITO</w:delText>
            </w:r>
            <w:r w:rsidDel="003E75CE">
              <w:rPr>
                <w:noProof/>
                <w:webHidden/>
              </w:rPr>
              <w:tab/>
              <w:delText>34</w:delText>
            </w:r>
          </w:del>
        </w:p>
        <w:p w14:paraId="48191FF2" w14:textId="4219C88C" w:rsidR="003E75CE" w:rsidDel="003E75CE" w:rsidRDefault="003E75CE">
          <w:pPr>
            <w:pStyle w:val="Sumrio2"/>
            <w:tabs>
              <w:tab w:val="right" w:leader="dot" w:pos="9019"/>
            </w:tabs>
            <w:rPr>
              <w:del w:id="737" w:author="Emeson Santos" w:date="2019-08-23T09:26:00Z"/>
              <w:noProof/>
            </w:rPr>
          </w:pPr>
          <w:del w:id="738" w:author="Emeson Santos" w:date="2019-08-23T09:26:00Z">
            <w:r w:rsidRPr="003E75CE" w:rsidDel="003E75CE">
              <w:rPr>
                <w:rStyle w:val="Hyperlink"/>
                <w:rFonts w:eastAsia="Times New Roman" w:cs="Times New Roman"/>
                <w:b/>
                <w:noProof/>
              </w:rPr>
              <w:delText xml:space="preserve">3.6 </w:delText>
            </w:r>
            <w:r w:rsidRPr="003E75CE" w:rsidDel="003E75CE">
              <w:rPr>
                <w:rStyle w:val="Hyperlink"/>
                <w:noProof/>
              </w:rPr>
              <w:delText>APROVEITAMENTO DE COMPONENTE CURRICULAR</w:delText>
            </w:r>
            <w:r w:rsidDel="003E75CE">
              <w:rPr>
                <w:noProof/>
                <w:webHidden/>
              </w:rPr>
              <w:tab/>
              <w:delText>35</w:delText>
            </w:r>
          </w:del>
        </w:p>
        <w:p w14:paraId="06EB663A" w14:textId="3F28FD67" w:rsidR="003E75CE" w:rsidDel="003E75CE" w:rsidRDefault="003E75CE">
          <w:pPr>
            <w:pStyle w:val="Sumrio2"/>
            <w:tabs>
              <w:tab w:val="right" w:leader="dot" w:pos="9019"/>
            </w:tabs>
            <w:rPr>
              <w:del w:id="739" w:author="Emeson Santos" w:date="2019-08-23T09:26:00Z"/>
              <w:noProof/>
            </w:rPr>
          </w:pPr>
          <w:del w:id="740" w:author="Emeson Santos" w:date="2019-08-23T09:26:00Z">
            <w:r w:rsidRPr="003E75CE" w:rsidDel="003E75CE">
              <w:rPr>
                <w:rStyle w:val="Hyperlink"/>
                <w:rFonts w:eastAsia="Times New Roman" w:cs="Times New Roman"/>
                <w:b/>
                <w:noProof/>
              </w:rPr>
              <w:delText xml:space="preserve">3.7 </w:delText>
            </w:r>
            <w:r w:rsidRPr="003E75CE" w:rsidDel="003E75CE">
              <w:rPr>
                <w:rStyle w:val="Hyperlink"/>
                <w:noProof/>
              </w:rPr>
              <w:delText>APRESENTAÇÃO DO SITE</w:delText>
            </w:r>
            <w:r w:rsidDel="003E75CE">
              <w:rPr>
                <w:noProof/>
                <w:webHidden/>
              </w:rPr>
              <w:tab/>
              <w:delText>36</w:delText>
            </w:r>
          </w:del>
        </w:p>
        <w:p w14:paraId="0FBD7459" w14:textId="364A2A9D" w:rsidR="003E75CE" w:rsidDel="003E75CE" w:rsidRDefault="003E75CE">
          <w:pPr>
            <w:pStyle w:val="Sumrio1"/>
            <w:tabs>
              <w:tab w:val="right" w:leader="dot" w:pos="9019"/>
            </w:tabs>
            <w:rPr>
              <w:del w:id="741" w:author="Emeson Santos" w:date="2019-08-23T09:26:00Z"/>
              <w:noProof/>
            </w:rPr>
          </w:pPr>
          <w:del w:id="742" w:author="Emeson Santos" w:date="2019-08-23T09:26:00Z">
            <w:r w:rsidRPr="003E75CE" w:rsidDel="003E75CE">
              <w:rPr>
                <w:rStyle w:val="Hyperlink"/>
                <w:noProof/>
              </w:rPr>
              <w:delText>CAPÍTULO 4</w:delText>
            </w:r>
            <w:r w:rsidDel="003E75CE">
              <w:rPr>
                <w:noProof/>
                <w:webHidden/>
              </w:rPr>
              <w:tab/>
              <w:delText>41</w:delText>
            </w:r>
          </w:del>
        </w:p>
        <w:p w14:paraId="7225336D" w14:textId="1E206DCC" w:rsidR="003E75CE" w:rsidDel="003E75CE" w:rsidRDefault="003E75CE">
          <w:pPr>
            <w:pStyle w:val="Sumrio1"/>
            <w:tabs>
              <w:tab w:val="right" w:leader="dot" w:pos="9019"/>
            </w:tabs>
            <w:rPr>
              <w:del w:id="743" w:author="Emeson Santos" w:date="2019-08-23T09:26:00Z"/>
              <w:noProof/>
            </w:rPr>
          </w:pPr>
          <w:del w:id="744" w:author="Emeson Santos" w:date="2019-08-23T09:26:00Z">
            <w:r w:rsidRPr="003E75CE" w:rsidDel="003E75CE">
              <w:rPr>
                <w:rStyle w:val="Hyperlink"/>
                <w:noProof/>
              </w:rPr>
              <w:delText>CAPÍTULO 5</w:delText>
            </w:r>
            <w:r w:rsidDel="003E75CE">
              <w:rPr>
                <w:noProof/>
                <w:webHidden/>
              </w:rPr>
              <w:tab/>
              <w:delText>42</w:delText>
            </w:r>
          </w:del>
        </w:p>
        <w:p w14:paraId="1832C62D" w14:textId="529CEE87" w:rsidR="003E75CE" w:rsidDel="003E75CE" w:rsidRDefault="003E75CE">
          <w:pPr>
            <w:pStyle w:val="Sumrio1"/>
            <w:tabs>
              <w:tab w:val="right" w:leader="dot" w:pos="9019"/>
            </w:tabs>
            <w:rPr>
              <w:del w:id="745" w:author="Emeson Santos" w:date="2019-08-23T09:26:00Z"/>
              <w:noProof/>
            </w:rPr>
          </w:pPr>
          <w:del w:id="746" w:author="Emeson Santos" w:date="2019-08-23T09:26:00Z">
            <w:r w:rsidRPr="003E75CE" w:rsidDel="003E75CE">
              <w:rPr>
                <w:rStyle w:val="Hyperlink"/>
                <w:noProof/>
              </w:rPr>
              <w:delText>REFERÊNCIAS</w:delText>
            </w:r>
            <w:r w:rsidDel="003E75CE">
              <w:rPr>
                <w:noProof/>
                <w:webHidden/>
              </w:rPr>
              <w:tab/>
              <w:delText>44</w:delText>
            </w:r>
          </w:del>
        </w:p>
        <w:p w14:paraId="0A3B8F35" w14:textId="5298F014" w:rsidR="003E75CE" w:rsidRDefault="003E75CE">
          <w:pPr>
            <w:rPr>
              <w:ins w:id="747" w:author="Emeson Santos" w:date="2019-08-23T09:24:00Z"/>
            </w:rPr>
          </w:pPr>
          <w:ins w:id="748" w:author="Emeson Santos" w:date="2019-08-23T09:24:00Z">
            <w:r>
              <w:rPr>
                <w:b/>
                <w:bCs/>
              </w:rPr>
              <w:fldChar w:fldCharType="end"/>
            </w:r>
          </w:ins>
        </w:p>
        <w:customXmlInsRangeStart w:id="749" w:author="Emeson Santos" w:date="2019-08-23T09:24:00Z"/>
      </w:sdtContent>
    </w:sdt>
    <w:customXmlInsRangeEnd w:id="749"/>
    <w:p w14:paraId="738C83F5" w14:textId="7C1D13E3" w:rsidR="00885975" w:rsidRPr="003E75CE" w:rsidRDefault="00885975">
      <w:pPr>
        <w:rPr>
          <w:ins w:id="750" w:author="Emeson Santos" w:date="2019-08-23T09:23:00Z"/>
        </w:rPr>
        <w:pPrChange w:id="751" w:author="Emeson Santos" w:date="2019-08-23T09:25:00Z">
          <w:pPr>
            <w:pStyle w:val="Ttulo1"/>
            <w:tabs>
              <w:tab w:val="left" w:pos="3952"/>
            </w:tabs>
          </w:pPr>
        </w:pPrChange>
      </w:pPr>
      <w:ins w:id="752" w:author="Emeson Santos" w:date="2019-08-23T09:23:00Z">
        <w:r>
          <w:br w:type="page"/>
        </w:r>
      </w:ins>
    </w:p>
    <w:p w14:paraId="47D9FCAF" w14:textId="4CF11393" w:rsidR="004A0712" w:rsidRPr="004F742A" w:rsidDel="0052552C" w:rsidRDefault="004240D8">
      <w:pPr>
        <w:pStyle w:val="Ttulo1"/>
        <w:rPr>
          <w:del w:id="753" w:author="Emeson Santos" w:date="2019-08-16T01:24:00Z"/>
          <w:b/>
          <w:bCs/>
          <w:sz w:val="32"/>
          <w:szCs w:val="32"/>
          <w:rPrChange w:id="754" w:author="Emeson Santos" w:date="2019-08-23T10:23:00Z">
            <w:rPr>
              <w:del w:id="755" w:author="Emeson Santos" w:date="2019-08-16T01:24:00Z"/>
              <w:rFonts w:eastAsia="Times New Roman" w:cs="Times New Roman"/>
              <w:b/>
              <w:sz w:val="24"/>
              <w:szCs w:val="24"/>
            </w:rPr>
          </w:rPrChange>
        </w:rPr>
        <w:pPrChange w:id="756" w:author="Emeson Santos" w:date="2019-08-23T09:04:00Z">
          <w:pPr>
            <w:pStyle w:val="Ttulo1"/>
            <w:spacing w:before="120" w:after="280"/>
            <w:jc w:val="both"/>
          </w:pPr>
        </w:pPrChange>
      </w:pPr>
      <w:del w:id="757" w:author="Emeson Santos" w:date="2019-08-23T09:27:00Z">
        <w:r w:rsidRPr="004F742A" w:rsidDel="003E75CE">
          <w:rPr>
            <w:b/>
            <w:bCs/>
            <w:sz w:val="32"/>
            <w:szCs w:val="32"/>
            <w:rPrChange w:id="758" w:author="Emeson Santos" w:date="2019-08-23T10:23:00Z">
              <w:rPr>
                <w:rFonts w:cs="Times New Roman"/>
              </w:rPr>
            </w:rPrChange>
          </w:rPr>
          <w:lastRenderedPageBreak/>
          <w:br w:type="page"/>
        </w:r>
      </w:del>
    </w:p>
    <w:p w14:paraId="10BF98BF" w14:textId="77777777" w:rsidR="004A0712" w:rsidRPr="004F742A" w:rsidDel="0052552C" w:rsidRDefault="004240D8">
      <w:pPr>
        <w:pStyle w:val="Ttulo1"/>
        <w:rPr>
          <w:del w:id="759" w:author="Emeson Santos" w:date="2019-08-16T01:24:00Z"/>
          <w:b/>
          <w:bCs/>
          <w:sz w:val="32"/>
          <w:szCs w:val="32"/>
          <w:rPrChange w:id="760" w:author="Emeson Santos" w:date="2019-08-23T10:23:00Z">
            <w:rPr>
              <w:del w:id="761" w:author="Emeson Santos" w:date="2019-08-16T01:24:00Z"/>
              <w:rFonts w:eastAsia="Times New Roman" w:cs="Times New Roman"/>
              <w:b/>
              <w:sz w:val="34"/>
              <w:szCs w:val="34"/>
            </w:rPr>
          </w:rPrChange>
        </w:rPr>
        <w:pPrChange w:id="762" w:author="Emeson Santos" w:date="2019-08-23T09:04:00Z">
          <w:pPr>
            <w:pStyle w:val="Ttulo2"/>
            <w:keepNext w:val="0"/>
            <w:keepLines w:val="0"/>
            <w:spacing w:after="80"/>
            <w:jc w:val="center"/>
          </w:pPr>
        </w:pPrChange>
      </w:pPr>
      <w:bookmarkStart w:id="763" w:name="_twhg4y3c16xe" w:colFirst="0" w:colLast="0"/>
      <w:bookmarkEnd w:id="763"/>
      <w:del w:id="764" w:author="Emeson Santos" w:date="2019-08-16T01:24:00Z">
        <w:r w:rsidRPr="004F742A" w:rsidDel="0052552C">
          <w:rPr>
            <w:b/>
            <w:bCs/>
            <w:sz w:val="32"/>
            <w:szCs w:val="32"/>
            <w:rPrChange w:id="765" w:author="Emeson Santos" w:date="2019-08-23T10:23:00Z">
              <w:rPr>
                <w:rFonts w:eastAsia="Times New Roman" w:cs="Times New Roman"/>
                <w:b/>
                <w:sz w:val="34"/>
                <w:szCs w:val="34"/>
              </w:rPr>
            </w:rPrChange>
          </w:rPr>
          <w:delText>UNIVERSIDADE FEDERAL DE SERGIPE</w:delText>
        </w:r>
      </w:del>
    </w:p>
    <w:p w14:paraId="2153A2B1" w14:textId="77777777" w:rsidR="004A0712" w:rsidRPr="004F742A" w:rsidDel="0052552C" w:rsidRDefault="004240D8">
      <w:pPr>
        <w:pStyle w:val="Ttulo1"/>
        <w:rPr>
          <w:del w:id="766" w:author="Emeson Santos" w:date="2019-08-16T01:24:00Z"/>
          <w:b/>
          <w:bCs/>
          <w:sz w:val="32"/>
          <w:szCs w:val="32"/>
          <w:rPrChange w:id="767" w:author="Emeson Santos" w:date="2019-08-23T10:23:00Z">
            <w:rPr>
              <w:del w:id="768" w:author="Emeson Santos" w:date="2019-08-16T01:24:00Z"/>
              <w:rFonts w:eastAsia="Times New Roman" w:cs="Times New Roman"/>
              <w:b/>
              <w:sz w:val="28"/>
              <w:szCs w:val="28"/>
            </w:rPr>
          </w:rPrChange>
        </w:rPr>
        <w:pPrChange w:id="769" w:author="Emeson Santos" w:date="2019-08-23T09:04:00Z">
          <w:pPr>
            <w:jc w:val="center"/>
          </w:pPr>
        </w:pPrChange>
      </w:pPr>
      <w:del w:id="770" w:author="Emeson Santos" w:date="2019-08-16T01:24:00Z">
        <w:r w:rsidRPr="004F742A" w:rsidDel="0052552C">
          <w:rPr>
            <w:b/>
            <w:bCs/>
            <w:sz w:val="32"/>
            <w:szCs w:val="32"/>
            <w:rPrChange w:id="771" w:author="Emeson Santos" w:date="2019-08-23T10:23:00Z">
              <w:rPr>
                <w:rFonts w:eastAsia="Times New Roman" w:cs="Times New Roman"/>
                <w:b/>
                <w:sz w:val="28"/>
                <w:szCs w:val="28"/>
              </w:rPr>
            </w:rPrChange>
          </w:rPr>
          <w:delText>CAMPUS ALBERTO CARVALHO</w:delText>
        </w:r>
      </w:del>
    </w:p>
    <w:p w14:paraId="209528D5" w14:textId="77777777" w:rsidR="004A0712" w:rsidRPr="004F742A" w:rsidDel="0052552C" w:rsidRDefault="004240D8">
      <w:pPr>
        <w:pStyle w:val="Ttulo1"/>
        <w:rPr>
          <w:del w:id="772" w:author="Emeson Santos" w:date="2019-08-16T01:24:00Z"/>
          <w:b/>
          <w:bCs/>
          <w:sz w:val="32"/>
          <w:szCs w:val="32"/>
          <w:rPrChange w:id="773" w:author="Emeson Santos" w:date="2019-08-23T10:23:00Z">
            <w:rPr>
              <w:del w:id="774" w:author="Emeson Santos" w:date="2019-08-16T01:24:00Z"/>
              <w:rFonts w:eastAsia="Times New Roman" w:cs="Times New Roman"/>
              <w:b/>
              <w:sz w:val="28"/>
              <w:szCs w:val="28"/>
            </w:rPr>
          </w:rPrChange>
        </w:rPr>
        <w:pPrChange w:id="775" w:author="Emeson Santos" w:date="2019-08-23T09:04:00Z">
          <w:pPr>
            <w:jc w:val="center"/>
          </w:pPr>
        </w:pPrChange>
      </w:pPr>
      <w:del w:id="776" w:author="Emeson Santos" w:date="2019-08-16T01:24:00Z">
        <w:r w:rsidRPr="004F742A" w:rsidDel="0052552C">
          <w:rPr>
            <w:b/>
            <w:bCs/>
            <w:sz w:val="32"/>
            <w:szCs w:val="32"/>
            <w:rPrChange w:id="777" w:author="Emeson Santos" w:date="2019-08-23T10:23:00Z">
              <w:rPr>
                <w:rFonts w:eastAsia="Times New Roman" w:cs="Times New Roman"/>
                <w:b/>
                <w:sz w:val="28"/>
                <w:szCs w:val="28"/>
              </w:rPr>
            </w:rPrChange>
          </w:rPr>
          <w:delText>DEPARTAMENTO DE SISTEMAS DE INFORMAÇÃO</w:delText>
        </w:r>
      </w:del>
    </w:p>
    <w:p w14:paraId="154C46A1" w14:textId="77777777" w:rsidR="004A0712" w:rsidRPr="004F742A" w:rsidDel="0052552C" w:rsidRDefault="004240D8">
      <w:pPr>
        <w:pStyle w:val="Ttulo1"/>
        <w:rPr>
          <w:del w:id="778" w:author="Emeson Santos" w:date="2019-08-16T01:24:00Z"/>
          <w:b/>
          <w:bCs/>
          <w:sz w:val="32"/>
          <w:szCs w:val="32"/>
          <w:rPrChange w:id="779" w:author="Emeson Santos" w:date="2019-08-23T10:23:00Z">
            <w:rPr>
              <w:del w:id="780" w:author="Emeson Santos" w:date="2019-08-16T01:24:00Z"/>
              <w:rFonts w:eastAsia="Times New Roman" w:cs="Times New Roman"/>
              <w:b/>
              <w:sz w:val="28"/>
              <w:szCs w:val="28"/>
            </w:rPr>
          </w:rPrChange>
        </w:rPr>
        <w:pPrChange w:id="781" w:author="Emeson Santos" w:date="2019-08-23T09:04:00Z">
          <w:pPr/>
        </w:pPrChange>
      </w:pPr>
      <w:del w:id="782" w:author="Emeson Santos" w:date="2019-08-16T01:24:00Z">
        <w:r w:rsidRPr="004F742A" w:rsidDel="0052552C">
          <w:rPr>
            <w:b/>
            <w:bCs/>
            <w:sz w:val="32"/>
            <w:szCs w:val="32"/>
            <w:rPrChange w:id="783" w:author="Emeson Santos" w:date="2019-08-23T10:23:00Z">
              <w:rPr>
                <w:rFonts w:eastAsia="Times New Roman" w:cs="Times New Roman"/>
                <w:b/>
                <w:sz w:val="28"/>
                <w:szCs w:val="28"/>
              </w:rPr>
            </w:rPrChange>
          </w:rPr>
          <w:delText xml:space="preserve"> </w:delText>
        </w:r>
      </w:del>
    </w:p>
    <w:p w14:paraId="2A3E3A66" w14:textId="77777777" w:rsidR="004A0712" w:rsidRPr="004F742A" w:rsidDel="0052552C" w:rsidRDefault="004240D8">
      <w:pPr>
        <w:pStyle w:val="Ttulo1"/>
        <w:rPr>
          <w:del w:id="784" w:author="Emeson Santos" w:date="2019-08-16T01:24:00Z"/>
          <w:b/>
          <w:bCs/>
          <w:sz w:val="32"/>
          <w:szCs w:val="32"/>
          <w:rPrChange w:id="785" w:author="Emeson Santos" w:date="2019-08-23T10:23:00Z">
            <w:rPr>
              <w:del w:id="786" w:author="Emeson Santos" w:date="2019-08-16T01:24:00Z"/>
              <w:rFonts w:eastAsia="Times New Roman" w:cs="Times New Roman"/>
              <w:b/>
            </w:rPr>
          </w:rPrChange>
        </w:rPr>
        <w:pPrChange w:id="787" w:author="Emeson Santos" w:date="2019-08-23T09:04:00Z">
          <w:pPr/>
        </w:pPrChange>
      </w:pPr>
      <w:del w:id="788" w:author="Emeson Santos" w:date="2019-08-16T01:24:00Z">
        <w:r w:rsidRPr="004F742A" w:rsidDel="0052552C">
          <w:rPr>
            <w:b/>
            <w:bCs/>
            <w:sz w:val="32"/>
            <w:szCs w:val="32"/>
            <w:rPrChange w:id="789" w:author="Emeson Santos" w:date="2019-08-23T10:23:00Z">
              <w:rPr>
                <w:rFonts w:eastAsia="Times New Roman" w:cs="Times New Roman"/>
                <w:b/>
              </w:rPr>
            </w:rPrChange>
          </w:rPr>
          <w:delText xml:space="preserve"> </w:delText>
        </w:r>
      </w:del>
    </w:p>
    <w:p w14:paraId="30531F77" w14:textId="77777777" w:rsidR="004A0712" w:rsidRPr="004F742A" w:rsidDel="0052552C" w:rsidRDefault="004240D8">
      <w:pPr>
        <w:pStyle w:val="Ttulo1"/>
        <w:rPr>
          <w:del w:id="790" w:author="Emeson Santos" w:date="2019-08-16T01:24:00Z"/>
          <w:b/>
          <w:bCs/>
          <w:sz w:val="32"/>
          <w:szCs w:val="32"/>
          <w:rPrChange w:id="791" w:author="Emeson Santos" w:date="2019-08-23T10:23:00Z">
            <w:rPr>
              <w:del w:id="792" w:author="Emeson Santos" w:date="2019-08-16T01:24:00Z"/>
              <w:rFonts w:eastAsia="Times New Roman" w:cs="Times New Roman"/>
              <w:b/>
            </w:rPr>
          </w:rPrChange>
        </w:rPr>
        <w:pPrChange w:id="793" w:author="Emeson Santos" w:date="2019-08-23T09:04:00Z">
          <w:pPr/>
        </w:pPrChange>
      </w:pPr>
      <w:del w:id="794" w:author="Emeson Santos" w:date="2019-08-16T01:24:00Z">
        <w:r w:rsidRPr="004F742A" w:rsidDel="0052552C">
          <w:rPr>
            <w:b/>
            <w:bCs/>
            <w:sz w:val="32"/>
            <w:szCs w:val="32"/>
            <w:rPrChange w:id="795" w:author="Emeson Santos" w:date="2019-08-23T10:23:00Z">
              <w:rPr>
                <w:rFonts w:eastAsia="Times New Roman" w:cs="Times New Roman"/>
                <w:b/>
              </w:rPr>
            </w:rPrChange>
          </w:rPr>
          <w:delText xml:space="preserve"> </w:delText>
        </w:r>
      </w:del>
    </w:p>
    <w:p w14:paraId="7FEAEBD9" w14:textId="77777777" w:rsidR="004A0712" w:rsidRPr="004F742A" w:rsidDel="0052552C" w:rsidRDefault="004240D8">
      <w:pPr>
        <w:pStyle w:val="Ttulo1"/>
        <w:rPr>
          <w:del w:id="796" w:author="Emeson Santos" w:date="2019-08-16T01:24:00Z"/>
          <w:b/>
          <w:bCs/>
          <w:sz w:val="32"/>
          <w:szCs w:val="32"/>
          <w:rPrChange w:id="797" w:author="Emeson Santos" w:date="2019-08-23T10:23:00Z">
            <w:rPr>
              <w:del w:id="798" w:author="Emeson Santos" w:date="2019-08-16T01:24:00Z"/>
              <w:rFonts w:eastAsia="Times New Roman" w:cs="Times New Roman"/>
              <w:b/>
            </w:rPr>
          </w:rPrChange>
        </w:rPr>
        <w:pPrChange w:id="799" w:author="Emeson Santos" w:date="2019-08-23T09:04:00Z">
          <w:pPr/>
        </w:pPrChange>
      </w:pPr>
      <w:del w:id="800" w:author="Emeson Santos" w:date="2019-08-16T01:24:00Z">
        <w:r w:rsidRPr="004F742A" w:rsidDel="0052552C">
          <w:rPr>
            <w:b/>
            <w:bCs/>
            <w:sz w:val="32"/>
            <w:szCs w:val="32"/>
            <w:rPrChange w:id="801" w:author="Emeson Santos" w:date="2019-08-23T10:23:00Z">
              <w:rPr>
                <w:rFonts w:eastAsia="Times New Roman" w:cs="Times New Roman"/>
                <w:b/>
              </w:rPr>
            </w:rPrChange>
          </w:rPr>
          <w:delText xml:space="preserve"> </w:delText>
        </w:r>
      </w:del>
    </w:p>
    <w:p w14:paraId="7266D8F1" w14:textId="77777777" w:rsidR="004A0712" w:rsidRPr="004F742A" w:rsidDel="0052552C" w:rsidRDefault="004240D8">
      <w:pPr>
        <w:pStyle w:val="Ttulo1"/>
        <w:rPr>
          <w:del w:id="802" w:author="Emeson Santos" w:date="2019-08-16T01:24:00Z"/>
          <w:b/>
          <w:bCs/>
          <w:sz w:val="32"/>
          <w:szCs w:val="32"/>
          <w:rPrChange w:id="803" w:author="Emeson Santos" w:date="2019-08-23T10:23:00Z">
            <w:rPr>
              <w:del w:id="804" w:author="Emeson Santos" w:date="2019-08-16T01:24:00Z"/>
              <w:rFonts w:eastAsia="Times New Roman" w:cs="Times New Roman"/>
              <w:b/>
            </w:rPr>
          </w:rPrChange>
        </w:rPr>
        <w:pPrChange w:id="805" w:author="Emeson Santos" w:date="2019-08-23T09:04:00Z">
          <w:pPr/>
        </w:pPrChange>
      </w:pPr>
      <w:del w:id="806" w:author="Emeson Santos" w:date="2019-08-16T01:24:00Z">
        <w:r w:rsidRPr="004F742A" w:rsidDel="0052552C">
          <w:rPr>
            <w:b/>
            <w:bCs/>
            <w:sz w:val="32"/>
            <w:szCs w:val="32"/>
            <w:rPrChange w:id="807" w:author="Emeson Santos" w:date="2019-08-23T10:23:00Z">
              <w:rPr>
                <w:rFonts w:eastAsia="Times New Roman" w:cs="Times New Roman"/>
                <w:b/>
              </w:rPr>
            </w:rPrChange>
          </w:rPr>
          <w:delText xml:space="preserve"> </w:delText>
        </w:r>
      </w:del>
    </w:p>
    <w:p w14:paraId="6E9D9227" w14:textId="77777777" w:rsidR="004A0712" w:rsidRPr="004F742A" w:rsidDel="0052552C" w:rsidRDefault="004240D8">
      <w:pPr>
        <w:pStyle w:val="Ttulo1"/>
        <w:rPr>
          <w:del w:id="808" w:author="Emeson Santos" w:date="2019-08-16T01:24:00Z"/>
          <w:b/>
          <w:bCs/>
          <w:sz w:val="32"/>
          <w:szCs w:val="32"/>
          <w:rPrChange w:id="809" w:author="Emeson Santos" w:date="2019-08-23T10:23:00Z">
            <w:rPr>
              <w:del w:id="810" w:author="Emeson Santos" w:date="2019-08-16T01:24:00Z"/>
              <w:rFonts w:eastAsia="Times New Roman" w:cs="Times New Roman"/>
              <w:b/>
            </w:rPr>
          </w:rPrChange>
        </w:rPr>
        <w:pPrChange w:id="811" w:author="Emeson Santos" w:date="2019-08-23T09:04:00Z">
          <w:pPr/>
        </w:pPrChange>
      </w:pPr>
      <w:del w:id="812" w:author="Emeson Santos" w:date="2019-08-16T01:24:00Z">
        <w:r w:rsidRPr="004F742A" w:rsidDel="0052552C">
          <w:rPr>
            <w:b/>
            <w:bCs/>
            <w:sz w:val="32"/>
            <w:szCs w:val="32"/>
            <w:rPrChange w:id="813" w:author="Emeson Santos" w:date="2019-08-23T10:23:00Z">
              <w:rPr>
                <w:rFonts w:eastAsia="Times New Roman" w:cs="Times New Roman"/>
                <w:b/>
              </w:rPr>
            </w:rPrChange>
          </w:rPr>
          <w:delText xml:space="preserve"> </w:delText>
        </w:r>
      </w:del>
    </w:p>
    <w:p w14:paraId="2DFCE512" w14:textId="77777777" w:rsidR="004A0712" w:rsidRPr="004F742A" w:rsidDel="0052552C" w:rsidRDefault="004240D8">
      <w:pPr>
        <w:pStyle w:val="Ttulo1"/>
        <w:rPr>
          <w:del w:id="814" w:author="Emeson Santos" w:date="2019-08-16T01:24:00Z"/>
          <w:b/>
          <w:bCs/>
          <w:sz w:val="32"/>
          <w:szCs w:val="32"/>
          <w:rPrChange w:id="815" w:author="Emeson Santos" w:date="2019-08-23T10:23:00Z">
            <w:rPr>
              <w:del w:id="816" w:author="Emeson Santos" w:date="2019-08-16T01:24:00Z"/>
              <w:rFonts w:eastAsia="Times New Roman" w:cs="Times New Roman"/>
              <w:b/>
            </w:rPr>
          </w:rPrChange>
        </w:rPr>
        <w:pPrChange w:id="817" w:author="Emeson Santos" w:date="2019-08-23T09:04:00Z">
          <w:pPr/>
        </w:pPrChange>
      </w:pPr>
      <w:del w:id="818" w:author="Emeson Santos" w:date="2019-08-16T01:24:00Z">
        <w:r w:rsidRPr="004F742A" w:rsidDel="0052552C">
          <w:rPr>
            <w:b/>
            <w:bCs/>
            <w:sz w:val="32"/>
            <w:szCs w:val="32"/>
            <w:rPrChange w:id="819" w:author="Emeson Santos" w:date="2019-08-23T10:23:00Z">
              <w:rPr>
                <w:rFonts w:eastAsia="Times New Roman" w:cs="Times New Roman"/>
                <w:b/>
              </w:rPr>
            </w:rPrChange>
          </w:rPr>
          <w:delText xml:space="preserve"> </w:delText>
        </w:r>
      </w:del>
    </w:p>
    <w:p w14:paraId="59ECA39A" w14:textId="77777777" w:rsidR="004A0712" w:rsidRPr="004F742A" w:rsidDel="0052552C" w:rsidRDefault="004240D8">
      <w:pPr>
        <w:pStyle w:val="Ttulo1"/>
        <w:rPr>
          <w:del w:id="820" w:author="Emeson Santos" w:date="2019-08-16T01:24:00Z"/>
          <w:b/>
          <w:bCs/>
          <w:sz w:val="32"/>
          <w:szCs w:val="32"/>
          <w:rPrChange w:id="821" w:author="Emeson Santos" w:date="2019-08-23T10:23:00Z">
            <w:rPr>
              <w:del w:id="822" w:author="Emeson Santos" w:date="2019-08-16T01:24:00Z"/>
              <w:rFonts w:eastAsia="Times New Roman" w:cs="Times New Roman"/>
              <w:b/>
            </w:rPr>
          </w:rPrChange>
        </w:rPr>
        <w:pPrChange w:id="823" w:author="Emeson Santos" w:date="2019-08-23T09:04:00Z">
          <w:pPr/>
        </w:pPrChange>
      </w:pPr>
      <w:del w:id="824" w:author="Emeson Santos" w:date="2019-08-16T01:24:00Z">
        <w:r w:rsidRPr="004F742A" w:rsidDel="0052552C">
          <w:rPr>
            <w:b/>
            <w:bCs/>
            <w:sz w:val="32"/>
            <w:szCs w:val="32"/>
            <w:rPrChange w:id="825" w:author="Emeson Santos" w:date="2019-08-23T10:23:00Z">
              <w:rPr>
                <w:rFonts w:eastAsia="Times New Roman" w:cs="Times New Roman"/>
                <w:b/>
              </w:rPr>
            </w:rPrChange>
          </w:rPr>
          <w:delText xml:space="preserve"> </w:delText>
        </w:r>
      </w:del>
    </w:p>
    <w:p w14:paraId="664D3065" w14:textId="77777777" w:rsidR="004A0712" w:rsidRPr="004F742A" w:rsidDel="0052552C" w:rsidRDefault="004240D8">
      <w:pPr>
        <w:pStyle w:val="Ttulo1"/>
        <w:rPr>
          <w:del w:id="826" w:author="Emeson Santos" w:date="2019-08-16T01:24:00Z"/>
          <w:b/>
          <w:bCs/>
          <w:sz w:val="32"/>
          <w:szCs w:val="32"/>
          <w:rPrChange w:id="827" w:author="Emeson Santos" w:date="2019-08-23T10:23:00Z">
            <w:rPr>
              <w:del w:id="828" w:author="Emeson Santos" w:date="2019-08-16T01:24:00Z"/>
              <w:rFonts w:eastAsia="Times New Roman" w:cs="Times New Roman"/>
              <w:b/>
            </w:rPr>
          </w:rPrChange>
        </w:rPr>
        <w:pPrChange w:id="829" w:author="Emeson Santos" w:date="2019-08-23T09:04:00Z">
          <w:pPr/>
        </w:pPrChange>
      </w:pPr>
      <w:del w:id="830" w:author="Emeson Santos" w:date="2019-08-16T01:24:00Z">
        <w:r w:rsidRPr="004F742A" w:rsidDel="0052552C">
          <w:rPr>
            <w:b/>
            <w:bCs/>
            <w:sz w:val="32"/>
            <w:szCs w:val="32"/>
            <w:rPrChange w:id="831" w:author="Emeson Santos" w:date="2019-08-23T10:23:00Z">
              <w:rPr>
                <w:rFonts w:eastAsia="Times New Roman" w:cs="Times New Roman"/>
                <w:b/>
              </w:rPr>
            </w:rPrChange>
          </w:rPr>
          <w:delText xml:space="preserve"> </w:delText>
        </w:r>
      </w:del>
    </w:p>
    <w:p w14:paraId="3A4690A6" w14:textId="77777777" w:rsidR="004A0712" w:rsidRPr="004F742A" w:rsidDel="0052552C" w:rsidRDefault="004240D8">
      <w:pPr>
        <w:pStyle w:val="Ttulo1"/>
        <w:rPr>
          <w:del w:id="832" w:author="Emeson Santos" w:date="2019-08-16T01:24:00Z"/>
          <w:b/>
          <w:bCs/>
          <w:sz w:val="32"/>
          <w:szCs w:val="32"/>
          <w:rPrChange w:id="833" w:author="Emeson Santos" w:date="2019-08-23T10:23:00Z">
            <w:rPr>
              <w:del w:id="834" w:author="Emeson Santos" w:date="2019-08-16T01:24:00Z"/>
              <w:rFonts w:eastAsia="Times New Roman" w:cs="Times New Roman"/>
              <w:b/>
            </w:rPr>
          </w:rPrChange>
        </w:rPr>
        <w:pPrChange w:id="835" w:author="Emeson Santos" w:date="2019-08-23T09:04:00Z">
          <w:pPr/>
        </w:pPrChange>
      </w:pPr>
      <w:del w:id="836" w:author="Emeson Santos" w:date="2019-08-16T01:24:00Z">
        <w:r w:rsidRPr="004F742A" w:rsidDel="0052552C">
          <w:rPr>
            <w:b/>
            <w:bCs/>
            <w:sz w:val="32"/>
            <w:szCs w:val="32"/>
            <w:rPrChange w:id="837" w:author="Emeson Santos" w:date="2019-08-23T10:23:00Z">
              <w:rPr>
                <w:rFonts w:eastAsia="Times New Roman" w:cs="Times New Roman"/>
                <w:b/>
              </w:rPr>
            </w:rPrChange>
          </w:rPr>
          <w:delText xml:space="preserve"> </w:delText>
        </w:r>
      </w:del>
    </w:p>
    <w:p w14:paraId="4027F0BE" w14:textId="77777777" w:rsidR="004A0712" w:rsidRPr="004F742A" w:rsidDel="0052552C" w:rsidRDefault="004240D8">
      <w:pPr>
        <w:pStyle w:val="Ttulo1"/>
        <w:rPr>
          <w:del w:id="838" w:author="Emeson Santos" w:date="2019-08-16T01:24:00Z"/>
          <w:b/>
          <w:bCs/>
          <w:sz w:val="32"/>
          <w:szCs w:val="32"/>
          <w:rPrChange w:id="839" w:author="Emeson Santos" w:date="2019-08-23T10:23:00Z">
            <w:rPr>
              <w:del w:id="840" w:author="Emeson Santos" w:date="2019-08-16T01:24:00Z"/>
              <w:rFonts w:eastAsia="Times New Roman" w:cs="Times New Roman"/>
              <w:b/>
            </w:rPr>
          </w:rPrChange>
        </w:rPr>
        <w:pPrChange w:id="841" w:author="Emeson Santos" w:date="2019-08-23T09:04:00Z">
          <w:pPr/>
        </w:pPrChange>
      </w:pPr>
      <w:del w:id="842" w:author="Emeson Santos" w:date="2019-08-16T01:24:00Z">
        <w:r w:rsidRPr="004F742A" w:rsidDel="0052552C">
          <w:rPr>
            <w:b/>
            <w:bCs/>
            <w:sz w:val="32"/>
            <w:szCs w:val="32"/>
            <w:rPrChange w:id="843" w:author="Emeson Santos" w:date="2019-08-23T10:23:00Z">
              <w:rPr>
                <w:rFonts w:eastAsia="Times New Roman" w:cs="Times New Roman"/>
                <w:b/>
              </w:rPr>
            </w:rPrChange>
          </w:rPr>
          <w:delText xml:space="preserve"> </w:delText>
        </w:r>
      </w:del>
    </w:p>
    <w:p w14:paraId="574B8AF4" w14:textId="77777777" w:rsidR="004A0712" w:rsidRPr="004F742A" w:rsidDel="0052552C" w:rsidRDefault="004240D8">
      <w:pPr>
        <w:pStyle w:val="Ttulo1"/>
        <w:rPr>
          <w:del w:id="844" w:author="Emeson Santos" w:date="2019-08-16T01:24:00Z"/>
          <w:b/>
          <w:bCs/>
          <w:sz w:val="32"/>
          <w:szCs w:val="32"/>
          <w:rPrChange w:id="845" w:author="Emeson Santos" w:date="2019-08-23T10:23:00Z">
            <w:rPr>
              <w:del w:id="846" w:author="Emeson Santos" w:date="2019-08-16T01:24:00Z"/>
              <w:rFonts w:eastAsia="Times New Roman" w:cs="Times New Roman"/>
              <w:b/>
            </w:rPr>
          </w:rPrChange>
        </w:rPr>
        <w:pPrChange w:id="847" w:author="Emeson Santos" w:date="2019-08-23T09:04:00Z">
          <w:pPr/>
        </w:pPrChange>
      </w:pPr>
      <w:del w:id="848" w:author="Emeson Santos" w:date="2019-08-16T01:24:00Z">
        <w:r w:rsidRPr="004F742A" w:rsidDel="0052552C">
          <w:rPr>
            <w:b/>
            <w:bCs/>
            <w:sz w:val="32"/>
            <w:szCs w:val="32"/>
            <w:rPrChange w:id="849" w:author="Emeson Santos" w:date="2019-08-23T10:23:00Z">
              <w:rPr>
                <w:rFonts w:eastAsia="Times New Roman" w:cs="Times New Roman"/>
                <w:b/>
              </w:rPr>
            </w:rPrChange>
          </w:rPr>
          <w:delText xml:space="preserve"> </w:delText>
        </w:r>
      </w:del>
    </w:p>
    <w:p w14:paraId="081E9BFE" w14:textId="77777777" w:rsidR="004A0712" w:rsidRPr="004F742A" w:rsidDel="0052552C" w:rsidRDefault="004240D8">
      <w:pPr>
        <w:pStyle w:val="Ttulo1"/>
        <w:rPr>
          <w:del w:id="850" w:author="Emeson Santos" w:date="2019-08-16T01:24:00Z"/>
          <w:b/>
          <w:bCs/>
          <w:sz w:val="32"/>
          <w:szCs w:val="32"/>
          <w:rPrChange w:id="851" w:author="Emeson Santos" w:date="2019-08-23T10:23:00Z">
            <w:rPr>
              <w:del w:id="852" w:author="Emeson Santos" w:date="2019-08-16T01:24:00Z"/>
              <w:rFonts w:eastAsia="Times New Roman" w:cs="Times New Roman"/>
              <w:b/>
            </w:rPr>
          </w:rPrChange>
        </w:rPr>
        <w:pPrChange w:id="853" w:author="Emeson Santos" w:date="2019-08-23T09:04:00Z">
          <w:pPr/>
        </w:pPrChange>
      </w:pPr>
      <w:del w:id="854" w:author="Emeson Santos" w:date="2019-08-16T01:24:00Z">
        <w:r w:rsidRPr="004F742A" w:rsidDel="0052552C">
          <w:rPr>
            <w:b/>
            <w:bCs/>
            <w:sz w:val="32"/>
            <w:szCs w:val="32"/>
            <w:rPrChange w:id="855" w:author="Emeson Santos" w:date="2019-08-23T10:23:00Z">
              <w:rPr>
                <w:rFonts w:eastAsia="Times New Roman" w:cs="Times New Roman"/>
                <w:b/>
              </w:rPr>
            </w:rPrChange>
          </w:rPr>
          <w:delText xml:space="preserve"> </w:delText>
        </w:r>
      </w:del>
    </w:p>
    <w:p w14:paraId="19532196" w14:textId="77777777" w:rsidR="004A0712" w:rsidRPr="004F742A" w:rsidDel="0052552C" w:rsidRDefault="004240D8">
      <w:pPr>
        <w:pStyle w:val="Ttulo1"/>
        <w:rPr>
          <w:del w:id="856" w:author="Emeson Santos" w:date="2019-08-16T01:24:00Z"/>
          <w:b/>
          <w:bCs/>
          <w:sz w:val="32"/>
          <w:szCs w:val="32"/>
          <w:rPrChange w:id="857" w:author="Emeson Santos" w:date="2019-08-23T10:23:00Z">
            <w:rPr>
              <w:del w:id="858" w:author="Emeson Santos" w:date="2019-08-16T01:24:00Z"/>
              <w:rFonts w:eastAsia="Times New Roman" w:cs="Times New Roman"/>
              <w:b/>
            </w:rPr>
          </w:rPrChange>
        </w:rPr>
        <w:pPrChange w:id="859" w:author="Emeson Santos" w:date="2019-08-23T09:04:00Z">
          <w:pPr/>
        </w:pPrChange>
      </w:pPr>
      <w:del w:id="860" w:author="Emeson Santos" w:date="2019-08-16T01:24:00Z">
        <w:r w:rsidRPr="004F742A" w:rsidDel="0052552C">
          <w:rPr>
            <w:b/>
            <w:bCs/>
            <w:sz w:val="32"/>
            <w:szCs w:val="32"/>
            <w:rPrChange w:id="861" w:author="Emeson Santos" w:date="2019-08-23T10:23:00Z">
              <w:rPr>
                <w:rFonts w:eastAsia="Times New Roman" w:cs="Times New Roman"/>
                <w:b/>
              </w:rPr>
            </w:rPrChange>
          </w:rPr>
          <w:delText xml:space="preserve"> </w:delText>
        </w:r>
      </w:del>
    </w:p>
    <w:p w14:paraId="253C47D1" w14:textId="77777777" w:rsidR="004A0712" w:rsidRPr="004F742A" w:rsidDel="0052552C" w:rsidRDefault="004240D8">
      <w:pPr>
        <w:pStyle w:val="Ttulo1"/>
        <w:rPr>
          <w:del w:id="862" w:author="Emeson Santos" w:date="2019-08-16T01:24:00Z"/>
          <w:b/>
          <w:bCs/>
          <w:sz w:val="32"/>
          <w:szCs w:val="32"/>
          <w:rPrChange w:id="863" w:author="Emeson Santos" w:date="2019-08-23T10:23:00Z">
            <w:rPr>
              <w:del w:id="864" w:author="Emeson Santos" w:date="2019-08-16T01:24:00Z"/>
              <w:rFonts w:eastAsia="Times New Roman" w:cs="Times New Roman"/>
              <w:b/>
            </w:rPr>
          </w:rPrChange>
        </w:rPr>
        <w:pPrChange w:id="865" w:author="Emeson Santos" w:date="2019-08-23T09:04:00Z">
          <w:pPr/>
        </w:pPrChange>
      </w:pPr>
      <w:del w:id="866" w:author="Emeson Santos" w:date="2019-08-16T01:24:00Z">
        <w:r w:rsidRPr="004F742A" w:rsidDel="0052552C">
          <w:rPr>
            <w:b/>
            <w:bCs/>
            <w:sz w:val="32"/>
            <w:szCs w:val="32"/>
            <w:rPrChange w:id="867" w:author="Emeson Santos" w:date="2019-08-23T10:23:00Z">
              <w:rPr>
                <w:rFonts w:eastAsia="Times New Roman" w:cs="Times New Roman"/>
                <w:b/>
              </w:rPr>
            </w:rPrChange>
          </w:rPr>
          <w:delText xml:space="preserve"> </w:delText>
        </w:r>
      </w:del>
    </w:p>
    <w:p w14:paraId="149BEBFA" w14:textId="77777777" w:rsidR="004A0712" w:rsidRPr="004F742A" w:rsidDel="0052552C" w:rsidRDefault="004240D8">
      <w:pPr>
        <w:pStyle w:val="Ttulo1"/>
        <w:rPr>
          <w:del w:id="868" w:author="Emeson Santos" w:date="2019-08-16T01:24:00Z"/>
          <w:b/>
          <w:bCs/>
          <w:sz w:val="32"/>
          <w:szCs w:val="32"/>
          <w:rPrChange w:id="869" w:author="Emeson Santos" w:date="2019-08-23T10:23:00Z">
            <w:rPr>
              <w:del w:id="870" w:author="Emeson Santos" w:date="2019-08-16T01:24:00Z"/>
              <w:rFonts w:eastAsia="Times New Roman" w:cs="Times New Roman"/>
              <w:b/>
            </w:rPr>
          </w:rPrChange>
        </w:rPr>
        <w:pPrChange w:id="871" w:author="Emeson Santos" w:date="2019-08-23T09:04:00Z">
          <w:pPr/>
        </w:pPrChange>
      </w:pPr>
      <w:del w:id="872" w:author="Emeson Santos" w:date="2019-08-16T01:24:00Z">
        <w:r w:rsidRPr="004F742A" w:rsidDel="0052552C">
          <w:rPr>
            <w:b/>
            <w:bCs/>
            <w:sz w:val="32"/>
            <w:szCs w:val="32"/>
            <w:rPrChange w:id="873" w:author="Emeson Santos" w:date="2019-08-23T10:23:00Z">
              <w:rPr>
                <w:rFonts w:eastAsia="Times New Roman" w:cs="Times New Roman"/>
                <w:b/>
              </w:rPr>
            </w:rPrChange>
          </w:rPr>
          <w:delText xml:space="preserve"> </w:delText>
        </w:r>
      </w:del>
    </w:p>
    <w:p w14:paraId="3CB8A180" w14:textId="77777777" w:rsidR="004A0712" w:rsidRPr="004F742A" w:rsidDel="0052552C" w:rsidRDefault="004240D8">
      <w:pPr>
        <w:pStyle w:val="Ttulo1"/>
        <w:rPr>
          <w:del w:id="874" w:author="Emeson Santos" w:date="2019-08-16T01:24:00Z"/>
          <w:b/>
          <w:bCs/>
          <w:sz w:val="32"/>
          <w:szCs w:val="32"/>
          <w:rPrChange w:id="875" w:author="Emeson Santos" w:date="2019-08-23T10:23:00Z">
            <w:rPr>
              <w:del w:id="876" w:author="Emeson Santos" w:date="2019-08-16T01:24:00Z"/>
              <w:rFonts w:eastAsia="Times New Roman" w:cs="Times New Roman"/>
              <w:b/>
              <w:sz w:val="28"/>
              <w:szCs w:val="28"/>
            </w:rPr>
          </w:rPrChange>
        </w:rPr>
        <w:pPrChange w:id="877" w:author="Emeson Santos" w:date="2019-08-23T09:04:00Z">
          <w:pPr>
            <w:jc w:val="center"/>
          </w:pPr>
        </w:pPrChange>
      </w:pPr>
      <w:del w:id="878" w:author="Emeson Santos" w:date="2019-08-16T01:24:00Z">
        <w:r w:rsidRPr="004F742A" w:rsidDel="0052552C">
          <w:rPr>
            <w:b/>
            <w:bCs/>
            <w:sz w:val="32"/>
            <w:szCs w:val="32"/>
            <w:rPrChange w:id="879" w:author="Emeson Santos" w:date="2019-08-23T10:23:00Z">
              <w:rPr>
                <w:rFonts w:eastAsia="Times New Roman" w:cs="Times New Roman"/>
                <w:b/>
                <w:sz w:val="28"/>
                <w:szCs w:val="28"/>
              </w:rPr>
            </w:rPrChange>
          </w:rPr>
          <w:delText>EMESON SANTOS DE OLIVEIRA</w:delText>
        </w:r>
      </w:del>
    </w:p>
    <w:p w14:paraId="12187083" w14:textId="77777777" w:rsidR="004A0712" w:rsidRPr="004F742A" w:rsidDel="0052552C" w:rsidRDefault="004240D8">
      <w:pPr>
        <w:pStyle w:val="Ttulo1"/>
        <w:rPr>
          <w:del w:id="880" w:author="Emeson Santos" w:date="2019-08-16T01:24:00Z"/>
          <w:b/>
          <w:bCs/>
          <w:sz w:val="32"/>
          <w:szCs w:val="32"/>
          <w:rPrChange w:id="881" w:author="Emeson Santos" w:date="2019-08-23T10:23:00Z">
            <w:rPr>
              <w:del w:id="882" w:author="Emeson Santos" w:date="2019-08-16T01:24:00Z"/>
              <w:rFonts w:eastAsia="Times New Roman" w:cs="Times New Roman"/>
              <w:b/>
              <w:sz w:val="28"/>
              <w:szCs w:val="28"/>
            </w:rPr>
          </w:rPrChange>
        </w:rPr>
        <w:pPrChange w:id="883" w:author="Emeson Santos" w:date="2019-08-23T09:04:00Z">
          <w:pPr>
            <w:jc w:val="center"/>
          </w:pPr>
        </w:pPrChange>
      </w:pPr>
      <w:del w:id="884" w:author="Emeson Santos" w:date="2019-08-16T01:24:00Z">
        <w:r w:rsidRPr="004F742A" w:rsidDel="0052552C">
          <w:rPr>
            <w:b/>
            <w:bCs/>
            <w:sz w:val="32"/>
            <w:szCs w:val="32"/>
            <w:rPrChange w:id="885" w:author="Emeson Santos" w:date="2019-08-23T10:23:00Z">
              <w:rPr>
                <w:rFonts w:eastAsia="Times New Roman" w:cs="Times New Roman"/>
                <w:b/>
                <w:sz w:val="28"/>
                <w:szCs w:val="28"/>
              </w:rPr>
            </w:rPrChange>
          </w:rPr>
          <w:delText>PAULO VITOR DOS SANTOS FELIPE</w:delText>
        </w:r>
      </w:del>
    </w:p>
    <w:p w14:paraId="4EA1103B" w14:textId="77777777" w:rsidR="004A0712" w:rsidRPr="004F742A" w:rsidDel="0052552C" w:rsidRDefault="004240D8">
      <w:pPr>
        <w:pStyle w:val="Ttulo1"/>
        <w:rPr>
          <w:del w:id="886" w:author="Emeson Santos" w:date="2019-08-16T01:24:00Z"/>
          <w:b/>
          <w:bCs/>
          <w:sz w:val="32"/>
          <w:szCs w:val="32"/>
          <w:rPrChange w:id="887" w:author="Emeson Santos" w:date="2019-08-23T10:23:00Z">
            <w:rPr>
              <w:del w:id="888" w:author="Emeson Santos" w:date="2019-08-16T01:24:00Z"/>
              <w:rFonts w:eastAsia="Times New Roman" w:cs="Times New Roman"/>
              <w:b/>
              <w:color w:val="000000"/>
              <w:sz w:val="26"/>
              <w:szCs w:val="26"/>
            </w:rPr>
          </w:rPrChange>
        </w:rPr>
        <w:pPrChange w:id="889" w:author="Emeson Santos" w:date="2019-08-23T09:04:00Z">
          <w:pPr>
            <w:pStyle w:val="Ttulo3"/>
            <w:keepNext w:val="0"/>
            <w:keepLines w:val="0"/>
            <w:spacing w:before="280"/>
          </w:pPr>
        </w:pPrChange>
      </w:pPr>
      <w:bookmarkStart w:id="890" w:name="_j83p14c1wl5n" w:colFirst="0" w:colLast="0"/>
      <w:bookmarkEnd w:id="890"/>
      <w:del w:id="891" w:author="Emeson Santos" w:date="2019-08-16T01:24:00Z">
        <w:r w:rsidRPr="004F742A" w:rsidDel="0052552C">
          <w:rPr>
            <w:b/>
            <w:bCs/>
            <w:sz w:val="32"/>
            <w:szCs w:val="32"/>
            <w:rPrChange w:id="892" w:author="Emeson Santos" w:date="2019-08-23T10:23:00Z">
              <w:rPr>
                <w:rFonts w:eastAsia="Times New Roman" w:cs="Times New Roman"/>
                <w:b/>
                <w:color w:val="000000"/>
                <w:sz w:val="26"/>
                <w:szCs w:val="26"/>
              </w:rPr>
            </w:rPrChange>
          </w:rPr>
          <w:delText xml:space="preserve"> </w:delText>
        </w:r>
      </w:del>
    </w:p>
    <w:p w14:paraId="13F87B95" w14:textId="77777777" w:rsidR="004A0712" w:rsidRPr="004F742A" w:rsidDel="0052552C" w:rsidRDefault="004240D8">
      <w:pPr>
        <w:pStyle w:val="Ttulo1"/>
        <w:rPr>
          <w:del w:id="893" w:author="Emeson Santos" w:date="2019-08-16T01:24:00Z"/>
          <w:b/>
          <w:bCs/>
          <w:sz w:val="32"/>
          <w:szCs w:val="32"/>
          <w:rPrChange w:id="894" w:author="Emeson Santos" w:date="2019-08-23T10:23:00Z">
            <w:rPr>
              <w:del w:id="895" w:author="Emeson Santos" w:date="2019-08-16T01:24:00Z"/>
              <w:rFonts w:eastAsia="Times New Roman" w:cs="Times New Roman"/>
              <w:b/>
            </w:rPr>
          </w:rPrChange>
        </w:rPr>
        <w:pPrChange w:id="896" w:author="Emeson Santos" w:date="2019-08-23T09:04:00Z">
          <w:pPr>
            <w:jc w:val="center"/>
          </w:pPr>
        </w:pPrChange>
      </w:pPr>
      <w:del w:id="897" w:author="Emeson Santos" w:date="2019-08-16T01:24:00Z">
        <w:r w:rsidRPr="004F742A" w:rsidDel="0052552C">
          <w:rPr>
            <w:b/>
            <w:bCs/>
            <w:sz w:val="32"/>
            <w:szCs w:val="32"/>
            <w:rPrChange w:id="898" w:author="Emeson Santos" w:date="2019-08-23T10:23:00Z">
              <w:rPr>
                <w:rFonts w:eastAsia="Times New Roman" w:cs="Times New Roman"/>
                <w:b/>
              </w:rPr>
            </w:rPrChange>
          </w:rPr>
          <w:delText xml:space="preserve"> </w:delText>
        </w:r>
      </w:del>
    </w:p>
    <w:p w14:paraId="3EA9B5EE" w14:textId="77777777" w:rsidR="004A0712" w:rsidRPr="004F742A" w:rsidDel="0052552C" w:rsidRDefault="004240D8">
      <w:pPr>
        <w:pStyle w:val="Ttulo1"/>
        <w:rPr>
          <w:del w:id="899" w:author="Emeson Santos" w:date="2019-08-16T01:24:00Z"/>
          <w:b/>
          <w:bCs/>
          <w:sz w:val="32"/>
          <w:szCs w:val="32"/>
          <w:rPrChange w:id="900" w:author="Emeson Santos" w:date="2019-08-23T10:23:00Z">
            <w:rPr>
              <w:del w:id="901" w:author="Emeson Santos" w:date="2019-08-16T01:24:00Z"/>
              <w:rFonts w:eastAsia="Times New Roman" w:cs="Times New Roman"/>
              <w:b/>
              <w:sz w:val="28"/>
              <w:szCs w:val="28"/>
            </w:rPr>
          </w:rPrChange>
        </w:rPr>
        <w:pPrChange w:id="902" w:author="Emeson Santos" w:date="2019-08-23T09:04:00Z">
          <w:pPr>
            <w:jc w:val="center"/>
          </w:pPr>
        </w:pPrChange>
      </w:pPr>
      <w:del w:id="903" w:author="Emeson Santos" w:date="2019-08-16T01:24:00Z">
        <w:r w:rsidRPr="004F742A" w:rsidDel="0052552C">
          <w:rPr>
            <w:b/>
            <w:bCs/>
            <w:sz w:val="32"/>
            <w:szCs w:val="32"/>
            <w:rPrChange w:id="904" w:author="Emeson Santos" w:date="2019-08-23T10:23:00Z">
              <w:rPr>
                <w:rFonts w:eastAsia="Times New Roman" w:cs="Times New Roman"/>
                <w:b/>
                <w:sz w:val="28"/>
                <w:szCs w:val="28"/>
              </w:rPr>
            </w:rPrChange>
          </w:rPr>
          <w:delText xml:space="preserve"> </w:delText>
        </w:r>
      </w:del>
    </w:p>
    <w:p w14:paraId="0FB54B26" w14:textId="77777777" w:rsidR="004A0712" w:rsidRPr="004F742A" w:rsidDel="0052552C" w:rsidRDefault="004240D8">
      <w:pPr>
        <w:pStyle w:val="Ttulo1"/>
        <w:rPr>
          <w:del w:id="905" w:author="Emeson Santos" w:date="2019-08-16T01:24:00Z"/>
          <w:b/>
          <w:bCs/>
          <w:sz w:val="32"/>
          <w:szCs w:val="32"/>
          <w:rPrChange w:id="906" w:author="Emeson Santos" w:date="2019-08-23T10:23:00Z">
            <w:rPr>
              <w:del w:id="907" w:author="Emeson Santos" w:date="2019-08-16T01:24:00Z"/>
              <w:rFonts w:eastAsia="Times New Roman" w:cs="Times New Roman"/>
              <w:b/>
              <w:sz w:val="28"/>
              <w:szCs w:val="28"/>
            </w:rPr>
          </w:rPrChange>
        </w:rPr>
        <w:pPrChange w:id="908" w:author="Emeson Santos" w:date="2019-08-23T09:04:00Z">
          <w:pPr>
            <w:jc w:val="center"/>
          </w:pPr>
        </w:pPrChange>
      </w:pPr>
      <w:del w:id="909" w:author="Emeson Santos" w:date="2019-08-16T01:24:00Z">
        <w:r w:rsidRPr="004F742A" w:rsidDel="0052552C">
          <w:rPr>
            <w:b/>
            <w:bCs/>
            <w:sz w:val="32"/>
            <w:szCs w:val="32"/>
            <w:rPrChange w:id="910" w:author="Emeson Santos" w:date="2019-08-23T10:23:00Z">
              <w:rPr>
                <w:rFonts w:eastAsia="Times New Roman" w:cs="Times New Roman"/>
                <w:b/>
                <w:sz w:val="28"/>
                <w:szCs w:val="28"/>
              </w:rPr>
            </w:rPrChange>
          </w:rPr>
          <w:delText xml:space="preserve"> </w:delText>
        </w:r>
      </w:del>
    </w:p>
    <w:p w14:paraId="3910A28F" w14:textId="77777777" w:rsidR="004A0712" w:rsidRPr="004F742A" w:rsidDel="0052552C" w:rsidRDefault="004240D8">
      <w:pPr>
        <w:pStyle w:val="Ttulo1"/>
        <w:rPr>
          <w:del w:id="911" w:author="Emeson Santos" w:date="2019-08-16T01:24:00Z"/>
          <w:b/>
          <w:bCs/>
          <w:sz w:val="32"/>
          <w:szCs w:val="32"/>
          <w:rPrChange w:id="912" w:author="Emeson Santos" w:date="2019-08-23T10:23:00Z">
            <w:rPr>
              <w:del w:id="913" w:author="Emeson Santos" w:date="2019-08-16T01:24:00Z"/>
              <w:rFonts w:eastAsia="Times New Roman" w:cs="Times New Roman"/>
              <w:b/>
              <w:sz w:val="28"/>
              <w:szCs w:val="28"/>
            </w:rPr>
          </w:rPrChange>
        </w:rPr>
        <w:pPrChange w:id="914" w:author="Emeson Santos" w:date="2019-08-23T09:04:00Z">
          <w:pPr>
            <w:jc w:val="center"/>
          </w:pPr>
        </w:pPrChange>
      </w:pPr>
      <w:del w:id="915" w:author="Emeson Santos" w:date="2019-08-16T01:24:00Z">
        <w:r w:rsidRPr="004F742A" w:rsidDel="0052552C">
          <w:rPr>
            <w:b/>
            <w:bCs/>
            <w:sz w:val="32"/>
            <w:szCs w:val="32"/>
            <w:rPrChange w:id="916" w:author="Emeson Santos" w:date="2019-08-23T10:23:00Z">
              <w:rPr>
                <w:rFonts w:eastAsia="Times New Roman" w:cs="Times New Roman"/>
                <w:b/>
                <w:sz w:val="28"/>
                <w:szCs w:val="28"/>
              </w:rPr>
            </w:rPrChange>
          </w:rPr>
          <w:delText xml:space="preserve"> </w:delText>
        </w:r>
      </w:del>
    </w:p>
    <w:p w14:paraId="4E3912CD" w14:textId="77777777" w:rsidR="004A0712" w:rsidRPr="004F742A" w:rsidDel="0052552C" w:rsidRDefault="004240D8">
      <w:pPr>
        <w:pStyle w:val="Ttulo1"/>
        <w:rPr>
          <w:del w:id="917" w:author="Emeson Santos" w:date="2019-08-16T01:24:00Z"/>
          <w:b/>
          <w:bCs/>
          <w:sz w:val="32"/>
          <w:szCs w:val="32"/>
          <w:rPrChange w:id="918" w:author="Emeson Santos" w:date="2019-08-23T10:23:00Z">
            <w:rPr>
              <w:del w:id="919" w:author="Emeson Santos" w:date="2019-08-16T01:24:00Z"/>
              <w:rFonts w:eastAsia="Times New Roman" w:cs="Times New Roman"/>
              <w:b/>
              <w:sz w:val="28"/>
              <w:szCs w:val="28"/>
            </w:rPr>
          </w:rPrChange>
        </w:rPr>
        <w:pPrChange w:id="920" w:author="Emeson Santos" w:date="2019-08-23T09:04:00Z">
          <w:pPr>
            <w:jc w:val="center"/>
          </w:pPr>
        </w:pPrChange>
      </w:pPr>
      <w:del w:id="921" w:author="Emeson Santos" w:date="2019-08-16T01:24:00Z">
        <w:r w:rsidRPr="004F742A" w:rsidDel="0052552C">
          <w:rPr>
            <w:b/>
            <w:bCs/>
            <w:sz w:val="32"/>
            <w:szCs w:val="32"/>
            <w:rPrChange w:id="922" w:author="Emeson Santos" w:date="2019-08-23T10:23:00Z">
              <w:rPr>
                <w:rFonts w:eastAsia="Times New Roman" w:cs="Times New Roman"/>
                <w:b/>
                <w:sz w:val="28"/>
                <w:szCs w:val="28"/>
              </w:rPr>
            </w:rPrChange>
          </w:rPr>
          <w:delText xml:space="preserve"> </w:delText>
        </w:r>
      </w:del>
    </w:p>
    <w:p w14:paraId="7E932DEB" w14:textId="77777777" w:rsidR="004A0712" w:rsidRPr="004F742A" w:rsidDel="0052552C" w:rsidRDefault="004240D8">
      <w:pPr>
        <w:pStyle w:val="Ttulo1"/>
        <w:rPr>
          <w:del w:id="923" w:author="Emeson Santos" w:date="2019-08-16T01:24:00Z"/>
          <w:b/>
          <w:bCs/>
          <w:sz w:val="32"/>
          <w:szCs w:val="32"/>
          <w:rPrChange w:id="924" w:author="Emeson Santos" w:date="2019-08-23T10:23:00Z">
            <w:rPr>
              <w:del w:id="925" w:author="Emeson Santos" w:date="2019-08-16T01:24:00Z"/>
              <w:rFonts w:eastAsia="Times New Roman" w:cs="Times New Roman"/>
              <w:b/>
              <w:sz w:val="32"/>
              <w:szCs w:val="32"/>
            </w:rPr>
          </w:rPrChange>
        </w:rPr>
        <w:pPrChange w:id="926" w:author="Emeson Santos" w:date="2019-08-23T09:04:00Z">
          <w:pPr/>
        </w:pPrChange>
      </w:pPr>
      <w:del w:id="927" w:author="Emeson Santos" w:date="2019-08-16T01:24:00Z">
        <w:r w:rsidRPr="004F742A" w:rsidDel="0052552C">
          <w:rPr>
            <w:b/>
            <w:bCs/>
            <w:sz w:val="32"/>
            <w:szCs w:val="32"/>
            <w:rPrChange w:id="928" w:author="Emeson Santos" w:date="2019-08-23T10:23:00Z">
              <w:rPr>
                <w:rFonts w:eastAsia="Times New Roman" w:cs="Times New Roman"/>
                <w:b/>
                <w:sz w:val="32"/>
                <w:szCs w:val="32"/>
              </w:rPr>
            </w:rPrChange>
          </w:rPr>
          <w:delText xml:space="preserve"> </w:delText>
        </w:r>
      </w:del>
    </w:p>
    <w:p w14:paraId="6F557C57" w14:textId="77777777" w:rsidR="004A0712" w:rsidRPr="004F742A" w:rsidDel="0052552C" w:rsidRDefault="004240D8">
      <w:pPr>
        <w:pStyle w:val="Ttulo1"/>
        <w:rPr>
          <w:del w:id="929" w:author="Emeson Santos" w:date="2019-08-16T01:24:00Z"/>
          <w:b/>
          <w:bCs/>
          <w:sz w:val="32"/>
          <w:szCs w:val="32"/>
          <w:highlight w:val="yellow"/>
          <w:rPrChange w:id="930" w:author="Emeson Santos" w:date="2019-08-23T10:23:00Z">
            <w:rPr>
              <w:del w:id="931" w:author="Emeson Santos" w:date="2019-08-16T01:24:00Z"/>
              <w:rFonts w:eastAsia="Times New Roman" w:cs="Times New Roman"/>
              <w:b/>
              <w:highlight w:val="yellow"/>
            </w:rPr>
          </w:rPrChange>
        </w:rPr>
        <w:pPrChange w:id="932" w:author="Emeson Santos" w:date="2019-08-23T09:04:00Z">
          <w:pPr>
            <w:jc w:val="center"/>
          </w:pPr>
        </w:pPrChange>
      </w:pPr>
      <w:del w:id="933" w:author="Emeson Santos" w:date="2019-08-16T01:24:00Z">
        <w:r w:rsidRPr="004F742A" w:rsidDel="0052552C">
          <w:rPr>
            <w:b/>
            <w:bCs/>
            <w:sz w:val="32"/>
            <w:szCs w:val="32"/>
            <w:rPrChange w:id="934" w:author="Emeson Santos" w:date="2019-08-23T10:23:00Z">
              <w:rPr>
                <w:rFonts w:eastAsia="Times New Roman" w:cs="Times New Roman"/>
                <w:b/>
              </w:rPr>
            </w:rPrChange>
          </w:rPr>
          <w:delText>MODELAGEM DOS PROCESSOS DAS CHEFIAS DOS DEPARTAMENTOS DA UNIVERSIDADE FEDERAL DE SERGIPE</w:delText>
        </w:r>
      </w:del>
    </w:p>
    <w:p w14:paraId="3D900C11" w14:textId="77777777" w:rsidR="004A0712" w:rsidRPr="004F742A" w:rsidDel="0052552C" w:rsidRDefault="004A0712">
      <w:pPr>
        <w:pStyle w:val="Ttulo1"/>
        <w:rPr>
          <w:del w:id="935" w:author="Emeson Santos" w:date="2019-08-16T01:24:00Z"/>
          <w:b/>
          <w:bCs/>
          <w:sz w:val="32"/>
          <w:szCs w:val="32"/>
          <w:rPrChange w:id="936" w:author="Emeson Santos" w:date="2019-08-23T10:23:00Z">
            <w:rPr>
              <w:del w:id="937" w:author="Emeson Santos" w:date="2019-08-16T01:24:00Z"/>
              <w:rFonts w:cs="Times New Roman"/>
              <w:b/>
            </w:rPr>
          </w:rPrChange>
        </w:rPr>
        <w:pPrChange w:id="938" w:author="Emeson Santos" w:date="2019-08-23T09:04:00Z">
          <w:pPr>
            <w:spacing w:line="256" w:lineRule="auto"/>
          </w:pPr>
        </w:pPrChange>
      </w:pPr>
    </w:p>
    <w:p w14:paraId="5CC1997C" w14:textId="3D0FF733" w:rsidR="004A0712" w:rsidRPr="004F742A" w:rsidDel="003C2AF4" w:rsidRDefault="004240D8">
      <w:pPr>
        <w:pStyle w:val="Ttulo1"/>
        <w:rPr>
          <w:del w:id="939" w:author="Emeson Santos" w:date="2019-08-16T01:25:00Z"/>
          <w:b/>
          <w:bCs/>
          <w:sz w:val="32"/>
          <w:szCs w:val="32"/>
          <w:rPrChange w:id="940" w:author="Emeson Santos" w:date="2019-08-23T10:23:00Z">
            <w:rPr>
              <w:del w:id="941" w:author="Emeson Santos" w:date="2019-08-16T01:25:00Z"/>
            </w:rPr>
          </w:rPrChange>
        </w:rPr>
        <w:pPrChange w:id="942" w:author="Emeson Santos" w:date="2019-08-23T09:04:00Z">
          <w:pPr>
            <w:spacing w:after="160" w:line="256" w:lineRule="auto"/>
          </w:pPr>
        </w:pPrChange>
      </w:pPr>
      <w:del w:id="943" w:author="Emeson Santos" w:date="2019-08-16T01:24:00Z">
        <w:r w:rsidRPr="004F742A" w:rsidDel="0052552C">
          <w:rPr>
            <w:b/>
            <w:bCs/>
            <w:sz w:val="32"/>
            <w:szCs w:val="32"/>
            <w:rPrChange w:id="944" w:author="Emeson Santos" w:date="2019-08-23T10:23:00Z">
              <w:rPr/>
            </w:rPrChange>
          </w:rPr>
          <w:delText xml:space="preserve"> </w:delText>
        </w:r>
      </w:del>
    </w:p>
    <w:p w14:paraId="0A2A102E" w14:textId="7519150E" w:rsidR="004A0712" w:rsidRPr="004F742A" w:rsidDel="003C2AF4" w:rsidRDefault="004240D8">
      <w:pPr>
        <w:pStyle w:val="Ttulo1"/>
        <w:rPr>
          <w:del w:id="945" w:author="Emeson Santos" w:date="2019-08-16T01:25:00Z"/>
          <w:b/>
          <w:bCs/>
          <w:sz w:val="32"/>
          <w:szCs w:val="32"/>
          <w:rPrChange w:id="946" w:author="Emeson Santos" w:date="2019-08-23T10:23:00Z">
            <w:rPr>
              <w:del w:id="947" w:author="Emeson Santos" w:date="2019-08-16T01:25:00Z"/>
              <w:rFonts w:eastAsia="Times New Roman" w:cs="Times New Roman"/>
              <w:b/>
            </w:rPr>
          </w:rPrChange>
        </w:rPr>
        <w:pPrChange w:id="948" w:author="Emeson Santos" w:date="2019-08-23T09:04:00Z">
          <w:pPr>
            <w:spacing w:after="160" w:line="256" w:lineRule="auto"/>
            <w:jc w:val="both"/>
          </w:pPr>
        </w:pPrChange>
      </w:pPr>
      <w:del w:id="949" w:author="Emeson Santos" w:date="2019-08-16T01:25:00Z">
        <w:r w:rsidRPr="004F742A" w:rsidDel="003C2AF4">
          <w:rPr>
            <w:b/>
            <w:bCs/>
            <w:sz w:val="32"/>
            <w:szCs w:val="32"/>
            <w:rPrChange w:id="950" w:author="Emeson Santos" w:date="2019-08-23T10:23:00Z">
              <w:rPr>
                <w:rFonts w:eastAsia="Times New Roman" w:cs="Times New Roman"/>
                <w:b/>
              </w:rPr>
            </w:rPrChange>
          </w:rPr>
          <w:delText xml:space="preserve"> </w:delText>
        </w:r>
      </w:del>
    </w:p>
    <w:p w14:paraId="5029072C" w14:textId="60402DDC" w:rsidR="004A0712" w:rsidRPr="004F742A" w:rsidRDefault="004240D8">
      <w:pPr>
        <w:pStyle w:val="Ttulo1"/>
        <w:rPr>
          <w:b/>
          <w:bCs/>
          <w:sz w:val="32"/>
          <w:szCs w:val="32"/>
          <w:rPrChange w:id="951" w:author="Emeson Santos" w:date="2019-08-23T10:23:00Z">
            <w:rPr>
              <w:rFonts w:eastAsia="Times New Roman" w:cs="Times New Roman"/>
              <w:b/>
              <w:sz w:val="32"/>
              <w:szCs w:val="32"/>
            </w:rPr>
          </w:rPrChange>
        </w:rPr>
        <w:pPrChange w:id="952" w:author="Emeson Santos" w:date="2019-08-23T09:04:00Z">
          <w:pPr>
            <w:pStyle w:val="Ttulo1"/>
            <w:spacing w:before="120" w:after="280"/>
            <w:jc w:val="both"/>
          </w:pPr>
        </w:pPrChange>
      </w:pPr>
      <w:bookmarkStart w:id="953" w:name="_Toc17446439"/>
      <w:r w:rsidRPr="004F742A">
        <w:rPr>
          <w:b/>
          <w:bCs/>
          <w:sz w:val="32"/>
          <w:szCs w:val="32"/>
          <w:rPrChange w:id="954" w:author="Emeson Santos" w:date="2019-08-23T10:23:00Z">
            <w:rPr>
              <w:rFonts w:eastAsia="Times New Roman" w:cs="Times New Roman"/>
              <w:b/>
              <w:sz w:val="32"/>
              <w:szCs w:val="32"/>
            </w:rPr>
          </w:rPrChange>
        </w:rPr>
        <w:t>CAPITULO 1</w:t>
      </w:r>
      <w:bookmarkEnd w:id="953"/>
      <w:r w:rsidRPr="004F742A">
        <w:rPr>
          <w:b/>
          <w:bCs/>
          <w:sz w:val="32"/>
          <w:szCs w:val="32"/>
          <w:rPrChange w:id="955" w:author="Emeson Santos" w:date="2019-08-23T10:23:00Z">
            <w:rPr>
              <w:rFonts w:eastAsia="Times New Roman" w:cs="Times New Roman"/>
              <w:b/>
              <w:sz w:val="32"/>
              <w:szCs w:val="32"/>
            </w:rPr>
          </w:rPrChange>
        </w:rPr>
        <w:t xml:space="preserve"> </w:t>
      </w:r>
    </w:p>
    <w:p w14:paraId="51050849" w14:textId="7AC1E55E" w:rsidR="004A0712" w:rsidRPr="004F742A" w:rsidRDefault="004240D8">
      <w:pPr>
        <w:pStyle w:val="Ttulo1"/>
        <w:rPr>
          <w:b/>
          <w:bCs/>
          <w:sz w:val="28"/>
          <w:szCs w:val="28"/>
          <w:rPrChange w:id="956" w:author="Emeson Santos" w:date="2019-08-23T10:23:00Z">
            <w:rPr>
              <w:rFonts w:eastAsia="Times New Roman" w:cs="Times New Roman"/>
              <w:b/>
              <w:sz w:val="28"/>
              <w:szCs w:val="28"/>
            </w:rPr>
          </w:rPrChange>
        </w:rPr>
        <w:pPrChange w:id="957" w:author="Emeson Santos" w:date="2019-08-23T09:27:00Z">
          <w:pPr>
            <w:spacing w:after="160" w:line="256" w:lineRule="auto"/>
            <w:jc w:val="both"/>
          </w:pPr>
        </w:pPrChange>
      </w:pPr>
      <w:bookmarkStart w:id="958" w:name="_Toc17446440"/>
      <w:r w:rsidRPr="004F742A">
        <w:rPr>
          <w:b/>
          <w:bCs/>
          <w:sz w:val="28"/>
          <w:szCs w:val="28"/>
          <w:rPrChange w:id="959" w:author="Emeson Santos" w:date="2019-08-23T10:23:00Z">
            <w:rPr>
              <w:rFonts w:eastAsia="Times New Roman" w:cs="Times New Roman"/>
              <w:b/>
              <w:sz w:val="28"/>
              <w:szCs w:val="28"/>
            </w:rPr>
          </w:rPrChange>
        </w:rPr>
        <w:t>INTRODUÇÃO</w:t>
      </w:r>
      <w:bookmarkEnd w:id="958"/>
    </w:p>
    <w:p w14:paraId="491BC889" w14:textId="36C2E4B6" w:rsidR="004A0712" w:rsidRPr="008F45D0" w:rsidDel="00D5298A" w:rsidRDefault="00D5298A" w:rsidP="00535D8C">
      <w:pPr>
        <w:spacing w:after="160" w:line="256" w:lineRule="auto"/>
        <w:ind w:left="440" w:hanging="440"/>
        <w:jc w:val="both"/>
        <w:rPr>
          <w:del w:id="960" w:author="Emeson Santos" w:date="2019-08-23T08:44:00Z"/>
          <w:rFonts w:eastAsia="Times New Roman" w:cs="Times New Roman"/>
        </w:rPr>
      </w:pPr>
      <w:ins w:id="961" w:author="Emeson Santos" w:date="2019-08-23T08:44:00Z">
        <w:r w:rsidRPr="008F45D0">
          <w:rPr>
            <w:rFonts w:eastAsia="Times New Roman" w:cs="Times New Roman"/>
          </w:rPr>
          <w:t>Este capítulo apresenta, em caráter de extrema importância para nosso trabalho, a contextualização, a definição do problema, justificativa, os objetivos, as contribuições, a metodologia utilizada no desenvolvimento deste Trabalho de Conclusão de Curso (TCC), assim como a estrutura deste trabalho.</w:t>
        </w:r>
      </w:ins>
      <w:del w:id="962" w:author="Emeson Santos" w:date="2019-08-23T08:44:00Z">
        <w:r w:rsidR="004240D8" w:rsidRPr="008F45D0" w:rsidDel="00D5298A">
          <w:rPr>
            <w:rFonts w:eastAsia="Times New Roman" w:cs="Times New Roman"/>
            <w:bCs/>
            <w:rPrChange w:id="963" w:author="Emeson Santos" w:date="2019-08-23T09:00:00Z">
              <w:rPr>
                <w:rFonts w:eastAsia="Times New Roman" w:cs="Times New Roman"/>
                <w:bCs/>
                <w:color w:val="000000" w:themeColor="text1"/>
              </w:rPr>
            </w:rPrChange>
          </w:rPr>
          <w:delText>Este capítulo apresenta, em caráter de extrema importância</w:delText>
        </w:r>
        <w:r w:rsidR="006841ED" w:rsidRPr="008F45D0" w:rsidDel="00D5298A">
          <w:rPr>
            <w:rFonts w:eastAsia="Times New Roman" w:cs="Times New Roman"/>
            <w:bCs/>
            <w:rPrChange w:id="964" w:author="Emeson Santos" w:date="2019-08-23T09:00:00Z">
              <w:rPr>
                <w:rFonts w:eastAsia="Times New Roman" w:cs="Times New Roman"/>
                <w:bCs/>
                <w:color w:val="000000" w:themeColor="text1"/>
              </w:rPr>
            </w:rPrChange>
          </w:rPr>
          <w:delText xml:space="preserve"> para nosso trabalho</w:delText>
        </w:r>
        <w:r w:rsidR="004240D8" w:rsidRPr="008F45D0" w:rsidDel="00D5298A">
          <w:rPr>
            <w:rFonts w:eastAsia="Times New Roman" w:cs="Times New Roman"/>
            <w:bCs/>
            <w:rPrChange w:id="965" w:author="Emeson Santos" w:date="2019-08-23T09:00:00Z">
              <w:rPr>
                <w:rFonts w:eastAsia="Times New Roman" w:cs="Times New Roman"/>
                <w:bCs/>
                <w:color w:val="000000" w:themeColor="text1"/>
              </w:rPr>
            </w:rPrChange>
          </w:rPr>
          <w:delText>, a contextualização,</w:delText>
        </w:r>
        <w:r w:rsidR="000B0DBD" w:rsidRPr="008F45D0" w:rsidDel="00D5298A">
          <w:rPr>
            <w:rFonts w:eastAsia="Times New Roman" w:cs="Times New Roman"/>
            <w:bCs/>
            <w:rPrChange w:id="966" w:author="Emeson Santos" w:date="2019-08-23T09:00:00Z">
              <w:rPr>
                <w:rFonts w:eastAsia="Times New Roman" w:cs="Times New Roman"/>
                <w:bCs/>
                <w:color w:val="000000" w:themeColor="text1"/>
              </w:rPr>
            </w:rPrChange>
          </w:rPr>
          <w:delText xml:space="preserve"> a definição do problema,</w:delText>
        </w:r>
        <w:r w:rsidR="004240D8" w:rsidRPr="008F45D0" w:rsidDel="00D5298A">
          <w:rPr>
            <w:rFonts w:eastAsia="Times New Roman" w:cs="Times New Roman"/>
            <w:bCs/>
            <w:rPrChange w:id="967" w:author="Emeson Santos" w:date="2019-08-23T09:00:00Z">
              <w:rPr>
                <w:rFonts w:eastAsia="Times New Roman" w:cs="Times New Roman"/>
                <w:bCs/>
                <w:color w:val="000000" w:themeColor="text1"/>
              </w:rPr>
            </w:rPrChange>
          </w:rPr>
          <w:delText xml:space="preserve"> justificativa,</w:delText>
        </w:r>
        <w:r w:rsidR="000B0DBD" w:rsidRPr="008F45D0" w:rsidDel="00D5298A">
          <w:rPr>
            <w:rFonts w:eastAsia="Times New Roman" w:cs="Times New Roman"/>
            <w:bCs/>
            <w:rPrChange w:id="968" w:author="Emeson Santos" w:date="2019-08-23T09:00:00Z">
              <w:rPr>
                <w:rFonts w:eastAsia="Times New Roman" w:cs="Times New Roman"/>
                <w:bCs/>
                <w:color w:val="000000" w:themeColor="text1"/>
              </w:rPr>
            </w:rPrChange>
          </w:rPr>
          <w:delText xml:space="preserve"> </w:delText>
        </w:r>
        <w:r w:rsidR="004240D8" w:rsidRPr="008F45D0" w:rsidDel="00D5298A">
          <w:rPr>
            <w:rFonts w:eastAsia="Times New Roman" w:cs="Times New Roman"/>
            <w:bCs/>
            <w:rPrChange w:id="969" w:author="Emeson Santos" w:date="2019-08-23T09:00:00Z">
              <w:rPr>
                <w:rFonts w:eastAsia="Times New Roman" w:cs="Times New Roman"/>
                <w:bCs/>
                <w:color w:val="000000" w:themeColor="text1"/>
              </w:rPr>
            </w:rPrChange>
          </w:rPr>
          <w:delText>os</w:delText>
        </w:r>
        <w:r w:rsidR="006841ED" w:rsidRPr="008F45D0" w:rsidDel="00D5298A">
          <w:rPr>
            <w:rFonts w:eastAsia="Times New Roman" w:cs="Times New Roman"/>
            <w:bCs/>
            <w:rPrChange w:id="970" w:author="Emeson Santos" w:date="2019-08-23T09:00:00Z">
              <w:rPr>
                <w:rFonts w:eastAsia="Times New Roman" w:cs="Times New Roman"/>
                <w:bCs/>
                <w:color w:val="000000" w:themeColor="text1"/>
              </w:rPr>
            </w:rPrChange>
          </w:rPr>
          <w:delText xml:space="preserve"> </w:delText>
        </w:r>
        <w:r w:rsidR="004240D8" w:rsidRPr="008F45D0" w:rsidDel="00D5298A">
          <w:rPr>
            <w:rFonts w:eastAsia="Times New Roman" w:cs="Times New Roman"/>
            <w:bCs/>
            <w:rPrChange w:id="971" w:author="Emeson Santos" w:date="2019-08-23T09:00:00Z">
              <w:rPr>
                <w:rFonts w:eastAsia="Times New Roman" w:cs="Times New Roman"/>
                <w:bCs/>
                <w:color w:val="000000" w:themeColor="text1"/>
              </w:rPr>
            </w:rPrChange>
          </w:rPr>
          <w:delText xml:space="preserve">objetivos, as contribuições, a metodologia utilizada no desenvolvimento deste </w:delText>
        </w:r>
        <w:r w:rsidR="000B0DBD" w:rsidRPr="008F45D0" w:rsidDel="00D5298A">
          <w:rPr>
            <w:rFonts w:eastAsia="Times New Roman" w:cs="Times New Roman"/>
            <w:bCs/>
            <w:rPrChange w:id="972" w:author="Emeson Santos" w:date="2019-08-23T09:00:00Z">
              <w:rPr>
                <w:rFonts w:eastAsia="Times New Roman" w:cs="Times New Roman"/>
                <w:bCs/>
                <w:color w:val="000000" w:themeColor="text1"/>
              </w:rPr>
            </w:rPrChange>
          </w:rPr>
          <w:delText>Trabalho de Conclusão de Curso (TCC)</w:delText>
        </w:r>
        <w:r w:rsidR="004240D8" w:rsidRPr="008F45D0" w:rsidDel="00D5298A">
          <w:rPr>
            <w:rFonts w:eastAsia="Times New Roman" w:cs="Times New Roman"/>
            <w:bCs/>
            <w:rPrChange w:id="973" w:author="Emeson Santos" w:date="2019-08-23T09:00:00Z">
              <w:rPr>
                <w:rFonts w:eastAsia="Times New Roman" w:cs="Times New Roman"/>
                <w:bCs/>
                <w:color w:val="000000" w:themeColor="text1"/>
              </w:rPr>
            </w:rPrChange>
          </w:rPr>
          <w:delText>, assim como a estrutura</w:delText>
        </w:r>
        <w:r w:rsidR="006841ED" w:rsidRPr="008F45D0" w:rsidDel="00D5298A">
          <w:rPr>
            <w:rFonts w:eastAsia="Times New Roman" w:cs="Times New Roman"/>
            <w:bCs/>
            <w:rPrChange w:id="974" w:author="Emeson Santos" w:date="2019-08-23T09:00:00Z">
              <w:rPr>
                <w:rFonts w:eastAsia="Times New Roman" w:cs="Times New Roman"/>
                <w:bCs/>
                <w:color w:val="000000" w:themeColor="text1"/>
              </w:rPr>
            </w:rPrChange>
          </w:rPr>
          <w:delText xml:space="preserve"> deste trabalho.</w:delText>
        </w:r>
      </w:del>
    </w:p>
    <w:p w14:paraId="6DCCDA41" w14:textId="77777777" w:rsidR="00D5298A" w:rsidRPr="008F45D0" w:rsidRDefault="00D5298A">
      <w:pPr>
        <w:spacing w:after="160" w:line="256" w:lineRule="auto"/>
        <w:ind w:firstLine="720"/>
        <w:jc w:val="both"/>
        <w:rPr>
          <w:ins w:id="975" w:author="Emeson Santos" w:date="2019-08-23T08:44:00Z"/>
          <w:rFonts w:eastAsia="Times New Roman" w:cs="Times New Roman"/>
          <w:bCs/>
          <w:sz w:val="18"/>
          <w:szCs w:val="18"/>
          <w:rPrChange w:id="976" w:author="Emeson Santos" w:date="2019-08-23T09:00:00Z">
            <w:rPr>
              <w:ins w:id="977" w:author="Emeson Santos" w:date="2019-08-23T08:44:00Z"/>
              <w:rFonts w:eastAsia="Times New Roman" w:cs="Times New Roman"/>
              <w:bCs/>
              <w:color w:val="000000" w:themeColor="text1"/>
              <w:sz w:val="18"/>
              <w:szCs w:val="18"/>
            </w:rPr>
          </w:rPrChange>
        </w:rPr>
        <w:pPrChange w:id="978" w:author="Emeson Santos" w:date="2019-08-19T10:25:00Z">
          <w:pPr>
            <w:spacing w:after="160" w:line="256" w:lineRule="auto"/>
            <w:ind w:firstLine="360"/>
            <w:jc w:val="both"/>
          </w:pPr>
        </w:pPrChange>
      </w:pPr>
    </w:p>
    <w:p w14:paraId="49E91ED0" w14:textId="516E6A84" w:rsidR="004A0712" w:rsidRPr="004F742A" w:rsidRDefault="004240D8">
      <w:pPr>
        <w:pStyle w:val="Ttulo2"/>
        <w:rPr>
          <w:b/>
          <w:bCs/>
          <w:sz w:val="28"/>
          <w:szCs w:val="28"/>
          <w:rPrChange w:id="979" w:author="Emeson Santos" w:date="2019-08-23T10:23:00Z">
            <w:rPr>
              <w:rFonts w:eastAsia="Times New Roman" w:cs="Times New Roman"/>
              <w:b/>
              <w:sz w:val="28"/>
              <w:szCs w:val="28"/>
            </w:rPr>
          </w:rPrChange>
        </w:rPr>
        <w:pPrChange w:id="980" w:author="Emeson Santos" w:date="2019-08-23T09:05:00Z">
          <w:pPr>
            <w:spacing w:after="160" w:line="256" w:lineRule="auto"/>
            <w:ind w:left="440" w:hanging="440"/>
            <w:jc w:val="both"/>
          </w:pPr>
        </w:pPrChange>
      </w:pPr>
      <w:bookmarkStart w:id="981" w:name="_Toc17446441"/>
      <w:r w:rsidRPr="004F742A">
        <w:rPr>
          <w:b/>
          <w:bCs/>
          <w:sz w:val="28"/>
          <w:szCs w:val="28"/>
          <w:rPrChange w:id="982" w:author="Emeson Santos" w:date="2019-08-23T10:23:00Z">
            <w:rPr>
              <w:rFonts w:eastAsia="Times New Roman" w:cs="Times New Roman"/>
              <w:b/>
              <w:sz w:val="28"/>
              <w:szCs w:val="28"/>
            </w:rPr>
          </w:rPrChange>
        </w:rPr>
        <w:t>1.1.</w:t>
      </w:r>
      <w:r w:rsidRPr="004F742A">
        <w:rPr>
          <w:b/>
          <w:bCs/>
          <w:sz w:val="12"/>
          <w:szCs w:val="12"/>
          <w:rPrChange w:id="983" w:author="Emeson Santos" w:date="2019-08-23T10:23:00Z">
            <w:rPr>
              <w:rFonts w:eastAsia="Times New Roman" w:cs="Times New Roman"/>
              <w:sz w:val="14"/>
              <w:szCs w:val="14"/>
            </w:rPr>
          </w:rPrChange>
        </w:rPr>
        <w:t xml:space="preserve"> </w:t>
      </w:r>
      <w:r w:rsidRPr="004F742A">
        <w:rPr>
          <w:b/>
          <w:bCs/>
          <w:sz w:val="28"/>
          <w:szCs w:val="28"/>
          <w:rPrChange w:id="984" w:author="Emeson Santos" w:date="2019-08-23T10:23:00Z">
            <w:rPr>
              <w:rFonts w:eastAsia="Times New Roman" w:cs="Times New Roman"/>
              <w:b/>
              <w:sz w:val="28"/>
              <w:szCs w:val="28"/>
            </w:rPr>
          </w:rPrChange>
        </w:rPr>
        <w:t>CONTEXTUALIZAÇÃO</w:t>
      </w:r>
      <w:bookmarkEnd w:id="981"/>
    </w:p>
    <w:p w14:paraId="0F4FF2BF" w14:textId="2EA2987B" w:rsidR="004A0712" w:rsidRPr="008F45D0" w:rsidDel="00F10A0A" w:rsidRDefault="004240D8" w:rsidP="00D55EBF">
      <w:pPr>
        <w:spacing w:after="160" w:line="256" w:lineRule="auto"/>
        <w:jc w:val="both"/>
        <w:rPr>
          <w:del w:id="985" w:author="Emeson Santos" w:date="2019-08-16T01:16:00Z"/>
          <w:rFonts w:eastAsia="Times New Roman" w:cs="Times New Roman"/>
          <w:b/>
          <w:rPrChange w:id="986" w:author="Emeson Santos" w:date="2019-08-23T09:00:00Z">
            <w:rPr>
              <w:del w:id="987" w:author="Emeson Santos" w:date="2019-08-16T01:16:00Z"/>
              <w:rFonts w:eastAsia="Times New Roman" w:cs="Times New Roman"/>
              <w:b/>
              <w:color w:val="0070C0"/>
            </w:rPr>
          </w:rPrChange>
        </w:rPr>
      </w:pPr>
      <w:del w:id="988" w:author="Emeson Santos" w:date="2019-08-16T01:16:00Z">
        <w:r w:rsidRPr="008F45D0" w:rsidDel="00F10A0A">
          <w:rPr>
            <w:rFonts w:eastAsia="Times New Roman" w:cs="Times New Roman"/>
            <w:b/>
            <w:rPrChange w:id="989" w:author="Emeson Santos" w:date="2019-08-23T09:00:00Z">
              <w:rPr>
                <w:rFonts w:eastAsia="Times New Roman" w:cs="Times New Roman"/>
                <w:b/>
                <w:color w:val="FF0000"/>
              </w:rPr>
            </w:rPrChange>
          </w:rPr>
          <w:delText xml:space="preserve">Fala de uma forma geral do problema ATRAVEZ DE CITAÇÕES e contextualizando. </w:delText>
        </w:r>
        <w:r w:rsidRPr="008F45D0" w:rsidDel="00F10A0A">
          <w:rPr>
            <w:rFonts w:eastAsia="Times New Roman" w:cs="Times New Roman"/>
            <w:b/>
            <w:rPrChange w:id="990" w:author="Emeson Santos" w:date="2019-08-23T09:00:00Z">
              <w:rPr>
                <w:rFonts w:eastAsia="Times New Roman" w:cs="Times New Roman"/>
                <w:b/>
                <w:color w:val="0070C0"/>
              </w:rPr>
            </w:rPrChange>
          </w:rPr>
          <w:delText>Basicamente é a definição do nosso problema</w:delText>
        </w:r>
      </w:del>
    </w:p>
    <w:p w14:paraId="3D46EEA3" w14:textId="1B776B32" w:rsidR="00BA512E" w:rsidRPr="008F45D0" w:rsidRDefault="003F3C4F" w:rsidP="00D55EBF">
      <w:pPr>
        <w:spacing w:after="160" w:line="256" w:lineRule="auto"/>
        <w:jc w:val="both"/>
        <w:rPr>
          <w:ins w:id="991" w:author="Emeson Santos" w:date="2019-08-15T23:31:00Z"/>
          <w:rFonts w:eastAsia="Times New Roman" w:cs="Times New Roman"/>
          <w:bCs/>
        </w:rPr>
      </w:pPr>
      <w:r w:rsidRPr="008F45D0">
        <w:rPr>
          <w:rFonts w:eastAsia="Times New Roman" w:cs="Times New Roman"/>
          <w:b/>
          <w:rPrChange w:id="992" w:author="Emeson Santos" w:date="2019-08-23T09:00:00Z">
            <w:rPr>
              <w:rFonts w:eastAsia="Times New Roman" w:cs="Times New Roman"/>
              <w:b/>
              <w:color w:val="FF0000"/>
            </w:rPr>
          </w:rPrChange>
        </w:rPr>
        <w:tab/>
      </w:r>
      <w:r w:rsidRPr="008F45D0">
        <w:rPr>
          <w:rFonts w:eastAsia="Times New Roman" w:cs="Times New Roman"/>
          <w:bCs/>
          <w:rPrChange w:id="993" w:author="Emeson Santos" w:date="2019-08-23T09:00:00Z">
            <w:rPr>
              <w:rFonts w:eastAsia="Times New Roman" w:cs="Times New Roman"/>
              <w:b/>
              <w:color w:val="00B050"/>
            </w:rPr>
          </w:rPrChange>
        </w:rPr>
        <w:t xml:space="preserve">No contexto de modelagem de processos aplicados na segurança da </w:t>
      </w:r>
      <w:del w:id="994" w:author="Emeson Santos" w:date="2019-08-15T21:07:00Z">
        <w:r w:rsidRPr="008F45D0" w:rsidDel="002174D3">
          <w:rPr>
            <w:rFonts w:eastAsia="Times New Roman" w:cs="Times New Roman"/>
            <w:bCs/>
            <w:rPrChange w:id="995" w:author="Emeson Santos" w:date="2019-08-23T09:00:00Z">
              <w:rPr>
                <w:rFonts w:eastAsia="Times New Roman" w:cs="Times New Roman"/>
                <w:b/>
                <w:color w:val="00B050"/>
              </w:rPr>
            </w:rPrChange>
          </w:rPr>
          <w:delText>informação</w:delText>
        </w:r>
        <w:r w:rsidR="00025265" w:rsidRPr="008F45D0" w:rsidDel="002174D3">
          <w:rPr>
            <w:rFonts w:eastAsia="Times New Roman" w:cs="Times New Roman"/>
            <w:bCs/>
            <w:rPrChange w:id="996" w:author="Emeson Santos" w:date="2019-08-23T09:00:00Z">
              <w:rPr>
                <w:rFonts w:eastAsia="Times New Roman" w:cs="Times New Roman"/>
                <w:b/>
                <w:color w:val="00B050"/>
              </w:rPr>
            </w:rPrChange>
          </w:rPr>
          <w:delText>,</w:delText>
        </w:r>
        <w:r w:rsidRPr="008F45D0" w:rsidDel="002174D3">
          <w:rPr>
            <w:rFonts w:eastAsia="Times New Roman" w:cs="Times New Roman"/>
            <w:bCs/>
            <w:rPrChange w:id="997" w:author="Emeson Santos" w:date="2019-08-23T09:00:00Z">
              <w:rPr>
                <w:rFonts w:eastAsia="Times New Roman" w:cs="Times New Roman"/>
                <w:b/>
                <w:color w:val="00B050"/>
              </w:rPr>
            </w:rPrChange>
          </w:rPr>
          <w:delText xml:space="preserve"> </w:delText>
        </w:r>
        <w:r w:rsidR="00D55EBF" w:rsidRPr="008F45D0" w:rsidDel="002174D3">
          <w:rPr>
            <w:bCs/>
            <w:sz w:val="22"/>
            <w:szCs w:val="22"/>
            <w:shd w:val="clear" w:color="auto" w:fill="FFFFFF"/>
            <w:rPrChange w:id="998" w:author="Emeson Santos" w:date="2019-08-23T09:00:00Z">
              <w:rPr>
                <w:color w:val="00B050"/>
                <w:sz w:val="20"/>
                <w:szCs w:val="20"/>
                <w:shd w:val="clear" w:color="auto" w:fill="FFFFFF"/>
              </w:rPr>
            </w:rPrChange>
          </w:rPr>
          <w:delText>PEREIRA</w:delText>
        </w:r>
      </w:del>
      <w:ins w:id="999" w:author="Emeson Santos" w:date="2019-08-15T21:07:00Z">
        <w:r w:rsidR="002174D3" w:rsidRPr="008F45D0">
          <w:rPr>
            <w:rFonts w:eastAsia="Times New Roman" w:cs="Times New Roman"/>
            <w:bCs/>
          </w:rPr>
          <w:t>informação, Pereira</w:t>
        </w:r>
      </w:ins>
      <w:r w:rsidR="00D55EBF" w:rsidRPr="008F45D0">
        <w:rPr>
          <w:bCs/>
          <w:sz w:val="22"/>
          <w:szCs w:val="22"/>
          <w:shd w:val="clear" w:color="auto" w:fill="FFFFFF"/>
          <w:rPrChange w:id="1000" w:author="Emeson Santos" w:date="2019-08-23T09:00:00Z">
            <w:rPr>
              <w:color w:val="00B050"/>
              <w:sz w:val="20"/>
              <w:szCs w:val="20"/>
              <w:shd w:val="clear" w:color="auto" w:fill="FFFFFF"/>
            </w:rPr>
          </w:rPrChange>
        </w:rPr>
        <w:t xml:space="preserve"> (2013, p. 21) </w:t>
      </w:r>
      <w:r w:rsidRPr="008F45D0">
        <w:rPr>
          <w:rFonts w:eastAsia="Times New Roman" w:cs="Times New Roman"/>
          <w:bCs/>
          <w:rPrChange w:id="1001" w:author="Emeson Santos" w:date="2019-08-23T09:00:00Z">
            <w:rPr>
              <w:rFonts w:eastAsia="Times New Roman" w:cs="Times New Roman"/>
              <w:b/>
              <w:color w:val="00B050"/>
            </w:rPr>
          </w:rPrChange>
        </w:rPr>
        <w:t>diz que se faz necessário a modelagem dos processos do núcleo de tecnologia</w:t>
      </w:r>
      <w:ins w:id="1002" w:author="Emeson Santos" w:date="2019-08-15T18:17:00Z">
        <w:r w:rsidR="001B5036" w:rsidRPr="008F45D0">
          <w:rPr>
            <w:rFonts w:eastAsia="Times New Roman" w:cs="Times New Roman"/>
            <w:bCs/>
            <w:rPrChange w:id="1003" w:author="Emeson Santos" w:date="2019-08-23T09:00:00Z">
              <w:rPr>
                <w:rFonts w:eastAsia="Times New Roman" w:cs="Times New Roman"/>
                <w:b/>
                <w:color w:val="00B050"/>
              </w:rPr>
            </w:rPrChange>
          </w:rPr>
          <w:t xml:space="preserve"> (NTIC)</w:t>
        </w:r>
      </w:ins>
      <w:r w:rsidRPr="008F45D0">
        <w:rPr>
          <w:rFonts w:eastAsia="Times New Roman" w:cs="Times New Roman"/>
          <w:bCs/>
          <w:rPrChange w:id="1004" w:author="Emeson Santos" w:date="2019-08-23T09:00:00Z">
            <w:rPr>
              <w:rFonts w:eastAsia="Times New Roman" w:cs="Times New Roman"/>
              <w:b/>
              <w:color w:val="00B050"/>
            </w:rPr>
          </w:rPrChange>
        </w:rPr>
        <w:t xml:space="preserve"> da universidade do Pampa </w:t>
      </w:r>
      <w:ins w:id="1005" w:author="Emeson Santos" w:date="2019-08-15T18:17:00Z">
        <w:r w:rsidR="001B5036" w:rsidRPr="008F45D0">
          <w:rPr>
            <w:rFonts w:eastAsia="Times New Roman" w:cs="Times New Roman"/>
            <w:bCs/>
            <w:rPrChange w:id="1006" w:author="Emeson Santos" w:date="2019-08-23T09:00:00Z">
              <w:rPr>
                <w:rFonts w:eastAsia="Times New Roman" w:cs="Times New Roman"/>
                <w:b/>
                <w:color w:val="00B050"/>
              </w:rPr>
            </w:rPrChange>
          </w:rPr>
          <w:t xml:space="preserve">(UNIPAMPA) </w:t>
        </w:r>
      </w:ins>
      <w:r w:rsidRPr="008F45D0">
        <w:rPr>
          <w:rFonts w:eastAsia="Times New Roman" w:cs="Times New Roman"/>
          <w:bCs/>
          <w:rPrChange w:id="1007" w:author="Emeson Santos" w:date="2019-08-23T09:00:00Z">
            <w:rPr>
              <w:rFonts w:eastAsia="Times New Roman" w:cs="Times New Roman"/>
              <w:b/>
              <w:color w:val="00B050"/>
            </w:rPr>
          </w:rPrChange>
        </w:rPr>
        <w:t>para tratar os incidentes apresentados neste departamento.</w:t>
      </w:r>
      <w:ins w:id="1008" w:author="Emeson Santos" w:date="2019-08-15T23:31:00Z">
        <w:r w:rsidR="00E030BD" w:rsidRPr="008F45D0">
          <w:rPr>
            <w:rFonts w:eastAsia="Times New Roman" w:cs="Times New Roman"/>
            <w:bCs/>
          </w:rPr>
          <w:t xml:space="preserve"> </w:t>
        </w:r>
      </w:ins>
    </w:p>
    <w:p w14:paraId="5E7CDD9D" w14:textId="7E3CB60B" w:rsidR="00934765" w:rsidRPr="008F45D0" w:rsidRDefault="00E030BD" w:rsidP="00934765">
      <w:pPr>
        <w:spacing w:after="160" w:line="256" w:lineRule="auto"/>
        <w:jc w:val="both"/>
        <w:rPr>
          <w:ins w:id="1009" w:author="Emeson Santos" w:date="2019-08-16T01:08:00Z"/>
          <w:rFonts w:eastAsia="Times New Roman" w:cs="Times New Roman"/>
          <w:bCs/>
        </w:rPr>
      </w:pPr>
      <w:ins w:id="1010" w:author="Emeson Santos" w:date="2019-08-15T23:31:00Z">
        <w:r w:rsidRPr="008F45D0">
          <w:rPr>
            <w:rFonts w:eastAsia="Times New Roman" w:cs="Times New Roman"/>
            <w:bCs/>
          </w:rPr>
          <w:tab/>
        </w:r>
      </w:ins>
      <w:ins w:id="1011" w:author="Emeson Santos" w:date="2019-08-16T01:08:00Z">
        <w:r w:rsidR="00934765" w:rsidRPr="008F45D0">
          <w:rPr>
            <w:rFonts w:cs="Times New Roman"/>
            <w:shd w:val="clear" w:color="auto" w:fill="FFFFFF"/>
            <w:rPrChange w:id="1012" w:author="Emeson Santos" w:date="2019-08-23T09:00:00Z">
              <w:rPr>
                <w:color w:val="222222"/>
                <w:shd w:val="clear" w:color="auto" w:fill="FFFFFF"/>
              </w:rPr>
            </w:rPrChange>
          </w:rPr>
          <w:t xml:space="preserve">Sobreira (2006, p.9) fala que </w:t>
        </w:r>
        <w:r w:rsidR="00934765" w:rsidRPr="008F45D0">
          <w:rPr>
            <w:rFonts w:eastAsia="Times New Roman" w:cs="Times New Roman"/>
            <w:bCs/>
          </w:rPr>
          <w:t xml:space="preserve">os processos se revelaram suficientemente capaz de lidar com as dificuldades encontradas nas organizações e também </w:t>
        </w:r>
      </w:ins>
      <w:ins w:id="1013" w:author="Emeson Santos" w:date="2019-08-16T01:17:00Z">
        <w:r w:rsidR="00F10A0A" w:rsidRPr="008F45D0">
          <w:rPr>
            <w:rFonts w:eastAsia="Times New Roman" w:cs="Times New Roman"/>
            <w:bCs/>
          </w:rPr>
          <w:t>as modificar</w:t>
        </w:r>
      </w:ins>
      <w:ins w:id="1014" w:author="Emeson Santos" w:date="2019-08-16T01:08:00Z">
        <w:r w:rsidR="00934765" w:rsidRPr="008F45D0">
          <w:rPr>
            <w:rFonts w:eastAsia="Times New Roman" w:cs="Times New Roman"/>
            <w:bCs/>
          </w:rPr>
          <w:t xml:space="preserve"> de forma </w:t>
        </w:r>
      </w:ins>
      <w:ins w:id="1015" w:author="Emeson Santos" w:date="2019-08-16T01:17:00Z">
        <w:r w:rsidR="00F10A0A" w:rsidRPr="008F45D0">
          <w:rPr>
            <w:rFonts w:eastAsia="Times New Roman" w:cs="Times New Roman"/>
            <w:bCs/>
          </w:rPr>
          <w:t>que o</w:t>
        </w:r>
      </w:ins>
      <w:ins w:id="1016" w:author="Emeson Santos" w:date="2019-08-16T01:08:00Z">
        <w:r w:rsidR="00934765" w:rsidRPr="008F45D0">
          <w:rPr>
            <w:rFonts w:eastAsia="Times New Roman" w:cs="Times New Roman"/>
            <w:bCs/>
          </w:rPr>
          <w:t xml:space="preserve"> gerenciamento de suas atividades nas entidades diminua as necessidades envolvida</w:t>
        </w:r>
      </w:ins>
      <w:ins w:id="1017" w:author="Emeson Santos" w:date="2019-08-16T01:17:00Z">
        <w:r w:rsidR="00F10A0A" w:rsidRPr="008F45D0">
          <w:rPr>
            <w:rFonts w:eastAsia="Times New Roman" w:cs="Times New Roman"/>
            <w:bCs/>
          </w:rPr>
          <w:t>s</w:t>
        </w:r>
      </w:ins>
      <w:ins w:id="1018" w:author="Emeson Santos" w:date="2019-08-16T01:08:00Z">
        <w:r w:rsidR="00934765" w:rsidRPr="008F45D0">
          <w:rPr>
            <w:rFonts w:eastAsia="Times New Roman" w:cs="Times New Roman"/>
            <w:bCs/>
          </w:rPr>
          <w:t xml:space="preserve"> nas áreas de Tecnologia e Comunicação – TIC. </w:t>
        </w:r>
      </w:ins>
    </w:p>
    <w:p w14:paraId="30AB1D06" w14:textId="7E1EDE17" w:rsidR="00934765" w:rsidRPr="008F45D0" w:rsidRDefault="002F72CA">
      <w:pPr>
        <w:spacing w:after="160" w:line="256" w:lineRule="auto"/>
        <w:ind w:firstLine="720"/>
        <w:jc w:val="both"/>
        <w:rPr>
          <w:ins w:id="1019" w:author="Emeson Santos" w:date="2019-08-16T01:07:00Z"/>
          <w:rFonts w:eastAsia="Times New Roman" w:cs="Times New Roman"/>
          <w:bCs/>
        </w:rPr>
        <w:pPrChange w:id="1020" w:author="Emeson Santos" w:date="2019-08-16T01:08:00Z">
          <w:pPr>
            <w:spacing w:after="160" w:line="256" w:lineRule="auto"/>
            <w:jc w:val="both"/>
          </w:pPr>
        </w:pPrChange>
      </w:pPr>
      <w:ins w:id="1021" w:author="Emeson Santos" w:date="2019-08-15T23:50:00Z">
        <w:r w:rsidRPr="008F45D0">
          <w:rPr>
            <w:rFonts w:eastAsia="Times New Roman" w:cs="Times New Roman"/>
            <w:bCs/>
          </w:rPr>
          <w:t xml:space="preserve">No tocante </w:t>
        </w:r>
      </w:ins>
      <w:ins w:id="1022" w:author="Emeson Santos" w:date="2019-08-15T23:51:00Z">
        <w:r w:rsidRPr="008F45D0">
          <w:rPr>
            <w:rFonts w:eastAsia="Times New Roman" w:cs="Times New Roman"/>
            <w:bCs/>
          </w:rPr>
          <w:t>ao controle dos processo</w:t>
        </w:r>
      </w:ins>
      <w:ins w:id="1023" w:author="Emeson Santos" w:date="2019-08-15T23:52:00Z">
        <w:r w:rsidRPr="008F45D0">
          <w:rPr>
            <w:rFonts w:eastAsia="Times New Roman" w:cs="Times New Roman"/>
            <w:bCs/>
          </w:rPr>
          <w:t>s</w:t>
        </w:r>
      </w:ins>
      <w:ins w:id="1024" w:author="Emeson Santos" w:date="2019-08-15T23:53:00Z">
        <w:r w:rsidR="00171A10" w:rsidRPr="008F45D0">
          <w:rPr>
            <w:rFonts w:eastAsia="Times New Roman" w:cs="Times New Roman"/>
            <w:bCs/>
          </w:rPr>
          <w:t xml:space="preserve"> de negócio,</w:t>
        </w:r>
      </w:ins>
      <w:ins w:id="1025" w:author="Emeson Santos" w:date="2019-08-15T23:52:00Z">
        <w:r w:rsidRPr="008F45D0">
          <w:rPr>
            <w:rFonts w:eastAsia="Times New Roman" w:cs="Times New Roman"/>
            <w:bCs/>
          </w:rPr>
          <w:t xml:space="preserve"> </w:t>
        </w:r>
      </w:ins>
      <w:ins w:id="1026" w:author="Emeson Santos" w:date="2019-08-16T00:52:00Z">
        <w:r w:rsidR="00401640" w:rsidRPr="008F45D0">
          <w:rPr>
            <w:rFonts w:eastAsia="Times New Roman" w:cs="Times New Roman"/>
            <w:bCs/>
          </w:rPr>
          <w:t>Brasil</w:t>
        </w:r>
      </w:ins>
      <w:ins w:id="1027" w:author="Emeson Santos" w:date="2019-08-15T23:52:00Z">
        <w:r w:rsidR="00171A10" w:rsidRPr="008F45D0">
          <w:rPr>
            <w:rFonts w:eastAsia="Times New Roman" w:cs="Times New Roman"/>
            <w:bCs/>
          </w:rPr>
          <w:t xml:space="preserve"> (</w:t>
        </w:r>
      </w:ins>
      <w:ins w:id="1028" w:author="Emeson Santos" w:date="2019-08-16T00:58:00Z">
        <w:r w:rsidR="00937A88" w:rsidRPr="008F45D0">
          <w:rPr>
            <w:rFonts w:eastAsia="Times New Roman" w:cs="Times New Roman"/>
            <w:bCs/>
          </w:rPr>
          <w:t xml:space="preserve">2005, </w:t>
        </w:r>
      </w:ins>
      <w:ins w:id="1029" w:author="Emeson Santos" w:date="2019-08-15T23:52:00Z">
        <w:r w:rsidR="00171A10" w:rsidRPr="008F45D0">
          <w:rPr>
            <w:rFonts w:eastAsia="Times New Roman" w:cs="Times New Roman"/>
            <w:bCs/>
          </w:rPr>
          <w:t xml:space="preserve">p. </w:t>
        </w:r>
      </w:ins>
      <w:ins w:id="1030" w:author="Emeson Santos" w:date="2019-08-16T00:58:00Z">
        <w:r w:rsidR="00937A88" w:rsidRPr="008F45D0">
          <w:rPr>
            <w:rFonts w:eastAsia="Times New Roman" w:cs="Times New Roman"/>
            <w:bCs/>
          </w:rPr>
          <w:t>1</w:t>
        </w:r>
      </w:ins>
      <w:ins w:id="1031" w:author="Emeson Santos" w:date="2019-08-15T23:52:00Z">
        <w:r w:rsidR="00171A10" w:rsidRPr="008F45D0">
          <w:rPr>
            <w:rFonts w:eastAsia="Times New Roman" w:cs="Times New Roman"/>
            <w:bCs/>
          </w:rPr>
          <w:t>)</w:t>
        </w:r>
      </w:ins>
      <w:ins w:id="1032" w:author="Emeson Santos" w:date="2019-08-15T23:53:00Z">
        <w:r w:rsidR="00171A10" w:rsidRPr="008F45D0">
          <w:rPr>
            <w:rFonts w:eastAsia="Times New Roman" w:cs="Times New Roman"/>
            <w:bCs/>
          </w:rPr>
          <w:t xml:space="preserve"> afirma que</w:t>
        </w:r>
      </w:ins>
      <w:ins w:id="1033" w:author="Emeson Santos" w:date="2019-08-15T23:51:00Z">
        <w:r w:rsidRPr="008F45D0">
          <w:rPr>
            <w:rFonts w:eastAsia="Times New Roman" w:cs="Times New Roman"/>
            <w:bCs/>
          </w:rPr>
          <w:t xml:space="preserve"> </w:t>
        </w:r>
      </w:ins>
      <w:ins w:id="1034" w:author="Emeson Santos" w:date="2019-08-15T23:52:00Z">
        <w:r w:rsidRPr="008F45D0">
          <w:rPr>
            <w:rFonts w:eastAsia="Times New Roman" w:cs="Times New Roman"/>
            <w:bCs/>
          </w:rPr>
          <w:t>existe</w:t>
        </w:r>
      </w:ins>
      <w:ins w:id="1035" w:author="Emeson Santos" w:date="2019-08-15T23:53:00Z">
        <w:r w:rsidR="00171A10" w:rsidRPr="008F45D0">
          <w:rPr>
            <w:rFonts w:eastAsia="Times New Roman" w:cs="Times New Roman"/>
            <w:bCs/>
          </w:rPr>
          <w:t xml:space="preserve"> um atraso </w:t>
        </w:r>
      </w:ins>
      <w:ins w:id="1036" w:author="Emeson Santos" w:date="2019-08-15T23:55:00Z">
        <w:r w:rsidR="00171A10" w:rsidRPr="008F45D0">
          <w:rPr>
            <w:rFonts w:eastAsia="Times New Roman" w:cs="Times New Roman"/>
            <w:bCs/>
          </w:rPr>
          <w:t>tecnológico</w:t>
        </w:r>
      </w:ins>
      <w:ins w:id="1037" w:author="Emeson Santos" w:date="2019-08-15T23:54:00Z">
        <w:r w:rsidR="00171A10" w:rsidRPr="008F45D0">
          <w:rPr>
            <w:rFonts w:eastAsia="Times New Roman" w:cs="Times New Roman"/>
            <w:bCs/>
          </w:rPr>
          <w:t xml:space="preserve"> n</w:t>
        </w:r>
      </w:ins>
      <w:ins w:id="1038" w:author="Emeson Santos" w:date="2019-08-16T00:08:00Z">
        <w:r w:rsidR="00563813" w:rsidRPr="008F45D0">
          <w:rPr>
            <w:rFonts w:eastAsia="Times New Roman" w:cs="Times New Roman"/>
            <w:bCs/>
          </w:rPr>
          <w:t>o contexto da</w:t>
        </w:r>
      </w:ins>
      <w:ins w:id="1039" w:author="Emeson Santos" w:date="2019-08-15T23:54:00Z">
        <w:r w:rsidR="00171A10" w:rsidRPr="008F45D0">
          <w:rPr>
            <w:rFonts w:eastAsia="Times New Roman" w:cs="Times New Roman"/>
            <w:bCs/>
          </w:rPr>
          <w:t xml:space="preserve"> administração </w:t>
        </w:r>
      </w:ins>
      <w:ins w:id="1040" w:author="Emeson Santos" w:date="2019-08-15T23:55:00Z">
        <w:r w:rsidR="00171A10" w:rsidRPr="008F45D0">
          <w:rPr>
            <w:rFonts w:eastAsia="Times New Roman" w:cs="Times New Roman"/>
            <w:bCs/>
          </w:rPr>
          <w:t>pública</w:t>
        </w:r>
      </w:ins>
      <w:ins w:id="1041" w:author="Emeson Santos" w:date="2019-08-15T23:54:00Z">
        <w:r w:rsidR="00171A10" w:rsidRPr="008F45D0">
          <w:rPr>
            <w:rFonts w:eastAsia="Times New Roman" w:cs="Times New Roman"/>
            <w:bCs/>
          </w:rPr>
          <w:t xml:space="preserve"> </w:t>
        </w:r>
      </w:ins>
      <w:ins w:id="1042" w:author="Emeson Santos" w:date="2019-08-15T23:55:00Z">
        <w:r w:rsidR="00171A10" w:rsidRPr="008F45D0">
          <w:rPr>
            <w:rFonts w:eastAsia="Times New Roman" w:cs="Times New Roman"/>
            <w:bCs/>
          </w:rPr>
          <w:t>fazendária</w:t>
        </w:r>
      </w:ins>
      <w:ins w:id="1043" w:author="Emeson Santos" w:date="2019-08-15T23:52:00Z">
        <w:r w:rsidRPr="008F45D0">
          <w:rPr>
            <w:rFonts w:eastAsia="Times New Roman" w:cs="Times New Roman"/>
            <w:bCs/>
          </w:rPr>
          <w:t xml:space="preserve"> </w:t>
        </w:r>
      </w:ins>
      <w:ins w:id="1044" w:author="Emeson Santos" w:date="2019-08-15T23:55:00Z">
        <w:r w:rsidR="00171A10" w:rsidRPr="008F45D0">
          <w:rPr>
            <w:rFonts w:eastAsia="Times New Roman" w:cs="Times New Roman"/>
            <w:bCs/>
          </w:rPr>
          <w:t>do Brasil</w:t>
        </w:r>
      </w:ins>
      <w:ins w:id="1045" w:author="Emeson Santos" w:date="2019-08-15T23:58:00Z">
        <w:r w:rsidR="00171A10" w:rsidRPr="008F45D0">
          <w:rPr>
            <w:rFonts w:eastAsia="Times New Roman" w:cs="Times New Roman"/>
            <w:bCs/>
          </w:rPr>
          <w:t>,</w:t>
        </w:r>
      </w:ins>
      <w:ins w:id="1046" w:author="Emeson Santos" w:date="2019-08-15T23:56:00Z">
        <w:r w:rsidR="00171A10" w:rsidRPr="008F45D0">
          <w:rPr>
            <w:rFonts w:eastAsia="Times New Roman" w:cs="Times New Roman"/>
            <w:bCs/>
          </w:rPr>
          <w:t xml:space="preserve"> Provocando a criação </w:t>
        </w:r>
      </w:ins>
      <w:ins w:id="1047" w:author="Emeson Santos" w:date="2019-08-15T23:57:00Z">
        <w:r w:rsidR="00171A10" w:rsidRPr="008F45D0">
          <w:rPr>
            <w:rFonts w:eastAsia="Times New Roman" w:cs="Times New Roman"/>
            <w:bCs/>
          </w:rPr>
          <w:t xml:space="preserve">do </w:t>
        </w:r>
      </w:ins>
      <w:ins w:id="1048" w:author="Emeson Santos" w:date="2019-08-15T23:58:00Z">
        <w:r w:rsidR="00171A10" w:rsidRPr="008F45D0">
          <w:rPr>
            <w:rFonts w:eastAsia="Times New Roman" w:cs="Times New Roman"/>
            <w:bCs/>
          </w:rPr>
          <w:t>P</w:t>
        </w:r>
      </w:ins>
      <w:ins w:id="1049" w:author="Emeson Santos" w:date="2019-08-15T23:57:00Z">
        <w:r w:rsidR="00171A10" w:rsidRPr="008F45D0">
          <w:rPr>
            <w:rFonts w:eastAsia="Times New Roman" w:cs="Times New Roman"/>
            <w:bCs/>
          </w:rPr>
          <w:t xml:space="preserve">rograma </w:t>
        </w:r>
      </w:ins>
      <w:ins w:id="1050" w:author="Emeson Santos" w:date="2019-08-15T23:58:00Z">
        <w:r w:rsidR="00171A10" w:rsidRPr="008F45D0">
          <w:rPr>
            <w:rFonts w:eastAsia="Times New Roman" w:cs="Times New Roman"/>
            <w:bCs/>
          </w:rPr>
          <w:t>N</w:t>
        </w:r>
      </w:ins>
      <w:ins w:id="1051" w:author="Emeson Santos" w:date="2019-08-15T23:57:00Z">
        <w:r w:rsidR="00171A10" w:rsidRPr="008F45D0">
          <w:rPr>
            <w:rFonts w:eastAsia="Times New Roman" w:cs="Times New Roman"/>
            <w:bCs/>
          </w:rPr>
          <w:t xml:space="preserve">acional de </w:t>
        </w:r>
      </w:ins>
      <w:ins w:id="1052" w:author="Emeson Santos" w:date="2019-08-15T23:58:00Z">
        <w:r w:rsidR="00171A10" w:rsidRPr="008F45D0">
          <w:rPr>
            <w:rFonts w:eastAsia="Times New Roman" w:cs="Times New Roman"/>
            <w:bCs/>
          </w:rPr>
          <w:t>A</w:t>
        </w:r>
      </w:ins>
      <w:ins w:id="1053" w:author="Emeson Santos" w:date="2019-08-15T23:57:00Z">
        <w:r w:rsidR="00171A10" w:rsidRPr="008F45D0">
          <w:rPr>
            <w:rFonts w:eastAsia="Times New Roman" w:cs="Times New Roman"/>
            <w:bCs/>
          </w:rPr>
          <w:t xml:space="preserve">poio aos </w:t>
        </w:r>
      </w:ins>
      <w:ins w:id="1054" w:author="Emeson Santos" w:date="2019-08-15T23:58:00Z">
        <w:r w:rsidR="00171A10" w:rsidRPr="008F45D0">
          <w:rPr>
            <w:rFonts w:eastAsia="Times New Roman" w:cs="Times New Roman"/>
            <w:bCs/>
          </w:rPr>
          <w:t>F</w:t>
        </w:r>
      </w:ins>
      <w:ins w:id="1055" w:author="Emeson Santos" w:date="2019-08-15T23:57:00Z">
        <w:r w:rsidR="00171A10" w:rsidRPr="008F45D0">
          <w:rPr>
            <w:rFonts w:eastAsia="Times New Roman" w:cs="Times New Roman"/>
            <w:bCs/>
          </w:rPr>
          <w:t>iscos Estaduais – PNAFE</w:t>
        </w:r>
      </w:ins>
      <w:ins w:id="1056" w:author="Emeson Santos" w:date="2019-08-16T08:43:00Z">
        <w:r w:rsidR="000B7ED1" w:rsidRPr="008F45D0">
          <w:rPr>
            <w:rFonts w:eastAsia="Times New Roman" w:cs="Times New Roman"/>
            <w:bCs/>
          </w:rPr>
          <w:t>, em projeto de lei</w:t>
        </w:r>
      </w:ins>
      <w:ins w:id="1057" w:author="Emeson Santos" w:date="2019-08-15T23:57:00Z">
        <w:r w:rsidR="00171A10" w:rsidRPr="008F45D0">
          <w:rPr>
            <w:rFonts w:eastAsia="Times New Roman" w:cs="Times New Roman"/>
            <w:bCs/>
          </w:rPr>
          <w:t>.</w:t>
        </w:r>
      </w:ins>
      <w:ins w:id="1058" w:author="Emeson Santos" w:date="2019-08-15T23:59:00Z">
        <w:r w:rsidR="007B3A20" w:rsidRPr="008F45D0">
          <w:rPr>
            <w:rFonts w:eastAsia="Times New Roman" w:cs="Times New Roman"/>
            <w:bCs/>
          </w:rPr>
          <w:t xml:space="preserve"> Trazendo </w:t>
        </w:r>
      </w:ins>
      <w:ins w:id="1059" w:author="Emeson Santos" w:date="2019-08-16T00:09:00Z">
        <w:r w:rsidR="00563813" w:rsidRPr="008F45D0">
          <w:rPr>
            <w:rFonts w:eastAsia="Times New Roman" w:cs="Times New Roman"/>
            <w:bCs/>
          </w:rPr>
          <w:t xml:space="preserve">bases de </w:t>
        </w:r>
      </w:ins>
      <w:ins w:id="1060" w:author="Emeson Santos" w:date="2019-08-15T23:59:00Z">
        <w:r w:rsidR="007B3A20" w:rsidRPr="008F45D0">
          <w:rPr>
            <w:rFonts w:eastAsia="Times New Roman" w:cs="Times New Roman"/>
            <w:bCs/>
          </w:rPr>
          <w:t>conhecimento gerencial</w:t>
        </w:r>
      </w:ins>
      <w:ins w:id="1061" w:author="Emeson Santos" w:date="2019-08-16T00:00:00Z">
        <w:r w:rsidR="007B3A20" w:rsidRPr="008F45D0">
          <w:rPr>
            <w:rFonts w:eastAsia="Times New Roman" w:cs="Times New Roman"/>
            <w:bCs/>
          </w:rPr>
          <w:t>, tecnológico, financeiro, de recursos humanos, entre outros</w:t>
        </w:r>
      </w:ins>
      <w:ins w:id="1062" w:author="Emeson Santos" w:date="2019-08-16T00:01:00Z">
        <w:r w:rsidR="007B3A20" w:rsidRPr="008F45D0">
          <w:rPr>
            <w:rFonts w:eastAsia="Times New Roman" w:cs="Times New Roman"/>
            <w:bCs/>
          </w:rPr>
          <w:t xml:space="preserve">. Provendo um avanço no combate </w:t>
        </w:r>
      </w:ins>
      <w:ins w:id="1063" w:author="Emeson Santos" w:date="2019-08-16T00:09:00Z">
        <w:r w:rsidR="00563813" w:rsidRPr="008F45D0">
          <w:rPr>
            <w:rFonts w:eastAsia="Times New Roman" w:cs="Times New Roman"/>
            <w:bCs/>
          </w:rPr>
          <w:t>à</w:t>
        </w:r>
      </w:ins>
      <w:ins w:id="1064" w:author="Emeson Santos" w:date="2019-08-16T00:02:00Z">
        <w:r w:rsidR="007B3A20" w:rsidRPr="008F45D0">
          <w:rPr>
            <w:rFonts w:eastAsia="Times New Roman" w:cs="Times New Roman"/>
            <w:bCs/>
          </w:rPr>
          <w:t xml:space="preserve"> sonegação fiscal, tendo um melhor controle na arrecadação dos tribu</w:t>
        </w:r>
      </w:ins>
      <w:ins w:id="1065" w:author="Emeson Santos" w:date="2019-08-16T00:03:00Z">
        <w:r w:rsidR="007B3A20" w:rsidRPr="008F45D0">
          <w:rPr>
            <w:rFonts w:eastAsia="Times New Roman" w:cs="Times New Roman"/>
            <w:bCs/>
          </w:rPr>
          <w:t xml:space="preserve">tos </w:t>
        </w:r>
        <w:r w:rsidR="00563813" w:rsidRPr="008F45D0">
          <w:rPr>
            <w:rFonts w:eastAsia="Times New Roman" w:cs="Times New Roman"/>
            <w:bCs/>
          </w:rPr>
          <w:t>e na otimização dos serviços públicos voltados ao ci</w:t>
        </w:r>
      </w:ins>
      <w:ins w:id="1066" w:author="Emeson Santos" w:date="2019-08-16T00:04:00Z">
        <w:r w:rsidR="00563813" w:rsidRPr="008F45D0">
          <w:rPr>
            <w:rFonts w:eastAsia="Times New Roman" w:cs="Times New Roman"/>
            <w:bCs/>
          </w:rPr>
          <w:t xml:space="preserve">dadão. Portanto, </w:t>
        </w:r>
      </w:ins>
      <w:ins w:id="1067" w:author="Emeson Santos" w:date="2019-08-16T00:05:00Z">
        <w:r w:rsidR="00563813" w:rsidRPr="008F45D0">
          <w:rPr>
            <w:rFonts w:eastAsia="Times New Roman" w:cs="Times New Roman"/>
            <w:bCs/>
          </w:rPr>
          <w:t>as dificuldades podem ser superadas se construído um bom planejamento</w:t>
        </w:r>
      </w:ins>
      <w:ins w:id="1068" w:author="Emeson Santos" w:date="2019-08-16T00:06:00Z">
        <w:r w:rsidR="00563813" w:rsidRPr="008F45D0">
          <w:rPr>
            <w:rFonts w:eastAsia="Times New Roman" w:cs="Times New Roman"/>
            <w:bCs/>
          </w:rPr>
          <w:t xml:space="preserve">, executar de forma correta os processos, </w:t>
        </w:r>
      </w:ins>
      <w:ins w:id="1069" w:author="Emeson Santos" w:date="2019-08-16T00:08:00Z">
        <w:r w:rsidR="00563813" w:rsidRPr="008F45D0">
          <w:rPr>
            <w:rFonts w:eastAsia="Times New Roman" w:cs="Times New Roman"/>
            <w:bCs/>
          </w:rPr>
          <w:t>analisa</w:t>
        </w:r>
      </w:ins>
      <w:ins w:id="1070" w:author="Emeson Santos" w:date="2019-08-16T00:10:00Z">
        <w:r w:rsidR="00563813" w:rsidRPr="008F45D0">
          <w:rPr>
            <w:rFonts w:eastAsia="Times New Roman" w:cs="Times New Roman"/>
            <w:bCs/>
          </w:rPr>
          <w:t>r</w:t>
        </w:r>
      </w:ins>
      <w:ins w:id="1071" w:author="Emeson Santos" w:date="2019-08-16T00:06:00Z">
        <w:r w:rsidR="00563813" w:rsidRPr="008F45D0">
          <w:rPr>
            <w:rFonts w:eastAsia="Times New Roman" w:cs="Times New Roman"/>
            <w:bCs/>
          </w:rPr>
          <w:t xml:space="preserve"> se tudo est</w:t>
        </w:r>
      </w:ins>
      <w:ins w:id="1072" w:author="Emeson Santos" w:date="2019-08-16T00:07:00Z">
        <w:r w:rsidR="00563813" w:rsidRPr="008F45D0">
          <w:rPr>
            <w:rFonts w:eastAsia="Times New Roman" w:cs="Times New Roman"/>
            <w:bCs/>
          </w:rPr>
          <w:t>á tudo conforme o objetivo esperado para assim atingir o objetivo desejado</w:t>
        </w:r>
      </w:ins>
      <w:ins w:id="1073" w:author="Emeson Santos" w:date="2019-08-16T00:08:00Z">
        <w:r w:rsidR="00563813" w:rsidRPr="008F45D0">
          <w:rPr>
            <w:rFonts w:eastAsia="Times New Roman" w:cs="Times New Roman"/>
            <w:bCs/>
          </w:rPr>
          <w:t>.</w:t>
        </w:r>
      </w:ins>
      <w:ins w:id="1074" w:author="Emeson Santos" w:date="2019-08-16T00:11:00Z">
        <w:r w:rsidR="00563813" w:rsidRPr="008F45D0">
          <w:rPr>
            <w:rFonts w:eastAsia="Times New Roman" w:cs="Times New Roman"/>
            <w:bCs/>
          </w:rPr>
          <w:t xml:space="preserve"> Nada mais do que boas </w:t>
        </w:r>
      </w:ins>
      <w:ins w:id="1075" w:author="Emeson Santos" w:date="2019-08-16T00:58:00Z">
        <w:r w:rsidR="00937A88" w:rsidRPr="008F45D0">
          <w:rPr>
            <w:rFonts w:eastAsia="Times New Roman" w:cs="Times New Roman"/>
            <w:bCs/>
          </w:rPr>
          <w:t>práticas</w:t>
        </w:r>
      </w:ins>
      <w:ins w:id="1076" w:author="Emeson Santos" w:date="2019-08-16T00:11:00Z">
        <w:r w:rsidR="00563813" w:rsidRPr="008F45D0">
          <w:rPr>
            <w:rFonts w:eastAsia="Times New Roman" w:cs="Times New Roman"/>
            <w:bCs/>
          </w:rPr>
          <w:t xml:space="preserve"> seguidas pel</w:t>
        </w:r>
      </w:ins>
      <w:ins w:id="1077" w:author="Emeson Santos" w:date="2019-08-16T00:12:00Z">
        <w:r w:rsidR="00563813" w:rsidRPr="008F45D0">
          <w:rPr>
            <w:rFonts w:eastAsia="Times New Roman" w:cs="Times New Roman"/>
            <w:bCs/>
          </w:rPr>
          <w:t>a modelagem de processos de negócios – BPM.</w:t>
        </w:r>
      </w:ins>
      <w:ins w:id="1078" w:author="Emeson Santos" w:date="2019-08-16T01:04:00Z">
        <w:r w:rsidR="00934765" w:rsidRPr="008F45D0">
          <w:rPr>
            <w:rFonts w:eastAsia="Times New Roman" w:cs="Times New Roman"/>
            <w:bCs/>
          </w:rPr>
          <w:t xml:space="preserve"> </w:t>
        </w:r>
      </w:ins>
    </w:p>
    <w:p w14:paraId="1EE0362B" w14:textId="758F8DC0" w:rsidR="003F3C4F" w:rsidRPr="008F45D0" w:rsidDel="00AD0957" w:rsidRDefault="002C367F">
      <w:pPr>
        <w:spacing w:after="160" w:line="256" w:lineRule="auto"/>
        <w:jc w:val="both"/>
        <w:rPr>
          <w:del w:id="1079" w:author="Emeson Santos" w:date="2019-08-16T01:09:00Z"/>
          <w:rFonts w:eastAsia="Times New Roman" w:cs="Times New Roman"/>
          <w:bCs/>
          <w:rPrChange w:id="1080" w:author="Emeson Santos" w:date="2019-08-23T09:00:00Z">
            <w:rPr>
              <w:del w:id="1081" w:author="Emeson Santos" w:date="2019-08-16T01:09:00Z"/>
              <w:rFonts w:eastAsia="Times New Roman" w:cs="Times New Roman"/>
              <w:b/>
              <w:color w:val="00B050"/>
            </w:rPr>
          </w:rPrChange>
        </w:rPr>
      </w:pPr>
      <w:ins w:id="1082" w:author="Emeson Santos" w:date="2019-08-16T01:15:00Z">
        <w:r w:rsidRPr="008F45D0">
          <w:rPr>
            <w:rFonts w:eastAsia="Times New Roman" w:cs="Times New Roman"/>
            <w:bCs/>
          </w:rPr>
          <w:tab/>
        </w:r>
      </w:ins>
    </w:p>
    <w:p w14:paraId="3A43B0C7" w14:textId="6AD7B55B" w:rsidR="00DF2007" w:rsidRPr="008F45D0" w:rsidDel="00AD0957" w:rsidRDefault="00DF2007">
      <w:pPr>
        <w:spacing w:after="160" w:line="256" w:lineRule="auto"/>
        <w:jc w:val="both"/>
        <w:rPr>
          <w:del w:id="1083" w:author="Emeson Santos" w:date="2019-08-16T01:09:00Z"/>
          <w:rFonts w:eastAsia="Times New Roman" w:cs="Times New Roman"/>
          <w:b/>
          <w:rPrChange w:id="1084" w:author="Emeson Santos" w:date="2019-08-23T09:00:00Z">
            <w:rPr>
              <w:del w:id="1085" w:author="Emeson Santos" w:date="2019-08-16T01:09:00Z"/>
              <w:rFonts w:eastAsia="Times New Roman" w:cs="Times New Roman"/>
              <w:b/>
              <w:color w:val="FF0000"/>
            </w:rPr>
          </w:rPrChange>
        </w:rPr>
      </w:pPr>
      <w:del w:id="1086" w:author="Emeson Santos" w:date="2019-08-16T01:09:00Z">
        <w:r w:rsidRPr="008F45D0" w:rsidDel="00AD0957">
          <w:rPr>
            <w:rFonts w:eastAsia="Times New Roman" w:cs="Times New Roman"/>
            <w:b/>
            <w:rPrChange w:id="1087" w:author="Emeson Santos" w:date="2019-08-23T09:00:00Z">
              <w:rPr>
                <w:rFonts w:eastAsia="Times New Roman" w:cs="Times New Roman"/>
                <w:b/>
                <w:color w:val="FF0000"/>
              </w:rPr>
            </w:rPrChange>
          </w:rPr>
          <w:delText>(...)</w:delText>
        </w:r>
      </w:del>
    </w:p>
    <w:p w14:paraId="2FCEF7A1" w14:textId="6BBB0126" w:rsidR="00DF2007" w:rsidRPr="008F45D0" w:rsidRDefault="00DF2007">
      <w:pPr>
        <w:spacing w:after="160" w:line="256" w:lineRule="auto"/>
        <w:jc w:val="both"/>
        <w:rPr>
          <w:rFonts w:eastAsia="Times New Roman" w:cs="Times New Roman"/>
          <w:bCs/>
          <w:rPrChange w:id="1088" w:author="Emeson Santos" w:date="2019-08-23T09:00:00Z">
            <w:rPr>
              <w:rFonts w:eastAsia="Times New Roman" w:cs="Times New Roman"/>
              <w:bCs/>
              <w:color w:val="FF0000"/>
            </w:rPr>
          </w:rPrChange>
        </w:rPr>
        <w:pPrChange w:id="1089" w:author="Emeson Santos" w:date="2019-08-16T01:09:00Z">
          <w:pPr>
            <w:spacing w:after="160" w:line="256" w:lineRule="auto"/>
            <w:ind w:firstLine="80"/>
            <w:jc w:val="both"/>
          </w:pPr>
        </w:pPrChange>
      </w:pPr>
      <w:r w:rsidRPr="008F45D0">
        <w:rPr>
          <w:rFonts w:eastAsia="Times New Roman" w:cs="Times New Roman"/>
          <w:bCs/>
          <w:rPrChange w:id="1090" w:author="Emeson Santos" w:date="2019-08-23T09:00:00Z">
            <w:rPr>
              <w:rFonts w:eastAsia="Times New Roman" w:cs="Times New Roman"/>
              <w:bCs/>
              <w:color w:val="FF0000"/>
            </w:rPr>
          </w:rPrChange>
        </w:rPr>
        <w:t xml:space="preserve">Neste contexto, este </w:t>
      </w:r>
      <w:ins w:id="1091" w:author="Emeson Santos" w:date="2019-08-16T01:10:00Z">
        <w:r w:rsidR="00AD0957" w:rsidRPr="008F45D0">
          <w:rPr>
            <w:rFonts w:eastAsia="Times New Roman" w:cs="Times New Roman"/>
            <w:bCs/>
            <w:rPrChange w:id="1092" w:author="Emeson Santos" w:date="2019-08-23T09:00:00Z">
              <w:rPr>
                <w:rFonts w:eastAsia="Times New Roman" w:cs="Times New Roman"/>
                <w:bCs/>
                <w:color w:val="FF0000"/>
              </w:rPr>
            </w:rPrChange>
          </w:rPr>
          <w:t>Trabalho de Conclusão de Curso</w:t>
        </w:r>
      </w:ins>
      <w:ins w:id="1093" w:author="Emeson Santos" w:date="2019-08-16T01:19:00Z">
        <w:r w:rsidR="00F10A0A" w:rsidRPr="008F45D0">
          <w:rPr>
            <w:rFonts w:eastAsia="Times New Roman" w:cs="Times New Roman"/>
            <w:bCs/>
          </w:rPr>
          <w:t xml:space="preserve"> – TCC,</w:t>
        </w:r>
      </w:ins>
      <w:del w:id="1094" w:author="Emeson Santos" w:date="2019-08-16T01:10:00Z">
        <w:r w:rsidRPr="008F45D0" w:rsidDel="00AD0957">
          <w:rPr>
            <w:rFonts w:eastAsia="Times New Roman" w:cs="Times New Roman"/>
            <w:bCs/>
            <w:rPrChange w:id="1095" w:author="Emeson Santos" w:date="2019-08-23T09:00:00Z">
              <w:rPr>
                <w:rFonts w:eastAsia="Times New Roman" w:cs="Times New Roman"/>
                <w:bCs/>
                <w:color w:val="FF0000"/>
              </w:rPr>
            </w:rPrChange>
          </w:rPr>
          <w:delText>projeto</w:delText>
        </w:r>
      </w:del>
      <w:r w:rsidRPr="008F45D0">
        <w:rPr>
          <w:rFonts w:eastAsia="Times New Roman" w:cs="Times New Roman"/>
          <w:bCs/>
          <w:rPrChange w:id="1096" w:author="Emeson Santos" w:date="2019-08-23T09:00:00Z">
            <w:rPr>
              <w:rFonts w:eastAsia="Times New Roman" w:cs="Times New Roman"/>
              <w:bCs/>
              <w:color w:val="FF0000"/>
            </w:rPr>
          </w:rPrChange>
        </w:rPr>
        <w:t xml:space="preserve"> buscará</w:t>
      </w:r>
      <w:del w:id="1097" w:author="Emeson Santos" w:date="2019-08-16T01:19:00Z">
        <w:r w:rsidRPr="008F45D0" w:rsidDel="006200B7">
          <w:rPr>
            <w:rFonts w:eastAsia="Times New Roman" w:cs="Times New Roman"/>
            <w:bCs/>
            <w:rPrChange w:id="1098" w:author="Emeson Santos" w:date="2019-08-23T09:00:00Z">
              <w:rPr>
                <w:rFonts w:eastAsia="Times New Roman" w:cs="Times New Roman"/>
                <w:bCs/>
                <w:color w:val="FF0000"/>
              </w:rPr>
            </w:rPrChange>
          </w:rPr>
          <w:delText>,</w:delText>
        </w:r>
      </w:del>
      <w:r w:rsidRPr="008F45D0">
        <w:rPr>
          <w:rFonts w:eastAsia="Times New Roman" w:cs="Times New Roman"/>
          <w:bCs/>
          <w:rPrChange w:id="1099" w:author="Emeson Santos" w:date="2019-08-23T09:00:00Z">
            <w:rPr>
              <w:rFonts w:eastAsia="Times New Roman" w:cs="Times New Roman"/>
              <w:bCs/>
              <w:color w:val="FF0000"/>
            </w:rPr>
          </w:rPrChange>
        </w:rPr>
        <w:t xml:space="preserve"> dentro da área de </w:t>
      </w:r>
      <w:ins w:id="1100" w:author="Emeson Santos" w:date="2019-08-16T01:10:00Z">
        <w:r w:rsidR="00AD0957" w:rsidRPr="008F45D0">
          <w:rPr>
            <w:rFonts w:eastAsia="Times New Roman" w:cs="Times New Roman"/>
            <w:bCs/>
            <w:rPrChange w:id="1101" w:author="Emeson Santos" w:date="2019-08-23T09:00:00Z">
              <w:rPr>
                <w:rFonts w:eastAsia="Times New Roman" w:cs="Times New Roman"/>
                <w:bCs/>
                <w:color w:val="FF0000"/>
              </w:rPr>
            </w:rPrChange>
          </w:rPr>
          <w:t xml:space="preserve">modelagem de </w:t>
        </w:r>
      </w:ins>
      <w:ins w:id="1102" w:author="Emeson Santos" w:date="2019-08-16T01:11:00Z">
        <w:r w:rsidR="00AD0957" w:rsidRPr="008F45D0">
          <w:rPr>
            <w:rFonts w:eastAsia="Times New Roman" w:cs="Times New Roman"/>
            <w:bCs/>
            <w:rPrChange w:id="1103" w:author="Emeson Santos" w:date="2019-08-23T09:00:00Z">
              <w:rPr>
                <w:rFonts w:eastAsia="Times New Roman" w:cs="Times New Roman"/>
                <w:bCs/>
                <w:color w:val="FF0000"/>
              </w:rPr>
            </w:rPrChange>
          </w:rPr>
          <w:t>processos</w:t>
        </w:r>
      </w:ins>
      <w:del w:id="1104" w:author="Emeson Santos" w:date="2019-08-16T01:10:00Z">
        <w:r w:rsidRPr="008F45D0" w:rsidDel="00AD0957">
          <w:rPr>
            <w:rFonts w:eastAsia="Times New Roman" w:cs="Times New Roman"/>
            <w:bCs/>
            <w:rPrChange w:id="1105" w:author="Emeson Santos" w:date="2019-08-23T09:00:00Z">
              <w:rPr>
                <w:rFonts w:eastAsia="Times New Roman" w:cs="Times New Roman"/>
                <w:bCs/>
                <w:color w:val="FF0000"/>
              </w:rPr>
            </w:rPrChange>
          </w:rPr>
          <w:delText>gestão da produção</w:delText>
        </w:r>
      </w:del>
      <w:r w:rsidRPr="008F45D0">
        <w:rPr>
          <w:rFonts w:eastAsia="Times New Roman" w:cs="Times New Roman"/>
          <w:bCs/>
          <w:rPrChange w:id="1106" w:author="Emeson Santos" w:date="2019-08-23T09:00:00Z">
            <w:rPr>
              <w:rFonts w:eastAsia="Times New Roman" w:cs="Times New Roman"/>
              <w:bCs/>
              <w:color w:val="FF0000"/>
            </w:rPr>
          </w:rPrChange>
        </w:rPr>
        <w:t xml:space="preserve">, </w:t>
      </w:r>
      <w:ins w:id="1107" w:author="Emeson Santos" w:date="2019-08-16T01:21:00Z">
        <w:r w:rsidR="00E84DB3" w:rsidRPr="008F45D0">
          <w:rPr>
            <w:rFonts w:eastAsia="Times New Roman" w:cs="Times New Roman"/>
            <w:bCs/>
          </w:rPr>
          <w:t>emp</w:t>
        </w:r>
      </w:ins>
      <w:ins w:id="1108" w:author="Emeson Santos" w:date="2019-08-16T01:22:00Z">
        <w:r w:rsidR="00E84DB3" w:rsidRPr="008F45D0">
          <w:rPr>
            <w:rFonts w:eastAsia="Times New Roman" w:cs="Times New Roman"/>
            <w:bCs/>
          </w:rPr>
          <w:t>rega</w:t>
        </w:r>
      </w:ins>
      <w:ins w:id="1109" w:author="Emeson Santos" w:date="2019-08-16T08:44:00Z">
        <w:r w:rsidR="000B7ED1" w:rsidRPr="008F45D0">
          <w:rPr>
            <w:rFonts w:eastAsia="Times New Roman" w:cs="Times New Roman"/>
            <w:bCs/>
          </w:rPr>
          <w:t>r</w:t>
        </w:r>
      </w:ins>
      <w:del w:id="1110" w:author="Emeson Santos" w:date="2019-08-16T01:21:00Z">
        <w:r w:rsidRPr="008F45D0" w:rsidDel="00E84DB3">
          <w:rPr>
            <w:rFonts w:eastAsia="Times New Roman" w:cs="Times New Roman"/>
            <w:bCs/>
            <w:rPrChange w:id="1111" w:author="Emeson Santos" w:date="2019-08-23T09:00:00Z">
              <w:rPr>
                <w:rFonts w:eastAsia="Times New Roman" w:cs="Times New Roman"/>
                <w:bCs/>
                <w:color w:val="FF0000"/>
              </w:rPr>
            </w:rPrChange>
          </w:rPr>
          <w:delText>aplicar</w:delText>
        </w:r>
      </w:del>
      <w:r w:rsidRPr="008F45D0">
        <w:rPr>
          <w:rFonts w:eastAsia="Times New Roman" w:cs="Times New Roman"/>
          <w:bCs/>
          <w:rPrChange w:id="1112" w:author="Emeson Santos" w:date="2019-08-23T09:00:00Z">
            <w:rPr>
              <w:rFonts w:eastAsia="Times New Roman" w:cs="Times New Roman"/>
              <w:bCs/>
              <w:color w:val="FF0000"/>
            </w:rPr>
          </w:rPrChange>
        </w:rPr>
        <w:t xml:space="preserve"> os</w:t>
      </w:r>
      <w:ins w:id="1113" w:author="Emeson Santos" w:date="2019-08-15T21:07:00Z">
        <w:r w:rsidR="00A865EC" w:rsidRPr="008F45D0">
          <w:rPr>
            <w:rFonts w:eastAsia="Times New Roman" w:cs="Times New Roman"/>
            <w:bCs/>
            <w:rPrChange w:id="1114" w:author="Emeson Santos" w:date="2019-08-23T09:00:00Z">
              <w:rPr>
                <w:rFonts w:eastAsia="Times New Roman" w:cs="Times New Roman"/>
                <w:bCs/>
                <w:color w:val="FF0000"/>
              </w:rPr>
            </w:rPrChange>
          </w:rPr>
          <w:t xml:space="preserve"> </w:t>
        </w:r>
      </w:ins>
      <w:r w:rsidRPr="008F45D0">
        <w:rPr>
          <w:rFonts w:eastAsia="Times New Roman" w:cs="Times New Roman"/>
          <w:bCs/>
          <w:rPrChange w:id="1115" w:author="Emeson Santos" w:date="2019-08-23T09:00:00Z">
            <w:rPr>
              <w:rFonts w:eastAsia="Times New Roman" w:cs="Times New Roman"/>
              <w:bCs/>
              <w:color w:val="FF0000"/>
            </w:rPr>
          </w:rPrChange>
        </w:rPr>
        <w:t xml:space="preserve">conhecimentos adquiridos ao longo do curso de </w:t>
      </w:r>
      <w:ins w:id="1116" w:author="Emeson Santos" w:date="2019-08-16T01:11:00Z">
        <w:r w:rsidR="00AD0957" w:rsidRPr="008F45D0">
          <w:rPr>
            <w:rFonts w:eastAsia="Times New Roman" w:cs="Times New Roman"/>
            <w:bCs/>
            <w:rPrChange w:id="1117" w:author="Emeson Santos" w:date="2019-08-23T09:00:00Z">
              <w:rPr>
                <w:rFonts w:eastAsia="Times New Roman" w:cs="Times New Roman"/>
                <w:bCs/>
                <w:color w:val="FF0000"/>
              </w:rPr>
            </w:rPrChange>
          </w:rPr>
          <w:t>sistemas de informação</w:t>
        </w:r>
      </w:ins>
      <w:del w:id="1118" w:author="Emeson Santos" w:date="2019-08-16T01:11:00Z">
        <w:r w:rsidRPr="008F45D0" w:rsidDel="00AD0957">
          <w:rPr>
            <w:rFonts w:eastAsia="Times New Roman" w:cs="Times New Roman"/>
            <w:bCs/>
            <w:rPrChange w:id="1119" w:author="Emeson Santos" w:date="2019-08-23T09:00:00Z">
              <w:rPr>
                <w:rFonts w:eastAsia="Times New Roman" w:cs="Times New Roman"/>
                <w:bCs/>
                <w:color w:val="FF0000"/>
              </w:rPr>
            </w:rPrChange>
          </w:rPr>
          <w:delText>engenharia de produção</w:delText>
        </w:r>
      </w:del>
      <w:r w:rsidRPr="008F45D0">
        <w:rPr>
          <w:rFonts w:eastAsia="Times New Roman" w:cs="Times New Roman"/>
          <w:bCs/>
          <w:rPrChange w:id="1120" w:author="Emeson Santos" w:date="2019-08-23T09:00:00Z">
            <w:rPr>
              <w:rFonts w:eastAsia="Times New Roman" w:cs="Times New Roman"/>
              <w:bCs/>
              <w:color w:val="FF0000"/>
            </w:rPr>
          </w:rPrChange>
        </w:rPr>
        <w:t xml:space="preserve"> </w:t>
      </w:r>
      <w:del w:id="1121" w:author="Emeson Santos" w:date="2019-08-16T01:22:00Z">
        <w:r w:rsidRPr="008F45D0" w:rsidDel="00E84DB3">
          <w:rPr>
            <w:rFonts w:eastAsia="Times New Roman" w:cs="Times New Roman"/>
            <w:bCs/>
            <w:rPrChange w:id="1122" w:author="Emeson Santos" w:date="2019-08-23T09:00:00Z">
              <w:rPr>
                <w:rFonts w:eastAsia="Times New Roman" w:cs="Times New Roman"/>
                <w:bCs/>
                <w:color w:val="FF0000"/>
              </w:rPr>
            </w:rPrChange>
          </w:rPr>
          <w:delText xml:space="preserve">para </w:delText>
        </w:r>
      </w:del>
      <w:ins w:id="1123" w:author="Emeson Santos" w:date="2019-08-16T01:12:00Z">
        <w:r w:rsidR="00AD0957" w:rsidRPr="008F45D0">
          <w:rPr>
            <w:rFonts w:eastAsia="Times New Roman" w:cs="Times New Roman"/>
            <w:bCs/>
            <w:rPrChange w:id="1124" w:author="Emeson Santos" w:date="2019-08-23T09:00:00Z">
              <w:rPr>
                <w:rFonts w:eastAsia="Times New Roman" w:cs="Times New Roman"/>
                <w:bCs/>
                <w:color w:val="FF0000"/>
              </w:rPr>
            </w:rPrChange>
          </w:rPr>
          <w:t>aplica</w:t>
        </w:r>
      </w:ins>
      <w:ins w:id="1125" w:author="Emeson Santos" w:date="2019-08-16T01:22:00Z">
        <w:r w:rsidR="00E84DB3" w:rsidRPr="008F45D0">
          <w:rPr>
            <w:rFonts w:eastAsia="Times New Roman" w:cs="Times New Roman"/>
            <w:bCs/>
          </w:rPr>
          <w:t>ndo</w:t>
        </w:r>
      </w:ins>
      <w:ins w:id="1126" w:author="Emeson Santos" w:date="2019-08-16T01:12:00Z">
        <w:r w:rsidR="00AD0957" w:rsidRPr="008F45D0">
          <w:rPr>
            <w:rFonts w:eastAsia="Times New Roman" w:cs="Times New Roman"/>
            <w:bCs/>
            <w:rPrChange w:id="1127" w:author="Emeson Santos" w:date="2019-08-23T09:00:00Z">
              <w:rPr>
                <w:rFonts w:eastAsia="Times New Roman" w:cs="Times New Roman"/>
                <w:bCs/>
                <w:color w:val="FF0000"/>
              </w:rPr>
            </w:rPrChange>
          </w:rPr>
          <w:t xml:space="preserve"> </w:t>
        </w:r>
      </w:ins>
      <w:ins w:id="1128" w:author="Emeson Santos" w:date="2019-08-16T01:22:00Z">
        <w:r w:rsidR="00E84DB3" w:rsidRPr="008F45D0">
          <w:rPr>
            <w:rFonts w:eastAsia="Times New Roman" w:cs="Times New Roman"/>
            <w:bCs/>
          </w:rPr>
          <w:t>n</w:t>
        </w:r>
      </w:ins>
      <w:ins w:id="1129" w:author="Emeson Santos" w:date="2019-08-16T01:12:00Z">
        <w:r w:rsidR="00AD0957" w:rsidRPr="008F45D0">
          <w:rPr>
            <w:rFonts w:eastAsia="Times New Roman" w:cs="Times New Roman"/>
            <w:bCs/>
            <w:rPrChange w:id="1130" w:author="Emeson Santos" w:date="2019-08-23T09:00:00Z">
              <w:rPr>
                <w:rFonts w:eastAsia="Times New Roman" w:cs="Times New Roman"/>
                <w:bCs/>
                <w:color w:val="FF0000"/>
              </w:rPr>
            </w:rPrChange>
          </w:rPr>
          <w:t>a modelagem</w:t>
        </w:r>
      </w:ins>
      <w:ins w:id="1131" w:author="Emeson Santos" w:date="2019-08-16T01:22:00Z">
        <w:r w:rsidR="00E84DB3" w:rsidRPr="008F45D0">
          <w:rPr>
            <w:rFonts w:eastAsia="Times New Roman" w:cs="Times New Roman"/>
            <w:bCs/>
          </w:rPr>
          <w:t xml:space="preserve"> </w:t>
        </w:r>
      </w:ins>
      <w:ins w:id="1132" w:author="Emeson Santos" w:date="2019-08-16T01:12:00Z">
        <w:r w:rsidR="00AD0957" w:rsidRPr="008F45D0">
          <w:rPr>
            <w:rFonts w:eastAsia="Times New Roman" w:cs="Times New Roman"/>
            <w:bCs/>
            <w:rPrChange w:id="1133" w:author="Emeson Santos" w:date="2019-08-23T09:00:00Z">
              <w:rPr>
                <w:rFonts w:eastAsia="Times New Roman" w:cs="Times New Roman"/>
                <w:bCs/>
                <w:color w:val="FF0000"/>
              </w:rPr>
            </w:rPrChange>
          </w:rPr>
          <w:t>de processos de negócios das chefias departamentais da Universidade Fede</w:t>
        </w:r>
      </w:ins>
      <w:ins w:id="1134" w:author="Emeson Santos" w:date="2019-08-16T01:13:00Z">
        <w:r w:rsidR="00AD0957" w:rsidRPr="008F45D0">
          <w:rPr>
            <w:rFonts w:eastAsia="Times New Roman" w:cs="Times New Roman"/>
            <w:bCs/>
            <w:rPrChange w:id="1135" w:author="Emeson Santos" w:date="2019-08-23T09:00:00Z">
              <w:rPr>
                <w:rFonts w:eastAsia="Times New Roman" w:cs="Times New Roman"/>
                <w:bCs/>
                <w:color w:val="FF0000"/>
              </w:rPr>
            </w:rPrChange>
          </w:rPr>
          <w:t>ral de Sergipe - UFS,</w:t>
        </w:r>
      </w:ins>
      <w:del w:id="1136" w:author="Emeson Santos" w:date="2019-08-16T01:12:00Z">
        <w:r w:rsidRPr="008F45D0" w:rsidDel="00AD0957">
          <w:rPr>
            <w:rFonts w:eastAsia="Times New Roman" w:cs="Times New Roman"/>
            <w:bCs/>
            <w:rPrChange w:id="1137" w:author="Emeson Santos" w:date="2019-08-23T09:00:00Z">
              <w:rPr>
                <w:rFonts w:eastAsia="Times New Roman" w:cs="Times New Roman"/>
                <w:bCs/>
                <w:color w:val="FF0000"/>
              </w:rPr>
            </w:rPrChange>
          </w:rPr>
          <w:delText>avaliar</w:delText>
        </w:r>
      </w:del>
      <w:ins w:id="1138" w:author="Emeson Santos" w:date="2019-08-16T01:13:00Z">
        <w:r w:rsidR="00AD0957" w:rsidRPr="008F45D0">
          <w:rPr>
            <w:rFonts w:eastAsia="Times New Roman" w:cs="Times New Roman"/>
            <w:bCs/>
            <w:rPrChange w:id="1139" w:author="Emeson Santos" w:date="2019-08-23T09:00:00Z">
              <w:rPr>
                <w:rFonts w:eastAsia="Times New Roman" w:cs="Times New Roman"/>
                <w:bCs/>
                <w:color w:val="FF0000"/>
              </w:rPr>
            </w:rPrChange>
          </w:rPr>
          <w:t xml:space="preserve"> </w:t>
        </w:r>
      </w:ins>
      <w:del w:id="1140" w:author="Emeson Santos" w:date="2019-08-16T01:13:00Z">
        <w:r w:rsidRPr="008F45D0" w:rsidDel="00AD0957">
          <w:rPr>
            <w:rFonts w:eastAsia="Times New Roman" w:cs="Times New Roman"/>
            <w:bCs/>
            <w:rPrChange w:id="1141" w:author="Emeson Santos" w:date="2019-08-23T09:00:00Z">
              <w:rPr>
                <w:rFonts w:eastAsia="Times New Roman" w:cs="Times New Roman"/>
                <w:bCs/>
                <w:color w:val="FF0000"/>
              </w:rPr>
            </w:rPrChange>
          </w:rPr>
          <w:delText xml:space="preserve"> o processo de exportação de uma empresa do setor petrolífero situada em Macaé </w:delText>
        </w:r>
      </w:del>
      <w:r w:rsidRPr="008F45D0">
        <w:rPr>
          <w:rFonts w:eastAsia="Times New Roman" w:cs="Times New Roman"/>
          <w:bCs/>
          <w:rPrChange w:id="1142" w:author="Emeson Santos" w:date="2019-08-23T09:00:00Z">
            <w:rPr>
              <w:rFonts w:eastAsia="Times New Roman" w:cs="Times New Roman"/>
              <w:bCs/>
              <w:color w:val="FF0000"/>
            </w:rPr>
          </w:rPrChange>
        </w:rPr>
        <w:t>sob a ótica do BPM (</w:t>
      </w:r>
      <w:del w:id="1143" w:author="Emeson Santos" w:date="2019-08-16T08:45:00Z">
        <w:r w:rsidRPr="008F45D0" w:rsidDel="000B7ED1">
          <w:rPr>
            <w:rFonts w:eastAsia="Times New Roman" w:cs="Times New Roman"/>
            <w:bCs/>
            <w:rPrChange w:id="1144" w:author="Emeson Santos" w:date="2019-08-23T09:00:00Z">
              <w:rPr>
                <w:rFonts w:eastAsia="Times New Roman" w:cs="Times New Roman"/>
                <w:bCs/>
                <w:color w:val="FF0000"/>
              </w:rPr>
            </w:rPrChange>
          </w:rPr>
          <w:delText>Business Process Management</w:delText>
        </w:r>
      </w:del>
      <w:ins w:id="1145" w:author="Emeson Santos" w:date="2019-08-16T08:45:00Z">
        <w:r w:rsidR="000B7ED1" w:rsidRPr="008F45D0">
          <w:rPr>
            <w:rFonts w:eastAsia="Times New Roman" w:cs="Times New Roman"/>
            <w:bCs/>
          </w:rPr>
          <w:t>Modelagem de Processos de Negócios</w:t>
        </w:r>
      </w:ins>
      <w:r w:rsidRPr="008F45D0">
        <w:rPr>
          <w:rFonts w:eastAsia="Times New Roman" w:cs="Times New Roman"/>
          <w:bCs/>
          <w:rPrChange w:id="1146" w:author="Emeson Santos" w:date="2019-08-23T09:00:00Z">
            <w:rPr>
              <w:rFonts w:eastAsia="Times New Roman" w:cs="Times New Roman"/>
              <w:bCs/>
              <w:color w:val="FF0000"/>
            </w:rPr>
          </w:rPrChange>
        </w:rPr>
        <w:t>) e compreender de que forma</w:t>
      </w:r>
      <w:del w:id="1147" w:author="Emeson Santos" w:date="2019-08-16T01:23:00Z">
        <w:r w:rsidRPr="008F45D0" w:rsidDel="00E84DB3">
          <w:rPr>
            <w:rFonts w:eastAsia="Times New Roman" w:cs="Times New Roman"/>
            <w:bCs/>
            <w:rPrChange w:id="1148" w:author="Emeson Santos" w:date="2019-08-23T09:00:00Z">
              <w:rPr>
                <w:rFonts w:eastAsia="Times New Roman" w:cs="Times New Roman"/>
                <w:bCs/>
                <w:color w:val="FF0000"/>
              </w:rPr>
            </w:rPrChange>
          </w:rPr>
          <w:delText xml:space="preserve"> a</w:delText>
        </w:r>
      </w:del>
      <w:r w:rsidRPr="008F45D0">
        <w:rPr>
          <w:rFonts w:eastAsia="Times New Roman" w:cs="Times New Roman"/>
          <w:bCs/>
          <w:rPrChange w:id="1149" w:author="Emeson Santos" w:date="2019-08-23T09:00:00Z">
            <w:rPr>
              <w:rFonts w:eastAsia="Times New Roman" w:cs="Times New Roman"/>
              <w:bCs/>
              <w:color w:val="FF0000"/>
            </w:rPr>
          </w:rPrChange>
        </w:rPr>
        <w:t xml:space="preserve"> </w:t>
      </w:r>
      <w:del w:id="1150" w:author="Emeson Santos" w:date="2019-08-16T01:23:00Z">
        <w:r w:rsidRPr="008F45D0" w:rsidDel="00E84DB3">
          <w:rPr>
            <w:rFonts w:eastAsia="Times New Roman" w:cs="Times New Roman"/>
            <w:bCs/>
            <w:rPrChange w:id="1151" w:author="Emeson Santos" w:date="2019-08-23T09:00:00Z">
              <w:rPr>
                <w:rFonts w:eastAsia="Times New Roman" w:cs="Times New Roman"/>
                <w:bCs/>
                <w:color w:val="FF0000"/>
              </w:rPr>
            </w:rPrChange>
          </w:rPr>
          <w:delText>gestão por</w:delText>
        </w:r>
      </w:del>
      <w:ins w:id="1152" w:author="Emeson Santos" w:date="2019-08-16T01:23:00Z">
        <w:r w:rsidR="00E84DB3" w:rsidRPr="008F45D0">
          <w:rPr>
            <w:rFonts w:eastAsia="Times New Roman" w:cs="Times New Roman"/>
            <w:bCs/>
          </w:rPr>
          <w:t>os</w:t>
        </w:r>
      </w:ins>
      <w:r w:rsidRPr="008F45D0">
        <w:rPr>
          <w:rFonts w:eastAsia="Times New Roman" w:cs="Times New Roman"/>
          <w:bCs/>
          <w:rPrChange w:id="1153" w:author="Emeson Santos" w:date="2019-08-23T09:00:00Z">
            <w:rPr>
              <w:rFonts w:eastAsia="Times New Roman" w:cs="Times New Roman"/>
              <w:bCs/>
              <w:color w:val="FF0000"/>
            </w:rPr>
          </w:rPrChange>
        </w:rPr>
        <w:t xml:space="preserve"> processos pode</w:t>
      </w:r>
      <w:ins w:id="1154" w:author="Emeson Santos" w:date="2019-08-16T01:23:00Z">
        <w:r w:rsidR="00E84DB3" w:rsidRPr="008F45D0">
          <w:rPr>
            <w:rFonts w:eastAsia="Times New Roman" w:cs="Times New Roman"/>
            <w:bCs/>
          </w:rPr>
          <w:t>m</w:t>
        </w:r>
      </w:ins>
      <w:r w:rsidRPr="008F45D0">
        <w:rPr>
          <w:rFonts w:eastAsia="Times New Roman" w:cs="Times New Roman"/>
          <w:bCs/>
          <w:rPrChange w:id="1155" w:author="Emeson Santos" w:date="2019-08-23T09:00:00Z">
            <w:rPr>
              <w:rFonts w:eastAsia="Times New Roman" w:cs="Times New Roman"/>
              <w:bCs/>
              <w:color w:val="FF0000"/>
            </w:rPr>
          </w:rPrChange>
        </w:rPr>
        <w:t xml:space="preserve"> contribuir para </w:t>
      </w:r>
      <w:del w:id="1156" w:author="Emeson Santos" w:date="2019-08-16T01:14:00Z">
        <w:r w:rsidRPr="008F45D0" w:rsidDel="00AD0957">
          <w:rPr>
            <w:rFonts w:eastAsia="Times New Roman" w:cs="Times New Roman"/>
            <w:bCs/>
            <w:rPrChange w:id="1157" w:author="Emeson Santos" w:date="2019-08-23T09:00:00Z">
              <w:rPr>
                <w:rFonts w:eastAsia="Times New Roman" w:cs="Times New Roman"/>
                <w:bCs/>
                <w:color w:val="FF0000"/>
              </w:rPr>
            </w:rPrChange>
          </w:rPr>
          <w:delText>reduzir o ciclo de vida do processo</w:delText>
        </w:r>
      </w:del>
      <w:ins w:id="1158" w:author="Emeson Santos" w:date="2019-08-16T01:14:00Z">
        <w:r w:rsidR="00AD0957" w:rsidRPr="008F45D0">
          <w:rPr>
            <w:rFonts w:eastAsia="Times New Roman" w:cs="Times New Roman"/>
            <w:bCs/>
            <w:rPrChange w:id="1159" w:author="Emeson Santos" w:date="2019-08-23T09:00:00Z">
              <w:rPr>
                <w:rFonts w:eastAsia="Times New Roman" w:cs="Times New Roman"/>
                <w:bCs/>
                <w:color w:val="FF0000"/>
              </w:rPr>
            </w:rPrChange>
          </w:rPr>
          <w:t>a sociedade acadêmica</w:t>
        </w:r>
      </w:ins>
      <w:r w:rsidRPr="008F45D0">
        <w:rPr>
          <w:rFonts w:eastAsia="Times New Roman" w:cs="Times New Roman"/>
          <w:bCs/>
          <w:rPrChange w:id="1160" w:author="Emeson Santos" w:date="2019-08-23T09:00:00Z">
            <w:rPr>
              <w:rFonts w:eastAsia="Times New Roman" w:cs="Times New Roman"/>
              <w:bCs/>
              <w:color w:val="FF0000"/>
            </w:rPr>
          </w:rPrChange>
        </w:rPr>
        <w:t>.</w:t>
      </w:r>
    </w:p>
    <w:p w14:paraId="26F20A4B" w14:textId="412C2BE0" w:rsidR="00E93D53" w:rsidRPr="004F742A" w:rsidRDefault="00E93D53">
      <w:pPr>
        <w:pStyle w:val="Ttulo2"/>
        <w:rPr>
          <w:b/>
          <w:bCs/>
          <w:sz w:val="28"/>
          <w:szCs w:val="28"/>
          <w:rPrChange w:id="1161" w:author="Emeson Santos" w:date="2019-08-23T10:24:00Z">
            <w:rPr>
              <w:rFonts w:eastAsia="Times New Roman" w:cs="Times New Roman"/>
              <w:b/>
              <w:sz w:val="28"/>
              <w:szCs w:val="28"/>
            </w:rPr>
          </w:rPrChange>
        </w:rPr>
        <w:pPrChange w:id="1162" w:author="Emeson Santos" w:date="2019-08-23T09:05:00Z">
          <w:pPr>
            <w:spacing w:after="160" w:line="256" w:lineRule="auto"/>
            <w:ind w:left="440" w:hanging="440"/>
            <w:jc w:val="both"/>
          </w:pPr>
        </w:pPrChange>
      </w:pPr>
      <w:bookmarkStart w:id="1163" w:name="_Toc17446442"/>
      <w:r w:rsidRPr="004F742A">
        <w:rPr>
          <w:b/>
          <w:bCs/>
          <w:sz w:val="28"/>
          <w:szCs w:val="28"/>
          <w:rPrChange w:id="1164" w:author="Emeson Santos" w:date="2019-08-23T10:24:00Z">
            <w:rPr>
              <w:rFonts w:eastAsia="Times New Roman" w:cs="Times New Roman"/>
              <w:b/>
              <w:sz w:val="28"/>
              <w:szCs w:val="28"/>
            </w:rPr>
          </w:rPrChange>
        </w:rPr>
        <w:t>1.2.</w:t>
      </w:r>
      <w:r w:rsidRPr="004F742A">
        <w:rPr>
          <w:b/>
          <w:bCs/>
          <w:sz w:val="12"/>
          <w:szCs w:val="12"/>
          <w:rPrChange w:id="1165" w:author="Emeson Santos" w:date="2019-08-23T10:24:00Z">
            <w:rPr>
              <w:rFonts w:eastAsia="Times New Roman" w:cs="Times New Roman"/>
              <w:sz w:val="14"/>
              <w:szCs w:val="14"/>
            </w:rPr>
          </w:rPrChange>
        </w:rPr>
        <w:t xml:space="preserve"> </w:t>
      </w:r>
      <w:r w:rsidRPr="004F742A">
        <w:rPr>
          <w:b/>
          <w:bCs/>
          <w:sz w:val="28"/>
          <w:szCs w:val="28"/>
          <w:rPrChange w:id="1166" w:author="Emeson Santos" w:date="2019-08-23T10:24:00Z">
            <w:rPr>
              <w:rFonts w:eastAsia="Times New Roman" w:cs="Times New Roman"/>
              <w:b/>
              <w:sz w:val="28"/>
              <w:szCs w:val="28"/>
            </w:rPr>
          </w:rPrChange>
        </w:rPr>
        <w:t>DEFINIÇÃO DO PROBLEMA</w:t>
      </w:r>
      <w:bookmarkEnd w:id="1163"/>
    </w:p>
    <w:p w14:paraId="5E380A5A" w14:textId="50A07AE0" w:rsidR="00E93D53" w:rsidRPr="008F45D0" w:rsidRDefault="00E93D53">
      <w:pPr>
        <w:spacing w:after="160" w:line="256" w:lineRule="auto"/>
        <w:ind w:firstLine="720"/>
        <w:jc w:val="both"/>
        <w:rPr>
          <w:rFonts w:eastAsia="Times New Roman" w:cs="Times New Roman"/>
          <w:bCs/>
        </w:rPr>
        <w:pPrChange w:id="1167" w:author="Emeson Santos" w:date="2019-08-23T08:45:00Z">
          <w:pPr>
            <w:spacing w:after="160" w:line="256" w:lineRule="auto"/>
            <w:ind w:firstLine="360"/>
            <w:jc w:val="both"/>
          </w:pPr>
        </w:pPrChange>
      </w:pPr>
      <w:r w:rsidRPr="008F45D0">
        <w:rPr>
          <w:rFonts w:eastAsia="Times New Roman" w:cs="Times New Roman"/>
          <w:bCs/>
        </w:rPr>
        <w:t xml:space="preserve">A universidade federal de Sergipe </w:t>
      </w:r>
      <w:r w:rsidR="0071402D" w:rsidRPr="008F45D0">
        <w:rPr>
          <w:rFonts w:eastAsia="Times New Roman" w:cs="Times New Roman"/>
          <w:bCs/>
        </w:rPr>
        <w:t xml:space="preserve">(UFS) </w:t>
      </w:r>
      <w:r w:rsidRPr="008F45D0">
        <w:rPr>
          <w:rFonts w:eastAsia="Times New Roman" w:cs="Times New Roman"/>
          <w:bCs/>
        </w:rPr>
        <w:t>a cada dois anos há uma mudança da chefia departamental, esse processo é muito difícil quando a chefia é assumida por um novo chefe, porque ele desconhece quais são os processos do departamento e Não existe na universidade um local onde os processos estejam organizado se disponíveis para que o novo chefe tenha acesso e saiba exatamente como fazer esses processos.</w:t>
      </w:r>
    </w:p>
    <w:p w14:paraId="126F5F40" w14:textId="3B300BE9" w:rsidR="00102E5C" w:rsidRPr="004F742A" w:rsidRDefault="004240D8">
      <w:pPr>
        <w:pStyle w:val="Ttulo2"/>
        <w:rPr>
          <w:b/>
          <w:bCs/>
          <w:sz w:val="28"/>
          <w:szCs w:val="28"/>
          <w:rPrChange w:id="1168" w:author="Emeson Santos" w:date="2019-08-23T10:24:00Z">
            <w:rPr>
              <w:rFonts w:eastAsia="Times New Roman" w:cs="Times New Roman"/>
              <w:b/>
              <w:sz w:val="28"/>
              <w:szCs w:val="28"/>
            </w:rPr>
          </w:rPrChange>
        </w:rPr>
        <w:pPrChange w:id="1169" w:author="Emeson Santos" w:date="2019-08-23T09:06:00Z">
          <w:pPr>
            <w:spacing w:after="160" w:line="256" w:lineRule="auto"/>
            <w:ind w:left="440" w:hanging="440"/>
            <w:jc w:val="both"/>
          </w:pPr>
        </w:pPrChange>
      </w:pPr>
      <w:bookmarkStart w:id="1170" w:name="_Toc17446443"/>
      <w:r w:rsidRPr="004F742A">
        <w:rPr>
          <w:b/>
          <w:bCs/>
          <w:sz w:val="28"/>
          <w:szCs w:val="28"/>
          <w:rPrChange w:id="1171" w:author="Emeson Santos" w:date="2019-08-23T10:24:00Z">
            <w:rPr>
              <w:rFonts w:eastAsia="Times New Roman" w:cs="Times New Roman"/>
              <w:b/>
              <w:sz w:val="28"/>
              <w:szCs w:val="28"/>
            </w:rPr>
          </w:rPrChange>
        </w:rPr>
        <w:lastRenderedPageBreak/>
        <w:t>1.</w:t>
      </w:r>
      <w:r w:rsidR="00E93D53" w:rsidRPr="004F742A">
        <w:rPr>
          <w:b/>
          <w:bCs/>
          <w:sz w:val="28"/>
          <w:szCs w:val="28"/>
          <w:rPrChange w:id="1172" w:author="Emeson Santos" w:date="2019-08-23T10:24:00Z">
            <w:rPr>
              <w:rFonts w:eastAsia="Times New Roman" w:cs="Times New Roman"/>
              <w:b/>
              <w:sz w:val="28"/>
              <w:szCs w:val="28"/>
            </w:rPr>
          </w:rPrChange>
        </w:rPr>
        <w:t>3</w:t>
      </w:r>
      <w:r w:rsidRPr="004F742A">
        <w:rPr>
          <w:b/>
          <w:bCs/>
          <w:sz w:val="28"/>
          <w:szCs w:val="28"/>
          <w:rPrChange w:id="1173" w:author="Emeson Santos" w:date="2019-08-23T10:24:00Z">
            <w:rPr>
              <w:rFonts w:eastAsia="Times New Roman" w:cs="Times New Roman"/>
              <w:b/>
              <w:sz w:val="28"/>
              <w:szCs w:val="28"/>
            </w:rPr>
          </w:rPrChange>
        </w:rPr>
        <w:t>.</w:t>
      </w:r>
      <w:r w:rsidRPr="004F742A">
        <w:rPr>
          <w:b/>
          <w:bCs/>
          <w:sz w:val="12"/>
          <w:szCs w:val="12"/>
          <w:rPrChange w:id="1174" w:author="Emeson Santos" w:date="2019-08-23T10:24:00Z">
            <w:rPr>
              <w:rFonts w:eastAsia="Times New Roman" w:cs="Times New Roman"/>
              <w:sz w:val="14"/>
              <w:szCs w:val="14"/>
            </w:rPr>
          </w:rPrChange>
        </w:rPr>
        <w:t xml:space="preserve"> </w:t>
      </w:r>
      <w:r w:rsidRPr="004F742A">
        <w:rPr>
          <w:b/>
          <w:bCs/>
          <w:sz w:val="28"/>
          <w:szCs w:val="28"/>
          <w:rPrChange w:id="1175" w:author="Emeson Santos" w:date="2019-08-23T10:24:00Z">
            <w:rPr>
              <w:rFonts w:eastAsia="Times New Roman" w:cs="Times New Roman"/>
              <w:b/>
              <w:sz w:val="28"/>
              <w:szCs w:val="28"/>
            </w:rPr>
          </w:rPrChange>
        </w:rPr>
        <w:t>JUSTIFICATIVA</w:t>
      </w:r>
      <w:bookmarkEnd w:id="1170"/>
    </w:p>
    <w:p w14:paraId="38614439" w14:textId="77777777" w:rsidR="00D5298A" w:rsidRPr="008F45D0" w:rsidRDefault="00D5298A" w:rsidP="00D5298A">
      <w:pPr>
        <w:spacing w:before="240" w:after="160" w:line="254" w:lineRule="auto"/>
        <w:ind w:firstLine="360"/>
        <w:jc w:val="both"/>
        <w:rPr>
          <w:ins w:id="1176" w:author="Emeson Santos" w:date="2019-08-23T08:46:00Z"/>
          <w:rFonts w:eastAsia="Times New Roman" w:cs="Times New Roman"/>
        </w:rPr>
      </w:pPr>
      <w:ins w:id="1177" w:author="Emeson Santos" w:date="2019-08-23T08:46:00Z">
        <w:r w:rsidRPr="008F45D0">
          <w:rPr>
            <w:rFonts w:eastAsia="Times New Roman" w:cs="Times New Roman"/>
          </w:rPr>
          <w:t>Neste trabalho, nós estamos propondo a modelagem dos processos das chefias departamentais da UFS. Na UFS existem em seus departamentos, funções, processos a serem executados pelas chefias departamentais, porém esses processos podem apresentar alguns problemas, um deles, certamente, é quando existe uma mudança nas chefias departamentais da universidade de algum curso específico, porque a nova chefia pode não estar a par dos processos existentes de seu departamento.</w:t>
        </w:r>
      </w:ins>
    </w:p>
    <w:p w14:paraId="3E49916B" w14:textId="6B3283F1" w:rsidR="006E1C57" w:rsidRPr="008F45D0" w:rsidDel="00D5298A" w:rsidRDefault="00D5298A" w:rsidP="00D5298A">
      <w:pPr>
        <w:jc w:val="both"/>
        <w:rPr>
          <w:del w:id="1178" w:author="Emeson Santos" w:date="2019-08-23T08:46:00Z"/>
          <w:rFonts w:eastAsia="Times New Roman" w:cs="Times New Roman"/>
          <w:b/>
          <w:rPrChange w:id="1179" w:author="Emeson Santos" w:date="2019-08-23T09:00:00Z">
            <w:rPr>
              <w:del w:id="1180" w:author="Emeson Santos" w:date="2019-08-23T08:46:00Z"/>
              <w:rFonts w:eastAsia="Times New Roman" w:cs="Times New Roman"/>
              <w:b/>
              <w:color w:val="00B050"/>
            </w:rPr>
          </w:rPrChange>
        </w:rPr>
      </w:pPr>
      <w:ins w:id="1181" w:author="Emeson Santos" w:date="2019-08-23T08:46:00Z">
        <w:r w:rsidRPr="008F45D0">
          <w:rPr>
            <w:rFonts w:eastAsia="Times New Roman" w:cs="Times New Roman"/>
          </w:rPr>
          <w:t>Durante a modelagem de processos, a gente sabe, como discutido na seção 1.2. que pode haver problemas em relação a eficiência dos processos. As modelagens de processos de negócio, segundo Pereira (2013, p.43). agrega valores a organização e aplica melhorias de processos de forma contínua principalmente no seu remodelamento e em sua análise para assim concluir o seu objetivo. A remodelagem desses processos (TO-BE) não está dentro do escopo do nosso trabalho.</w:t>
        </w:r>
        <w:r w:rsidRPr="008F45D0">
          <w:rPr>
            <w:rFonts w:eastAsia="Times New Roman" w:cs="Times New Roman"/>
            <w:b/>
            <w:rPrChange w:id="1182" w:author="Emeson Santos" w:date="2019-08-23T09:00:00Z">
              <w:rPr>
                <w:rFonts w:eastAsia="Times New Roman" w:cs="Times New Roman"/>
                <w:b/>
                <w:color w:val="00B050"/>
              </w:rPr>
            </w:rPrChange>
          </w:rPr>
          <w:t xml:space="preserve"> </w:t>
        </w:r>
      </w:ins>
      <w:del w:id="1183" w:author="Emeson Santos" w:date="2019-08-23T08:46:00Z">
        <w:r w:rsidR="00102E5C" w:rsidRPr="008F45D0" w:rsidDel="00D5298A">
          <w:rPr>
            <w:rFonts w:eastAsia="Times New Roman" w:cs="Times New Roman"/>
            <w:bCs/>
          </w:rPr>
          <w:delText xml:space="preserve">Neste trabalho, nós estamos propondo a modelagem dos processos das chefias departamentais da UFS. </w:delText>
        </w:r>
        <w:r w:rsidR="006E1C57" w:rsidRPr="008F45D0" w:rsidDel="00D5298A">
          <w:rPr>
            <w:rFonts w:eastAsia="Times New Roman" w:cs="Times New Roman"/>
            <w:bCs/>
          </w:rPr>
          <w:delText>Na UFS existem em seus departamentos, funções, processos a serem executados pelas chefias departamentais, porem esses processos podem apresentar alguns problemas, um deles, certamente, é quando existe uma mudança nas chefias departamentais da universidade de algum curso específico, porque a nova chefia pode não estar a par dos processos existentes de seu departamento.</w:delText>
        </w:r>
      </w:del>
    </w:p>
    <w:p w14:paraId="6DC68DD7" w14:textId="05235ADB" w:rsidR="001342DD" w:rsidRPr="008F45D0" w:rsidRDefault="00D164FD">
      <w:pPr>
        <w:spacing w:line="276" w:lineRule="auto"/>
        <w:jc w:val="both"/>
        <w:rPr>
          <w:rFonts w:eastAsia="Times New Roman" w:cs="Times New Roman"/>
          <w:b/>
          <w:rPrChange w:id="1184" w:author="Emeson Santos" w:date="2019-08-23T09:00:00Z">
            <w:rPr>
              <w:rFonts w:eastAsia="Times New Roman" w:cs="Times New Roman"/>
              <w:b/>
              <w:color w:val="00B050"/>
            </w:rPr>
          </w:rPrChange>
        </w:rPr>
        <w:pPrChange w:id="1185" w:author="Emeson Santos" w:date="2019-08-23T08:46:00Z">
          <w:pPr>
            <w:spacing w:after="160" w:line="256" w:lineRule="auto"/>
            <w:ind w:firstLine="360"/>
            <w:jc w:val="both"/>
          </w:pPr>
        </w:pPrChange>
      </w:pPr>
      <w:del w:id="1186" w:author="Emeson Santos" w:date="2019-08-23T08:46:00Z">
        <w:r w:rsidRPr="008F45D0" w:rsidDel="00D5298A">
          <w:rPr>
            <w:rFonts w:eastAsia="Times New Roman" w:cs="Times New Roman"/>
            <w:bCs/>
          </w:rPr>
          <w:delText>Durante a modelagem de processos, a gente sabe, como discutido na seção 1.2. que pode haver problemas em relação a eficiência dos processos. A remodelagem desses processos (TO-BE) não está dentro do escopo do nosso trabalho.</w:delText>
        </w:r>
      </w:del>
    </w:p>
    <w:p w14:paraId="19602432" w14:textId="524ED311" w:rsidR="004A0712" w:rsidRPr="004F742A" w:rsidRDefault="004240D8">
      <w:pPr>
        <w:pStyle w:val="Ttulo2"/>
        <w:rPr>
          <w:b/>
          <w:bCs/>
          <w:sz w:val="28"/>
          <w:szCs w:val="28"/>
          <w:rPrChange w:id="1187" w:author="Emeson Santos" w:date="2019-08-23T10:24:00Z">
            <w:rPr>
              <w:rFonts w:eastAsia="Times New Roman" w:cs="Times New Roman"/>
              <w:b/>
              <w:sz w:val="28"/>
              <w:szCs w:val="28"/>
            </w:rPr>
          </w:rPrChange>
        </w:rPr>
        <w:pPrChange w:id="1188" w:author="Emeson Santos" w:date="2019-08-23T09:06:00Z">
          <w:pPr>
            <w:spacing w:after="160" w:line="256" w:lineRule="auto"/>
            <w:ind w:left="440" w:hanging="440"/>
            <w:jc w:val="both"/>
          </w:pPr>
        </w:pPrChange>
      </w:pPr>
      <w:bookmarkStart w:id="1189" w:name="_Toc17446444"/>
      <w:r w:rsidRPr="004F742A">
        <w:rPr>
          <w:b/>
          <w:bCs/>
          <w:sz w:val="28"/>
          <w:szCs w:val="28"/>
          <w:rPrChange w:id="1190" w:author="Emeson Santos" w:date="2019-08-23T10:24:00Z">
            <w:rPr>
              <w:rFonts w:eastAsia="Times New Roman" w:cs="Times New Roman"/>
              <w:b/>
              <w:sz w:val="28"/>
              <w:szCs w:val="28"/>
            </w:rPr>
          </w:rPrChange>
        </w:rPr>
        <w:t>1.4.</w:t>
      </w:r>
      <w:r w:rsidRPr="004F742A">
        <w:rPr>
          <w:b/>
          <w:bCs/>
          <w:sz w:val="12"/>
          <w:szCs w:val="12"/>
          <w:rPrChange w:id="1191" w:author="Emeson Santos" w:date="2019-08-23T10:24:00Z">
            <w:rPr>
              <w:rFonts w:eastAsia="Times New Roman" w:cs="Times New Roman"/>
              <w:sz w:val="14"/>
              <w:szCs w:val="14"/>
            </w:rPr>
          </w:rPrChange>
        </w:rPr>
        <w:t xml:space="preserve"> </w:t>
      </w:r>
      <w:r w:rsidRPr="004F742A">
        <w:rPr>
          <w:b/>
          <w:bCs/>
          <w:sz w:val="28"/>
          <w:szCs w:val="28"/>
          <w:rPrChange w:id="1192" w:author="Emeson Santos" w:date="2019-08-23T10:24:00Z">
            <w:rPr>
              <w:rFonts w:eastAsia="Times New Roman" w:cs="Times New Roman"/>
              <w:b/>
              <w:sz w:val="28"/>
              <w:szCs w:val="28"/>
            </w:rPr>
          </w:rPrChange>
        </w:rPr>
        <w:t>OBJETIVOS</w:t>
      </w:r>
      <w:bookmarkEnd w:id="1189"/>
    </w:p>
    <w:p w14:paraId="05D2D8DA" w14:textId="01B0C5E6" w:rsidR="00D5298A" w:rsidRPr="008F45D0" w:rsidRDefault="00D5298A" w:rsidP="00D5298A">
      <w:pPr>
        <w:spacing w:before="240" w:after="160" w:line="254" w:lineRule="auto"/>
        <w:ind w:firstLine="440"/>
        <w:jc w:val="both"/>
        <w:rPr>
          <w:ins w:id="1193" w:author="Emeson Santos" w:date="2019-08-23T08:47:00Z"/>
          <w:rFonts w:eastAsia="Times New Roman" w:cs="Times New Roman"/>
        </w:rPr>
      </w:pPr>
      <w:ins w:id="1194" w:author="Emeson Santos" w:date="2019-08-23T08:47:00Z">
        <w:r w:rsidRPr="008F45D0">
          <w:rPr>
            <w:rFonts w:eastAsia="Times New Roman" w:cs="Times New Roman"/>
          </w:rPr>
          <w:t xml:space="preserve">Este trabalho de conclusão de curso tem como objetivo principal modelar e documentar os processos departamentais da UFS, como eles estão atualmente, usando a notação BPMN com a ferramenta </w:t>
        </w:r>
      </w:ins>
      <w:r w:rsidR="003E5B13">
        <w:rPr>
          <w:rFonts w:eastAsia="Times New Roman" w:cs="Times New Roman"/>
        </w:rPr>
        <w:t>B</w:t>
      </w:r>
      <w:ins w:id="1195" w:author="Emeson Santos" w:date="2019-08-23T08:47:00Z">
        <w:r w:rsidRPr="008F45D0">
          <w:rPr>
            <w:rFonts w:eastAsia="Times New Roman" w:cs="Times New Roman"/>
          </w:rPr>
          <w:t xml:space="preserve">izagi </w:t>
        </w:r>
      </w:ins>
      <w:r w:rsidR="003E5B13">
        <w:rPr>
          <w:rFonts w:eastAsia="Times New Roman" w:cs="Times New Roman"/>
        </w:rPr>
        <w:t>M</w:t>
      </w:r>
      <w:ins w:id="1196" w:author="Emeson Santos" w:date="2019-08-23T08:47:00Z">
        <w:r w:rsidRPr="008F45D0">
          <w:rPr>
            <w:rFonts w:eastAsia="Times New Roman" w:cs="Times New Roman"/>
          </w:rPr>
          <w:t xml:space="preserve">odeler visto que seja resolvido o problema já discutido na </w:t>
        </w:r>
        <w:r w:rsidRPr="008F45D0">
          <w:rPr>
            <w:rFonts w:eastAsia="Times New Roman" w:cs="Times New Roman"/>
            <w:i/>
          </w:rPr>
          <w:t>seção 1.2</w:t>
        </w:r>
        <w:r w:rsidRPr="008F45D0">
          <w:rPr>
            <w:rFonts w:eastAsia="Times New Roman" w:cs="Times New Roman"/>
          </w:rPr>
          <w:t>, abstraindo noções de processos de negócios e mostrando um mecanismo de comunicação de processos de negócios.</w:t>
        </w:r>
      </w:ins>
    </w:p>
    <w:p w14:paraId="04D5E13D" w14:textId="77777777" w:rsidR="00D5298A" w:rsidRPr="008F45D0" w:rsidRDefault="00D5298A" w:rsidP="00D5298A">
      <w:pPr>
        <w:spacing w:before="240" w:after="160" w:line="254" w:lineRule="auto"/>
        <w:ind w:firstLine="440"/>
        <w:jc w:val="both"/>
        <w:rPr>
          <w:ins w:id="1197" w:author="Emeson Santos" w:date="2019-08-23T08:47:00Z"/>
          <w:rFonts w:eastAsia="Times New Roman" w:cs="Times New Roman"/>
        </w:rPr>
      </w:pPr>
      <w:ins w:id="1198" w:author="Emeson Santos" w:date="2019-08-23T08:47:00Z">
        <w:r w:rsidRPr="008F45D0">
          <w:rPr>
            <w:rFonts w:eastAsia="Times New Roman" w:cs="Times New Roman"/>
          </w:rPr>
          <w:t>Para os objetivos específicos, a saber, são propostos:</w:t>
        </w:r>
      </w:ins>
    </w:p>
    <w:p w14:paraId="1C2EA3EC" w14:textId="0DF8F6AD" w:rsidR="00D5298A" w:rsidRPr="008F45D0" w:rsidRDefault="00D5298A" w:rsidP="00D5298A">
      <w:pPr>
        <w:numPr>
          <w:ilvl w:val="0"/>
          <w:numId w:val="18"/>
        </w:numPr>
        <w:spacing w:line="254" w:lineRule="auto"/>
        <w:jc w:val="both"/>
        <w:rPr>
          <w:ins w:id="1199" w:author="Emeson Santos" w:date="2019-08-23T08:47:00Z"/>
          <w:rFonts w:eastAsia="Times New Roman" w:cs="Times New Roman"/>
        </w:rPr>
      </w:pPr>
      <w:ins w:id="1200" w:author="Emeson Santos" w:date="2019-08-23T08:47:00Z">
        <w:r w:rsidRPr="008F45D0">
          <w:rPr>
            <w:rFonts w:eastAsia="Times New Roman" w:cs="Times New Roman"/>
          </w:rPr>
          <w:t xml:space="preserve">Modelar e documentar os processos departamentais da Universidade Federal de Sergipe – UFS, vendo como eles estão atualmente, utilizando a notação BPMN e a ferramenta </w:t>
        </w:r>
      </w:ins>
      <w:r w:rsidR="003E5B13" w:rsidRPr="008F45D0">
        <w:rPr>
          <w:rFonts w:eastAsia="Times New Roman" w:cs="Times New Roman"/>
        </w:rPr>
        <w:t>Modeler</w:t>
      </w:r>
      <w:ins w:id="1201" w:author="Emeson Santos" w:date="2019-08-23T08:47:00Z">
        <w:r w:rsidRPr="008F45D0">
          <w:rPr>
            <w:rFonts w:eastAsia="Times New Roman" w:cs="Times New Roman"/>
          </w:rPr>
          <w:t xml:space="preserve"> </w:t>
        </w:r>
      </w:ins>
      <w:r w:rsidR="003E5B13" w:rsidRPr="008F45D0">
        <w:rPr>
          <w:rFonts w:eastAsia="Times New Roman" w:cs="Times New Roman"/>
        </w:rPr>
        <w:t>Bizagi</w:t>
      </w:r>
      <w:ins w:id="1202" w:author="Emeson Santos" w:date="2019-08-23T08:47:00Z">
        <w:r w:rsidRPr="008F45D0">
          <w:rPr>
            <w:rFonts w:eastAsia="Times New Roman" w:cs="Times New Roman"/>
          </w:rPr>
          <w:t xml:space="preserve"> para representá-los.</w:t>
        </w:r>
      </w:ins>
    </w:p>
    <w:p w14:paraId="44536881" w14:textId="77777777" w:rsidR="00D5298A" w:rsidRPr="008F45D0" w:rsidRDefault="00D5298A" w:rsidP="00D5298A">
      <w:pPr>
        <w:numPr>
          <w:ilvl w:val="0"/>
          <w:numId w:val="18"/>
        </w:numPr>
        <w:spacing w:line="254" w:lineRule="auto"/>
        <w:jc w:val="both"/>
        <w:rPr>
          <w:ins w:id="1203" w:author="Emeson Santos" w:date="2019-08-23T08:47:00Z"/>
          <w:rFonts w:eastAsia="Times New Roman" w:cs="Times New Roman"/>
        </w:rPr>
      </w:pPr>
      <w:ins w:id="1204" w:author="Emeson Santos" w:date="2019-08-23T08:47:00Z">
        <w:r w:rsidRPr="008F45D0">
          <w:rPr>
            <w:rFonts w:eastAsia="Times New Roman" w:cs="Times New Roman"/>
          </w:rPr>
          <w:t>Validar os processos de negócios deste contexto acadêmico.</w:t>
        </w:r>
      </w:ins>
    </w:p>
    <w:p w14:paraId="4EDCF98D" w14:textId="77777777" w:rsidR="00D5298A" w:rsidRPr="008F45D0" w:rsidRDefault="00D5298A" w:rsidP="00D5298A">
      <w:pPr>
        <w:numPr>
          <w:ilvl w:val="0"/>
          <w:numId w:val="18"/>
        </w:numPr>
        <w:spacing w:after="160" w:line="254" w:lineRule="auto"/>
        <w:jc w:val="both"/>
        <w:rPr>
          <w:ins w:id="1205" w:author="Emeson Santos" w:date="2019-08-23T08:47:00Z"/>
          <w:rFonts w:eastAsia="Times New Roman" w:cs="Times New Roman"/>
        </w:rPr>
      </w:pPr>
      <w:ins w:id="1206" w:author="Emeson Santos" w:date="2019-08-23T08:47:00Z">
        <w:r w:rsidRPr="008F45D0">
          <w:rPr>
            <w:rFonts w:eastAsia="Times New Roman" w:cs="Times New Roman"/>
          </w:rPr>
          <w:t>Criação de um mecanismo servente para comunicar os processos departamentais da UFS de forma que tenha um local para ser guardado, possa ser organizado e possa ser visualizado.</w:t>
        </w:r>
      </w:ins>
    </w:p>
    <w:p w14:paraId="16C8EDD9" w14:textId="3A59104B" w:rsidR="007B719C" w:rsidRPr="004F742A" w:rsidDel="007B719C" w:rsidRDefault="004240D8">
      <w:pPr>
        <w:spacing w:after="160" w:line="256" w:lineRule="auto"/>
        <w:jc w:val="both"/>
        <w:rPr>
          <w:del w:id="1207" w:author="Emeson Santos" w:date="2019-08-19T08:51:00Z"/>
          <w:rFonts w:eastAsia="Times New Roman" w:cs="Times New Roman"/>
          <w:b/>
          <w:sz w:val="28"/>
          <w:szCs w:val="28"/>
          <w:rPrChange w:id="1208" w:author="Emeson Santos" w:date="2019-08-23T10:24:00Z">
            <w:rPr>
              <w:del w:id="1209" w:author="Emeson Santos" w:date="2019-08-19T08:51:00Z"/>
              <w:rFonts w:eastAsia="Times New Roman" w:cs="Times New Roman"/>
              <w:b/>
              <w:color w:val="FF0000"/>
            </w:rPr>
          </w:rPrChange>
        </w:rPr>
        <w:pPrChange w:id="1210" w:author="Emeson Santos" w:date="2019-08-19T08:51:00Z">
          <w:pPr>
            <w:spacing w:after="160" w:line="256" w:lineRule="auto"/>
            <w:ind w:left="360"/>
            <w:jc w:val="both"/>
          </w:pPr>
        </w:pPrChange>
      </w:pPr>
      <w:del w:id="1211" w:author="Emeson Santos" w:date="2019-08-19T09:24:00Z">
        <w:r w:rsidRPr="004F742A" w:rsidDel="000242D8">
          <w:rPr>
            <w:rFonts w:eastAsia="Times New Roman" w:cs="Times New Roman"/>
            <w:b/>
            <w:sz w:val="28"/>
            <w:szCs w:val="28"/>
            <w:rPrChange w:id="1212" w:author="Emeson Santos" w:date="2019-08-23T10:24:00Z">
              <w:rPr>
                <w:rFonts w:eastAsia="Times New Roman" w:cs="Times New Roman"/>
                <w:b/>
                <w:color w:val="FF0000"/>
              </w:rPr>
            </w:rPrChange>
          </w:rPr>
          <w:delText>Aqui falar dos nossos objetivos GERAIS E ESPECÍFICOS. Sem topito e sim dentro do conteúdo.</w:delText>
        </w:r>
      </w:del>
      <w:moveToRangeStart w:id="1213" w:author="Emeson Santos" w:date="2019-08-19T08:50:00Z" w:name="move17097016"/>
      <w:moveTo w:id="1214" w:author="Emeson Santos" w:date="2019-08-19T08:50:00Z">
        <w:del w:id="1215" w:author="Emeson Santos" w:date="2019-08-19T08:51:00Z">
          <w:r w:rsidR="007B719C" w:rsidRPr="004F742A" w:rsidDel="007B719C">
            <w:rPr>
              <w:rFonts w:eastAsia="Times New Roman" w:cs="Times New Roman"/>
              <w:b/>
              <w:sz w:val="28"/>
              <w:szCs w:val="28"/>
              <w:highlight w:val="yellow"/>
              <w:rPrChange w:id="1216" w:author="Emeson Santos" w:date="2019-08-23T10:24:00Z">
                <w:rPr>
                  <w:rFonts w:eastAsia="Times New Roman" w:cs="Times New Roman"/>
                  <w:b/>
                  <w:color w:val="FF0000"/>
                  <w:highlight w:val="yellow"/>
                </w:rPr>
              </w:rPrChange>
            </w:rPr>
            <w:delText>Os objetivos da pesquisa foram obtidos seguindo uma metodologia que compreende estudo, o desenvolvimento prático e teórico da abordagem proposta e exemplos de modelos de processos de negócio. A metodologia inclui as seguintes atividades:</w:delText>
          </w:r>
        </w:del>
      </w:moveTo>
      <w:moveToRangeEnd w:id="1213"/>
    </w:p>
    <w:p w14:paraId="33A37852" w14:textId="526392DF" w:rsidR="004A0712" w:rsidRPr="004F742A" w:rsidDel="005C7404" w:rsidRDefault="004240D8">
      <w:pPr>
        <w:spacing w:after="160" w:line="256" w:lineRule="auto"/>
        <w:jc w:val="both"/>
        <w:rPr>
          <w:del w:id="1217" w:author="Emeson Santos" w:date="2019-08-15T18:11:00Z"/>
          <w:rFonts w:eastAsia="Times New Roman" w:cs="Times New Roman"/>
          <w:b/>
          <w:sz w:val="28"/>
          <w:szCs w:val="28"/>
          <w:rPrChange w:id="1218" w:author="Emeson Santos" w:date="2019-08-23T10:24:00Z">
            <w:rPr>
              <w:del w:id="1219" w:author="Emeson Santos" w:date="2019-08-15T18:11:00Z"/>
              <w:rFonts w:eastAsia="Times New Roman" w:cs="Times New Roman"/>
              <w:b/>
              <w:color w:val="0070C0"/>
              <w:sz w:val="28"/>
              <w:szCs w:val="28"/>
            </w:rPr>
          </w:rPrChange>
        </w:rPr>
        <w:pPrChange w:id="1220" w:author="Emeson Santos" w:date="2019-08-19T08:51:00Z">
          <w:pPr>
            <w:spacing w:after="160" w:line="256" w:lineRule="auto"/>
            <w:ind w:left="360"/>
            <w:jc w:val="both"/>
          </w:pPr>
        </w:pPrChange>
      </w:pPr>
      <w:del w:id="1221" w:author="Emeson Santos" w:date="2019-08-15T18:11:00Z">
        <w:r w:rsidRPr="004F742A" w:rsidDel="005C7404">
          <w:rPr>
            <w:rFonts w:eastAsia="Times New Roman" w:cs="Times New Roman"/>
            <w:b/>
            <w:sz w:val="28"/>
            <w:szCs w:val="28"/>
            <w:rPrChange w:id="1222" w:author="Emeson Santos" w:date="2019-08-23T10:24:00Z">
              <w:rPr>
                <w:rFonts w:eastAsia="Times New Roman" w:cs="Times New Roman"/>
                <w:b/>
                <w:color w:val="0070C0"/>
                <w:sz w:val="28"/>
                <w:szCs w:val="28"/>
              </w:rPr>
            </w:rPrChange>
          </w:rPr>
          <w:delText>(obs: talvez os dividir em OBJETIVOS GERAIS E OBJETIVOS ESPECÍFICOS)</w:delText>
        </w:r>
      </w:del>
    </w:p>
    <w:p w14:paraId="214BB064" w14:textId="7A26047E" w:rsidR="004A0712" w:rsidRPr="004F742A" w:rsidRDefault="004240D8">
      <w:pPr>
        <w:pStyle w:val="Ttulo2"/>
        <w:rPr>
          <w:b/>
          <w:sz w:val="28"/>
          <w:szCs w:val="28"/>
          <w:rPrChange w:id="1223" w:author="Emeson Santos" w:date="2019-08-23T10:24:00Z">
            <w:rPr>
              <w:rFonts w:eastAsia="Times New Roman" w:cs="Times New Roman"/>
              <w:b/>
              <w:sz w:val="28"/>
              <w:szCs w:val="28"/>
            </w:rPr>
          </w:rPrChange>
        </w:rPr>
        <w:pPrChange w:id="1224" w:author="Emeson Santos" w:date="2019-08-23T09:06:00Z">
          <w:pPr>
            <w:spacing w:after="160" w:line="256" w:lineRule="auto"/>
            <w:ind w:left="440" w:hanging="440"/>
            <w:jc w:val="both"/>
          </w:pPr>
        </w:pPrChange>
      </w:pPr>
      <w:bookmarkStart w:id="1225" w:name="_Toc17446445"/>
      <w:r w:rsidRPr="004F742A">
        <w:rPr>
          <w:b/>
          <w:sz w:val="28"/>
          <w:szCs w:val="28"/>
          <w:rPrChange w:id="1226" w:author="Emeson Santos" w:date="2019-08-23T10:24:00Z">
            <w:rPr>
              <w:rFonts w:eastAsia="Times New Roman" w:cs="Times New Roman"/>
              <w:b/>
              <w:sz w:val="28"/>
              <w:szCs w:val="28"/>
            </w:rPr>
          </w:rPrChange>
        </w:rPr>
        <w:t>1.5.</w:t>
      </w:r>
      <w:r w:rsidRPr="004F742A">
        <w:rPr>
          <w:b/>
          <w:sz w:val="28"/>
          <w:szCs w:val="28"/>
          <w:rPrChange w:id="1227" w:author="Emeson Santos" w:date="2019-08-23T10:24:00Z">
            <w:rPr>
              <w:rFonts w:eastAsia="Times New Roman" w:cs="Times New Roman"/>
              <w:sz w:val="14"/>
              <w:szCs w:val="14"/>
            </w:rPr>
          </w:rPrChange>
        </w:rPr>
        <w:t xml:space="preserve"> </w:t>
      </w:r>
      <w:r w:rsidRPr="004F742A">
        <w:rPr>
          <w:b/>
          <w:sz w:val="28"/>
          <w:szCs w:val="28"/>
          <w:rPrChange w:id="1228" w:author="Emeson Santos" w:date="2019-08-23T10:24:00Z">
            <w:rPr>
              <w:rFonts w:eastAsia="Times New Roman" w:cs="Times New Roman"/>
              <w:b/>
              <w:sz w:val="28"/>
              <w:szCs w:val="28"/>
            </w:rPr>
          </w:rPrChange>
        </w:rPr>
        <w:t>CONTRIBUIÇÕES</w:t>
      </w:r>
      <w:bookmarkEnd w:id="1225"/>
    </w:p>
    <w:p w14:paraId="6BF08CE5" w14:textId="77777777" w:rsidR="00D5298A" w:rsidRPr="008F45D0" w:rsidRDefault="00D5298A">
      <w:pPr>
        <w:spacing w:after="160" w:line="254" w:lineRule="auto"/>
        <w:ind w:firstLine="720"/>
        <w:jc w:val="both"/>
        <w:rPr>
          <w:ins w:id="1229" w:author="Emeson Santos" w:date="2019-08-23T08:47:00Z"/>
          <w:rFonts w:eastAsia="Times New Roman" w:cs="Times New Roman"/>
        </w:rPr>
      </w:pPr>
      <w:ins w:id="1230" w:author="Emeson Santos" w:date="2019-08-23T08:47:00Z">
        <w:r w:rsidRPr="008F45D0">
          <w:rPr>
            <w:rFonts w:eastAsia="Times New Roman" w:cs="Times New Roman"/>
          </w:rPr>
          <w:t>O presente trabalho apresenta importantes contribuições. A principal contribuição foi a modelagens dos processos das chefias departamentais da ufs. Essas modelagens poderão ser utilizadas como um portfólio para que um novo chefe do departamento passo ter o conhecimento de como os processos funciona. Ao estender um projeto de pesquisa, o trabalho também contribui para uma melhor formação dos alunos em relação a trabalhos de pesquisa, condução de modelagem, análise e discussão do resultado dos processos.</w:t>
        </w:r>
      </w:ins>
    </w:p>
    <w:p w14:paraId="6FBAB48E" w14:textId="6C3486F3" w:rsidR="004A0712" w:rsidRPr="008F45D0" w:rsidDel="0099382E" w:rsidRDefault="00D5298A" w:rsidP="00D5298A">
      <w:pPr>
        <w:spacing w:after="160" w:line="256" w:lineRule="auto"/>
        <w:ind w:firstLine="720"/>
        <w:jc w:val="both"/>
        <w:rPr>
          <w:del w:id="1231" w:author="Emeson Santos" w:date="2019-08-23T08:47:00Z"/>
          <w:rFonts w:eastAsia="Times New Roman" w:cs="Times New Roman"/>
        </w:rPr>
      </w:pPr>
      <w:ins w:id="1232" w:author="Emeson Santos" w:date="2019-08-23T08:47:00Z">
        <w:r w:rsidRPr="008F45D0">
          <w:rPr>
            <w:rFonts w:eastAsia="Times New Roman" w:cs="Times New Roman"/>
          </w:rPr>
          <w:t xml:space="preserve">A criação de modelos dos processos impõe a necessidade do conhecimento sobre processo de negócio, modelagem de processo de negócio. com o decorrer do trabalho, os alunos passaram a conhecer profundamente as técnicas de modelagem. A atividade de fazer uma modelagem tem com necessidade o levantamento dos requisitos de negócio para construção das </w:t>
        </w:r>
        <w:r w:rsidRPr="008F45D0">
          <w:rPr>
            <w:rFonts w:eastAsia="Times New Roman" w:cs="Times New Roman"/>
          </w:rPr>
          <w:lastRenderedPageBreak/>
          <w:t>modelagens. Uma outra contribuição é o site que será utilizado por todos os departamentos da UFS onde o mesmo poderão ajustar as modelagens conforme seu departamento.</w:t>
        </w:r>
      </w:ins>
      <w:del w:id="1233" w:author="Emeson Santos" w:date="2019-08-23T08:47:00Z">
        <w:r w:rsidR="004240D8" w:rsidRPr="008F45D0" w:rsidDel="00D5298A">
          <w:rPr>
            <w:rFonts w:eastAsia="Times New Roman" w:cs="Times New Roman"/>
            <w:b/>
            <w:rPrChange w:id="1234" w:author="Emeson Santos" w:date="2019-08-23T09:00:00Z">
              <w:rPr>
                <w:rFonts w:eastAsia="Times New Roman" w:cs="Times New Roman"/>
                <w:b/>
                <w:color w:val="FF0000"/>
              </w:rPr>
            </w:rPrChange>
          </w:rPr>
          <w:delText>Aqui mostra em que o trabalho contribui (no nosso caso em que nosso trabalho contribui para o âmbito da UFS e part</w:delText>
        </w:r>
        <w:r w:rsidR="0097718D" w:rsidRPr="008F45D0" w:rsidDel="00D5298A">
          <w:rPr>
            <w:rFonts w:eastAsia="Times New Roman" w:cs="Times New Roman"/>
            <w:b/>
            <w:rPrChange w:id="1235" w:author="Emeson Santos" w:date="2019-08-23T09:00:00Z">
              <w:rPr>
                <w:rFonts w:eastAsia="Times New Roman" w:cs="Times New Roman"/>
                <w:b/>
                <w:color w:val="FF0000"/>
              </w:rPr>
            </w:rPrChange>
          </w:rPr>
          <w:delText>e</w:delText>
        </w:r>
        <w:r w:rsidR="004240D8" w:rsidRPr="008F45D0" w:rsidDel="00D5298A">
          <w:rPr>
            <w:rFonts w:eastAsia="Times New Roman" w:cs="Times New Roman"/>
            <w:b/>
            <w:rPrChange w:id="1236" w:author="Emeson Santos" w:date="2019-08-23T09:00:00Z">
              <w:rPr>
                <w:rFonts w:eastAsia="Times New Roman" w:cs="Times New Roman"/>
                <w:b/>
                <w:color w:val="FF0000"/>
              </w:rPr>
            </w:rPrChange>
          </w:rPr>
          <w:delText xml:space="preserve"> a sociedade)</w:delText>
        </w:r>
      </w:del>
    </w:p>
    <w:p w14:paraId="362A11D0" w14:textId="77777777" w:rsidR="0099382E" w:rsidRPr="008F45D0" w:rsidRDefault="0099382E">
      <w:pPr>
        <w:spacing w:after="160" w:line="256" w:lineRule="auto"/>
        <w:ind w:firstLine="720"/>
        <w:jc w:val="both"/>
        <w:rPr>
          <w:ins w:id="1237" w:author="Emeson Santos" w:date="2019-08-23T08:48:00Z"/>
          <w:rFonts w:eastAsia="Times New Roman" w:cs="Times New Roman"/>
          <w:b/>
          <w:rPrChange w:id="1238" w:author="Emeson Santos" w:date="2019-08-23T09:00:00Z">
            <w:rPr>
              <w:ins w:id="1239" w:author="Emeson Santos" w:date="2019-08-23T08:48:00Z"/>
              <w:rFonts w:eastAsia="Times New Roman" w:cs="Times New Roman"/>
              <w:b/>
              <w:color w:val="FF0000"/>
            </w:rPr>
          </w:rPrChange>
        </w:rPr>
        <w:pPrChange w:id="1240" w:author="Emeson Santos" w:date="2019-08-23T08:48:00Z">
          <w:pPr>
            <w:spacing w:after="160" w:line="256" w:lineRule="auto"/>
            <w:ind w:left="360"/>
            <w:jc w:val="both"/>
          </w:pPr>
        </w:pPrChange>
      </w:pPr>
    </w:p>
    <w:p w14:paraId="68ADAFAF" w14:textId="17EAB709" w:rsidR="004A0712" w:rsidRPr="004F742A" w:rsidDel="0099382E" w:rsidRDefault="004240D8">
      <w:pPr>
        <w:pStyle w:val="Ttulo2"/>
        <w:rPr>
          <w:del w:id="1241" w:author="Emeson Santos" w:date="2019-08-23T08:49:00Z"/>
          <w:b/>
          <w:bCs/>
          <w:sz w:val="28"/>
          <w:szCs w:val="28"/>
          <w:rPrChange w:id="1242" w:author="Emeson Santos" w:date="2019-08-23T10:24:00Z">
            <w:rPr>
              <w:del w:id="1243" w:author="Emeson Santos" w:date="2019-08-23T08:49:00Z"/>
              <w:rFonts w:eastAsia="Times New Roman" w:cs="Times New Roman"/>
              <w:b/>
              <w:sz w:val="28"/>
              <w:szCs w:val="28"/>
            </w:rPr>
          </w:rPrChange>
        </w:rPr>
        <w:pPrChange w:id="1244" w:author="Emeson Santos" w:date="2019-08-23T09:07:00Z">
          <w:pPr>
            <w:spacing w:after="160" w:line="256" w:lineRule="auto"/>
            <w:ind w:left="440" w:hanging="440"/>
            <w:jc w:val="both"/>
          </w:pPr>
        </w:pPrChange>
      </w:pPr>
      <w:bookmarkStart w:id="1245" w:name="_Toc17446446"/>
      <w:r w:rsidRPr="004F742A">
        <w:rPr>
          <w:b/>
          <w:bCs/>
          <w:sz w:val="28"/>
          <w:szCs w:val="28"/>
          <w:rPrChange w:id="1246" w:author="Emeson Santos" w:date="2019-08-23T10:24:00Z">
            <w:rPr>
              <w:rFonts w:eastAsia="Times New Roman" w:cs="Times New Roman"/>
              <w:b/>
              <w:sz w:val="28"/>
              <w:szCs w:val="28"/>
            </w:rPr>
          </w:rPrChange>
        </w:rPr>
        <w:t>1.6.</w:t>
      </w:r>
      <w:r w:rsidRPr="004F742A">
        <w:rPr>
          <w:b/>
          <w:bCs/>
          <w:sz w:val="12"/>
          <w:szCs w:val="12"/>
          <w:rPrChange w:id="1247" w:author="Emeson Santos" w:date="2019-08-23T10:24:00Z">
            <w:rPr>
              <w:rFonts w:eastAsia="Times New Roman" w:cs="Times New Roman"/>
              <w:sz w:val="14"/>
              <w:szCs w:val="14"/>
            </w:rPr>
          </w:rPrChange>
        </w:rPr>
        <w:t xml:space="preserve"> </w:t>
      </w:r>
      <w:r w:rsidRPr="004F742A">
        <w:rPr>
          <w:b/>
          <w:bCs/>
          <w:sz w:val="28"/>
          <w:szCs w:val="28"/>
          <w:rPrChange w:id="1248" w:author="Emeson Santos" w:date="2019-08-23T10:24:00Z">
            <w:rPr>
              <w:rFonts w:eastAsia="Times New Roman" w:cs="Times New Roman"/>
              <w:b/>
              <w:sz w:val="28"/>
              <w:szCs w:val="28"/>
            </w:rPr>
          </w:rPrChange>
        </w:rPr>
        <w:t>METODOLOGIA</w:t>
      </w:r>
      <w:bookmarkEnd w:id="1245"/>
    </w:p>
    <w:p w14:paraId="6A39AF67" w14:textId="561988AE" w:rsidR="004A0712" w:rsidRPr="008F45D0" w:rsidDel="0099382E" w:rsidRDefault="004240D8">
      <w:pPr>
        <w:pStyle w:val="Ttulo2"/>
        <w:rPr>
          <w:del w:id="1249" w:author="Emeson Santos" w:date="2019-08-23T08:49:00Z"/>
          <w:rPrChange w:id="1250" w:author="Emeson Santos" w:date="2019-08-23T09:00:00Z">
            <w:rPr>
              <w:del w:id="1251" w:author="Emeson Santos" w:date="2019-08-23T08:49:00Z"/>
              <w:rFonts w:eastAsia="Times New Roman" w:cs="Times New Roman"/>
              <w:b/>
              <w:color w:val="FF0000"/>
            </w:rPr>
          </w:rPrChange>
        </w:rPr>
        <w:pPrChange w:id="1252" w:author="Emeson Santos" w:date="2019-08-23T09:07:00Z">
          <w:pPr>
            <w:spacing w:after="160" w:line="256" w:lineRule="auto"/>
            <w:jc w:val="both"/>
          </w:pPr>
        </w:pPrChange>
      </w:pPr>
      <w:del w:id="1253" w:author="Emeson Santos" w:date="2019-08-23T08:49:00Z">
        <w:r w:rsidRPr="008F45D0" w:rsidDel="0099382E">
          <w:rPr>
            <w:rPrChange w:id="1254" w:author="Emeson Santos" w:date="2019-08-23T09:00:00Z">
              <w:rPr>
                <w:rFonts w:eastAsia="Times New Roman" w:cs="Times New Roman"/>
                <w:b/>
                <w:color w:val="FF0000"/>
              </w:rPr>
            </w:rPrChange>
          </w:rPr>
          <w:delText>Escrever um breve resumo (de forma geral) citando cada capitulo do trabalho.</w:delText>
        </w:r>
      </w:del>
    </w:p>
    <w:p w14:paraId="420AF2A9" w14:textId="4C4E0422" w:rsidR="004A0712" w:rsidRPr="008F45D0" w:rsidDel="00ED42D7" w:rsidRDefault="004240D8">
      <w:pPr>
        <w:pStyle w:val="Ttulo2"/>
        <w:rPr>
          <w:moveFrom w:id="1255" w:author="Emeson Santos" w:date="2019-08-19T08:50:00Z"/>
          <w:highlight w:val="yellow"/>
          <w:rPrChange w:id="1256" w:author="Emeson Santos" w:date="2019-08-23T09:00:00Z">
            <w:rPr>
              <w:moveFrom w:id="1257" w:author="Emeson Santos" w:date="2019-08-19T08:50:00Z"/>
              <w:rFonts w:eastAsia="Times New Roman" w:cs="Times New Roman"/>
              <w:b/>
              <w:color w:val="FF0000"/>
              <w:highlight w:val="yellow"/>
            </w:rPr>
          </w:rPrChange>
        </w:rPr>
        <w:pPrChange w:id="1258" w:author="Emeson Santos" w:date="2019-08-23T09:07:00Z">
          <w:pPr>
            <w:spacing w:after="160" w:line="256" w:lineRule="auto"/>
            <w:jc w:val="both"/>
          </w:pPr>
        </w:pPrChange>
      </w:pPr>
      <w:moveFromRangeStart w:id="1259" w:author="Emeson Santos" w:date="2019-08-19T08:50:00Z" w:name="move17097016"/>
      <w:moveFrom w:id="1260" w:author="Emeson Santos" w:date="2019-08-19T08:50:00Z">
        <w:r w:rsidRPr="008F45D0" w:rsidDel="007B719C">
          <w:rPr>
            <w:highlight w:val="yellow"/>
            <w:rPrChange w:id="1261" w:author="Emeson Santos" w:date="2019-08-23T09:00:00Z">
              <w:rPr>
                <w:rFonts w:eastAsia="Times New Roman" w:cs="Times New Roman"/>
                <w:b/>
                <w:color w:val="FF0000"/>
                <w:highlight w:val="yellow"/>
              </w:rPr>
            </w:rPrChange>
          </w:rPr>
          <w:t>Os objetivos da pesquisa foram obtidos seguindo uma metodologia que compreende estudo, o desenvolvimento prático e teórico da abordagem proposta e exemplos de modelos de processos de negócio. A metodologia inclui as seguintes atividades:</w:t>
        </w:r>
      </w:moveFrom>
    </w:p>
    <w:moveFromRangeEnd w:id="1259"/>
    <w:p w14:paraId="0CA7E028" w14:textId="3D17F013" w:rsidR="00B974BF" w:rsidRPr="008F45D0" w:rsidRDefault="00B974BF">
      <w:pPr>
        <w:pStyle w:val="Ttulo2"/>
        <w:rPr>
          <w:highlight w:val="yellow"/>
          <w:rPrChange w:id="1262" w:author="Emeson Santos" w:date="2019-08-23T09:00:00Z">
            <w:rPr>
              <w:rFonts w:eastAsia="Times New Roman" w:cs="Times New Roman"/>
              <w:b/>
              <w:highlight w:val="yellow"/>
            </w:rPr>
          </w:rPrChange>
        </w:rPr>
        <w:pPrChange w:id="1263" w:author="Emeson Santos" w:date="2019-08-23T09:07:00Z">
          <w:pPr>
            <w:spacing w:after="160" w:line="256" w:lineRule="auto"/>
            <w:jc w:val="both"/>
          </w:pPr>
        </w:pPrChange>
      </w:pPr>
    </w:p>
    <w:p w14:paraId="2C8A3981" w14:textId="6C03EB94" w:rsidR="00B974BF" w:rsidRPr="008F45D0" w:rsidDel="0099382E" w:rsidRDefault="00B2635D" w:rsidP="002D4373">
      <w:pPr>
        <w:spacing w:after="160" w:line="256" w:lineRule="auto"/>
        <w:ind w:firstLine="720"/>
        <w:jc w:val="both"/>
        <w:rPr>
          <w:del w:id="1264" w:author="Emeson Santos" w:date="2019-08-23T08:50:00Z"/>
          <w:rFonts w:eastAsia="Times New Roman" w:cs="Times New Roman"/>
          <w:bCs/>
        </w:rPr>
      </w:pPr>
      <w:del w:id="1265" w:author="Emeson Santos" w:date="2019-08-15T23:15:00Z">
        <w:r w:rsidRPr="008F45D0" w:rsidDel="00075A6D">
          <w:rPr>
            <w:rFonts w:eastAsia="Times New Roman" w:cs="Times New Roman"/>
            <w:bCs/>
          </w:rPr>
          <w:delText xml:space="preserve">Será utilizado uma </w:delText>
        </w:r>
      </w:del>
      <w:del w:id="1266" w:author="Emeson Santos" w:date="2019-08-23T08:50:00Z">
        <w:r w:rsidRPr="008F45D0" w:rsidDel="0099382E">
          <w:rPr>
            <w:rFonts w:eastAsia="Times New Roman" w:cs="Times New Roman"/>
            <w:bCs/>
          </w:rPr>
          <w:delText>aborda</w:delText>
        </w:r>
      </w:del>
      <w:del w:id="1267" w:author="Emeson Santos" w:date="2019-08-15T23:15:00Z">
        <w:r w:rsidRPr="008F45D0" w:rsidDel="00075A6D">
          <w:rPr>
            <w:rFonts w:eastAsia="Times New Roman" w:cs="Times New Roman"/>
            <w:bCs/>
          </w:rPr>
          <w:delText>gem</w:delText>
        </w:r>
      </w:del>
      <w:del w:id="1268" w:author="Emeson Santos" w:date="2019-08-23T08:50:00Z">
        <w:r w:rsidRPr="008F45D0" w:rsidDel="0099382E">
          <w:rPr>
            <w:rFonts w:eastAsia="Times New Roman" w:cs="Times New Roman"/>
            <w:bCs/>
          </w:rPr>
          <w:delText xml:space="preserve"> </w:delText>
        </w:r>
      </w:del>
      <w:del w:id="1269" w:author="Emeson Santos" w:date="2019-08-15T23:17:00Z">
        <w:r w:rsidRPr="008F45D0" w:rsidDel="00075A6D">
          <w:rPr>
            <w:rFonts w:eastAsia="Times New Roman" w:cs="Times New Roman"/>
            <w:bCs/>
          </w:rPr>
          <w:delText>de</w:delText>
        </w:r>
      </w:del>
      <w:del w:id="1270" w:author="Emeson Santos" w:date="2019-08-23T08:50:00Z">
        <w:r w:rsidRPr="008F45D0" w:rsidDel="0099382E">
          <w:rPr>
            <w:rFonts w:eastAsia="Times New Roman" w:cs="Times New Roman"/>
            <w:bCs/>
          </w:rPr>
          <w:delText xml:space="preserve"> modelagem de processos de negócio (BPM) para os processos das chefias departamentais da universidade federal de Sergipe, utilizando a notação BPMN que será discutido na seção </w:delText>
        </w:r>
        <w:r w:rsidR="00BE5D2A" w:rsidRPr="008F45D0" w:rsidDel="0099382E">
          <w:rPr>
            <w:rFonts w:eastAsia="Times New Roman" w:cs="Times New Roman"/>
            <w:b/>
            <w:rPrChange w:id="1271" w:author="Emeson Santos" w:date="2019-08-23T09:00:00Z">
              <w:rPr>
                <w:rFonts w:eastAsia="Times New Roman" w:cs="Times New Roman"/>
                <w:b/>
                <w:color w:val="000000" w:themeColor="text1"/>
              </w:rPr>
            </w:rPrChange>
          </w:rPr>
          <w:delText xml:space="preserve">2.2. do capitulo </w:delText>
        </w:r>
        <w:r w:rsidR="00CC784B" w:rsidRPr="008F45D0" w:rsidDel="0099382E">
          <w:rPr>
            <w:rFonts w:eastAsia="Times New Roman" w:cs="Times New Roman"/>
            <w:b/>
            <w:rPrChange w:id="1272" w:author="Emeson Santos" w:date="2019-08-23T09:00:00Z">
              <w:rPr>
                <w:rFonts w:eastAsia="Times New Roman" w:cs="Times New Roman"/>
                <w:b/>
                <w:color w:val="000000" w:themeColor="text1"/>
              </w:rPr>
            </w:rPrChange>
          </w:rPr>
          <w:delText>2,</w:delText>
        </w:r>
        <w:r w:rsidR="00CC784B" w:rsidRPr="008F45D0" w:rsidDel="0099382E">
          <w:rPr>
            <w:rFonts w:eastAsia="Times New Roman" w:cs="Times New Roman"/>
            <w:bCs/>
            <w:rPrChange w:id="1273" w:author="Emeson Santos" w:date="2019-08-23T09:00:00Z">
              <w:rPr>
                <w:rFonts w:eastAsia="Times New Roman" w:cs="Times New Roman"/>
                <w:bCs/>
                <w:color w:val="000000" w:themeColor="text1"/>
              </w:rPr>
            </w:rPrChange>
          </w:rPr>
          <w:delText xml:space="preserve"> para</w:delText>
        </w:r>
        <w:r w:rsidR="002F05DD" w:rsidRPr="008F45D0" w:rsidDel="0099382E">
          <w:rPr>
            <w:rFonts w:eastAsia="Times New Roman" w:cs="Times New Roman"/>
            <w:bCs/>
          </w:rPr>
          <w:delText xml:space="preserve"> atender os objetivos apresentados </w:delText>
        </w:r>
        <w:r w:rsidR="00BE5D2A" w:rsidRPr="008F45D0" w:rsidDel="0099382E">
          <w:rPr>
            <w:rFonts w:eastAsia="Times New Roman" w:cs="Times New Roman"/>
            <w:bCs/>
          </w:rPr>
          <w:delText>da</w:delText>
        </w:r>
        <w:r w:rsidR="002F05DD" w:rsidRPr="008F45D0" w:rsidDel="0099382E">
          <w:rPr>
            <w:rFonts w:eastAsia="Times New Roman" w:cs="Times New Roman"/>
            <w:bCs/>
          </w:rPr>
          <w:delText xml:space="preserve"> seção </w:delText>
        </w:r>
        <w:r w:rsidR="00BE5D2A" w:rsidRPr="008F45D0" w:rsidDel="0099382E">
          <w:rPr>
            <w:rFonts w:eastAsia="Times New Roman" w:cs="Times New Roman"/>
            <w:bCs/>
          </w:rPr>
          <w:delText>1.4 do capitulo um</w:delText>
        </w:r>
        <w:r w:rsidR="001B5205" w:rsidRPr="008F45D0" w:rsidDel="0099382E">
          <w:rPr>
            <w:rFonts w:eastAsia="Times New Roman" w:cs="Times New Roman"/>
            <w:bCs/>
          </w:rPr>
          <w:delText>.</w:delText>
        </w:r>
        <w:r w:rsidR="00B974BF" w:rsidRPr="008F45D0" w:rsidDel="0099382E">
          <w:rPr>
            <w:rFonts w:eastAsia="Times New Roman" w:cs="Times New Roman"/>
            <w:rPrChange w:id="1274" w:author="Emeson Santos" w:date="2019-08-23T09:00:00Z">
              <w:rPr>
                <w:rFonts w:eastAsia="Times New Roman" w:cs="Times New Roman"/>
                <w:color w:val="000000"/>
              </w:rPr>
            </w:rPrChange>
          </w:rPr>
          <w:delText>  </w:delText>
        </w:r>
      </w:del>
    </w:p>
    <w:p w14:paraId="4DCCCF06" w14:textId="3440459F" w:rsidR="00B974BF" w:rsidRPr="008F45D0" w:rsidDel="0099382E" w:rsidRDefault="00B974BF" w:rsidP="00B974BF">
      <w:pPr>
        <w:spacing w:line="240" w:lineRule="auto"/>
        <w:ind w:firstLine="360"/>
        <w:jc w:val="both"/>
        <w:rPr>
          <w:del w:id="1275" w:author="Emeson Santos" w:date="2019-08-23T08:50:00Z"/>
          <w:rFonts w:eastAsia="Times New Roman" w:cs="Times New Roman"/>
          <w:sz w:val="28"/>
          <w:szCs w:val="28"/>
          <w:rPrChange w:id="1276" w:author="Emeson Santos" w:date="2019-08-23T09:00:00Z">
            <w:rPr>
              <w:del w:id="1277" w:author="Emeson Santos" w:date="2019-08-23T08:50:00Z"/>
              <w:rFonts w:eastAsia="Times New Roman" w:cs="Times New Roman"/>
            </w:rPr>
          </w:rPrChange>
        </w:rPr>
      </w:pPr>
      <w:del w:id="1278" w:author="Emeson Santos" w:date="2019-08-23T08:50:00Z">
        <w:r w:rsidRPr="008F45D0" w:rsidDel="0099382E">
          <w:rPr>
            <w:rFonts w:eastAsia="Times New Roman" w:cs="Times New Roman"/>
            <w:rPrChange w:id="1279" w:author="Emeson Santos" w:date="2019-08-23T09:00:00Z">
              <w:rPr>
                <w:rFonts w:eastAsia="Times New Roman" w:cs="Times New Roman"/>
                <w:color w:val="000000"/>
              </w:rPr>
            </w:rPrChange>
          </w:rPr>
          <w:delText>Por exemplo:</w:delText>
        </w:r>
      </w:del>
    </w:p>
    <w:p w14:paraId="452EE5C2" w14:textId="17A0B011" w:rsidR="00B974BF" w:rsidRPr="008F45D0" w:rsidDel="0099382E" w:rsidRDefault="00B974BF" w:rsidP="00B974BF">
      <w:pPr>
        <w:spacing w:line="240" w:lineRule="auto"/>
        <w:ind w:firstLine="720"/>
        <w:jc w:val="both"/>
        <w:rPr>
          <w:del w:id="1280" w:author="Emeson Santos" w:date="2019-08-23T08:50:00Z"/>
          <w:rFonts w:eastAsia="Times New Roman" w:cs="Times New Roman"/>
          <w:sz w:val="28"/>
          <w:szCs w:val="28"/>
          <w:rPrChange w:id="1281" w:author="Emeson Santos" w:date="2019-08-23T09:00:00Z">
            <w:rPr>
              <w:del w:id="1282" w:author="Emeson Santos" w:date="2019-08-23T08:50:00Z"/>
              <w:rFonts w:eastAsia="Times New Roman" w:cs="Times New Roman"/>
            </w:rPr>
          </w:rPrChange>
        </w:rPr>
      </w:pPr>
      <w:del w:id="1283" w:author="Emeson Santos" w:date="2019-08-23T08:50:00Z">
        <w:r w:rsidRPr="008F45D0" w:rsidDel="0099382E">
          <w:rPr>
            <w:rFonts w:eastAsia="Times New Roman" w:cs="Times New Roman"/>
            <w:rPrChange w:id="1284" w:author="Emeson Santos" w:date="2019-08-23T09:00:00Z">
              <w:rPr>
                <w:rFonts w:eastAsia="Times New Roman" w:cs="Times New Roman"/>
                <w:color w:val="000000"/>
              </w:rPr>
            </w:rPrChange>
          </w:rPr>
          <w:delText>Neste trabalho será falado sobre o problema de modelagem dos processos das chefias dos departamentos da universidade federal de sergipe. e dentre as possíveis soluções achadas para resolver o problema citado estão:  1° solução (...), 2° solução (...) e 3° solução (...), nós adotamos para este trabalho a solução (1° solução (...), ou a 2° solução (...) ou a 3° solução (...)) por causa (disso..., aquilo... e tal coisa...).</w:delText>
        </w:r>
      </w:del>
    </w:p>
    <w:p w14:paraId="33310F61" w14:textId="314C550A" w:rsidR="00B974BF" w:rsidRPr="008F45D0" w:rsidDel="0099382E" w:rsidRDefault="00B974BF" w:rsidP="00B974BF">
      <w:pPr>
        <w:spacing w:line="240" w:lineRule="auto"/>
        <w:ind w:firstLine="720"/>
        <w:jc w:val="both"/>
        <w:rPr>
          <w:del w:id="1285" w:author="Emeson Santos" w:date="2019-08-23T08:50:00Z"/>
          <w:rFonts w:eastAsia="Times New Roman" w:cs="Times New Roman"/>
          <w:sz w:val="28"/>
          <w:szCs w:val="28"/>
          <w:rPrChange w:id="1286" w:author="Emeson Santos" w:date="2019-08-23T09:00:00Z">
            <w:rPr>
              <w:del w:id="1287" w:author="Emeson Santos" w:date="2019-08-23T08:50:00Z"/>
              <w:rFonts w:eastAsia="Times New Roman" w:cs="Times New Roman"/>
            </w:rPr>
          </w:rPrChange>
        </w:rPr>
      </w:pPr>
      <w:del w:id="1288" w:author="Emeson Santos" w:date="2019-08-23T08:50:00Z">
        <w:r w:rsidRPr="008F45D0" w:rsidDel="0099382E">
          <w:rPr>
            <w:rFonts w:eastAsia="Times New Roman" w:cs="Times New Roman"/>
            <w:rPrChange w:id="1289" w:author="Emeson Santos" w:date="2019-08-23T09:00:00Z">
              <w:rPr>
                <w:rFonts w:eastAsia="Times New Roman" w:cs="Times New Roman"/>
                <w:color w:val="000000"/>
              </w:rPr>
            </w:rPrChange>
          </w:rPr>
          <w:delText>O trabalho foi dividido em (x) passos:</w:delText>
        </w:r>
      </w:del>
    </w:p>
    <w:p w14:paraId="7C27D626" w14:textId="5AA74E5D" w:rsidR="00B974BF" w:rsidRPr="008F45D0" w:rsidDel="0099382E" w:rsidRDefault="00B974BF" w:rsidP="00B974BF">
      <w:pPr>
        <w:spacing w:line="240" w:lineRule="auto"/>
        <w:ind w:firstLine="720"/>
        <w:jc w:val="both"/>
        <w:rPr>
          <w:del w:id="1290" w:author="Emeson Santos" w:date="2019-08-23T08:50:00Z"/>
          <w:rFonts w:eastAsia="Times New Roman" w:cs="Times New Roman"/>
          <w:sz w:val="28"/>
          <w:szCs w:val="28"/>
          <w:rPrChange w:id="1291" w:author="Emeson Santos" w:date="2019-08-23T09:00:00Z">
            <w:rPr>
              <w:del w:id="1292" w:author="Emeson Santos" w:date="2019-08-23T08:50:00Z"/>
              <w:rFonts w:eastAsia="Times New Roman" w:cs="Times New Roman"/>
            </w:rPr>
          </w:rPrChange>
        </w:rPr>
      </w:pPr>
      <w:del w:id="1293" w:author="Emeson Santos" w:date="2019-08-23T08:50:00Z">
        <w:r w:rsidRPr="008F45D0" w:rsidDel="0099382E">
          <w:rPr>
            <w:rFonts w:eastAsia="Times New Roman" w:cs="Times New Roman"/>
            <w:rPrChange w:id="1294" w:author="Emeson Santos" w:date="2019-08-23T09:00:00Z">
              <w:rPr>
                <w:rFonts w:eastAsia="Times New Roman" w:cs="Times New Roman"/>
                <w:color w:val="000000"/>
              </w:rPr>
            </w:rPrChange>
          </w:rPr>
          <w:delText>Para executar o primeiro passo foi feito isso... (... ex: foi feito pesquisas sobre trabalhos relacionados com modelagem de processo).</w:delText>
        </w:r>
      </w:del>
    </w:p>
    <w:p w14:paraId="1F4F6ECF" w14:textId="513513F8" w:rsidR="00B974BF" w:rsidRPr="008F45D0" w:rsidDel="0099382E" w:rsidRDefault="00B974BF" w:rsidP="00B974BF">
      <w:pPr>
        <w:spacing w:line="240" w:lineRule="auto"/>
        <w:ind w:firstLine="720"/>
        <w:jc w:val="both"/>
        <w:rPr>
          <w:del w:id="1295" w:author="Emeson Santos" w:date="2019-08-23T08:50:00Z"/>
          <w:rFonts w:eastAsia="Times New Roman" w:cs="Times New Roman"/>
          <w:sz w:val="28"/>
          <w:szCs w:val="28"/>
          <w:rPrChange w:id="1296" w:author="Emeson Santos" w:date="2019-08-23T09:00:00Z">
            <w:rPr>
              <w:del w:id="1297" w:author="Emeson Santos" w:date="2019-08-23T08:50:00Z"/>
              <w:rFonts w:eastAsia="Times New Roman" w:cs="Times New Roman"/>
            </w:rPr>
          </w:rPrChange>
        </w:rPr>
      </w:pPr>
      <w:del w:id="1298" w:author="Emeson Santos" w:date="2019-08-23T08:50:00Z">
        <w:r w:rsidRPr="008F45D0" w:rsidDel="0099382E">
          <w:rPr>
            <w:rFonts w:eastAsia="Times New Roman" w:cs="Times New Roman"/>
            <w:rPrChange w:id="1299" w:author="Emeson Santos" w:date="2019-08-23T09:00:00Z">
              <w:rPr>
                <w:rFonts w:eastAsia="Times New Roman" w:cs="Times New Roman"/>
                <w:color w:val="000000"/>
              </w:rPr>
            </w:rPrChange>
          </w:rPr>
          <w:delText>Para executar o segundo passo foi feito isso... (... ex: foi feito definição dos tópicos a serem falados ).</w:delText>
        </w:r>
      </w:del>
    </w:p>
    <w:p w14:paraId="455AD08B" w14:textId="4BB647DF" w:rsidR="00B974BF" w:rsidRPr="008F45D0" w:rsidDel="0099382E" w:rsidRDefault="00B974BF" w:rsidP="00B974BF">
      <w:pPr>
        <w:spacing w:line="240" w:lineRule="auto"/>
        <w:ind w:firstLine="720"/>
        <w:jc w:val="both"/>
        <w:rPr>
          <w:del w:id="1300" w:author="Emeson Santos" w:date="2019-08-23T08:50:00Z"/>
          <w:rFonts w:eastAsia="Times New Roman" w:cs="Times New Roman"/>
          <w:sz w:val="28"/>
          <w:szCs w:val="28"/>
          <w:rPrChange w:id="1301" w:author="Emeson Santos" w:date="2019-08-23T09:00:00Z">
            <w:rPr>
              <w:del w:id="1302" w:author="Emeson Santos" w:date="2019-08-23T08:50:00Z"/>
              <w:rFonts w:eastAsia="Times New Roman" w:cs="Times New Roman"/>
            </w:rPr>
          </w:rPrChange>
        </w:rPr>
      </w:pPr>
      <w:del w:id="1303" w:author="Emeson Santos" w:date="2019-08-23T08:50:00Z">
        <w:r w:rsidRPr="008F45D0" w:rsidDel="0099382E">
          <w:rPr>
            <w:rFonts w:eastAsia="Times New Roman" w:cs="Times New Roman"/>
            <w:rPrChange w:id="1304" w:author="Emeson Santos" w:date="2019-08-23T09:00:00Z">
              <w:rPr>
                <w:rFonts w:eastAsia="Times New Roman" w:cs="Times New Roman"/>
                <w:color w:val="000000"/>
              </w:rPr>
            </w:rPrChange>
          </w:rPr>
          <w:delText>Para executar o terceiro passo foi feito isso... (... ex: foi feito entrevistas para coleta de informações sobre os processos atuais dos departamentos da UFS – Campus Itabaiana, pra servir como base para a modelagem dos processos).</w:delText>
        </w:r>
      </w:del>
    </w:p>
    <w:p w14:paraId="47FF3A10" w14:textId="071AD2CA" w:rsidR="00B974BF" w:rsidRPr="008F45D0" w:rsidDel="0099382E" w:rsidRDefault="00B974BF" w:rsidP="00B974BF">
      <w:pPr>
        <w:spacing w:line="240" w:lineRule="auto"/>
        <w:ind w:firstLine="720"/>
        <w:jc w:val="both"/>
        <w:rPr>
          <w:del w:id="1305" w:author="Emeson Santos" w:date="2019-08-23T08:50:00Z"/>
          <w:rFonts w:eastAsia="Times New Roman" w:cs="Times New Roman"/>
          <w:sz w:val="28"/>
          <w:szCs w:val="28"/>
          <w:rPrChange w:id="1306" w:author="Emeson Santos" w:date="2019-08-23T09:00:00Z">
            <w:rPr>
              <w:del w:id="1307" w:author="Emeson Santos" w:date="2019-08-23T08:50:00Z"/>
              <w:rFonts w:eastAsia="Times New Roman" w:cs="Times New Roman"/>
            </w:rPr>
          </w:rPrChange>
        </w:rPr>
      </w:pPr>
      <w:del w:id="1308" w:author="Emeson Santos" w:date="2019-08-23T08:50:00Z">
        <w:r w:rsidRPr="008F45D0" w:rsidDel="0099382E">
          <w:rPr>
            <w:rFonts w:eastAsia="Times New Roman" w:cs="Times New Roman"/>
            <w:rPrChange w:id="1309" w:author="Emeson Santos" w:date="2019-08-23T09:00:00Z">
              <w:rPr>
                <w:rFonts w:eastAsia="Times New Roman" w:cs="Times New Roman"/>
                <w:color w:val="000000"/>
              </w:rPr>
            </w:rPrChange>
          </w:rPr>
          <w:delText>Para executar o quarto passo foi feito isso... (... ex: foi feito um template de um questionário definido para fazer as entrevistas nos departamentos da UFS – Campus Itabaiana).</w:delText>
        </w:r>
      </w:del>
    </w:p>
    <w:p w14:paraId="2563624A" w14:textId="19F846C3" w:rsidR="00B974BF" w:rsidRPr="008F45D0" w:rsidDel="0099382E" w:rsidRDefault="00B974BF" w:rsidP="00B974BF">
      <w:pPr>
        <w:spacing w:line="240" w:lineRule="auto"/>
        <w:ind w:firstLine="720"/>
        <w:jc w:val="both"/>
        <w:rPr>
          <w:del w:id="1310" w:author="Emeson Santos" w:date="2019-08-23T08:50:00Z"/>
          <w:rFonts w:eastAsia="Times New Roman" w:cs="Times New Roman"/>
          <w:sz w:val="28"/>
          <w:szCs w:val="28"/>
          <w:rPrChange w:id="1311" w:author="Emeson Santos" w:date="2019-08-23T09:00:00Z">
            <w:rPr>
              <w:del w:id="1312" w:author="Emeson Santos" w:date="2019-08-23T08:50:00Z"/>
              <w:rFonts w:eastAsia="Times New Roman" w:cs="Times New Roman"/>
            </w:rPr>
          </w:rPrChange>
        </w:rPr>
      </w:pPr>
      <w:del w:id="1313" w:author="Emeson Santos" w:date="2019-08-23T08:50:00Z">
        <w:r w:rsidRPr="008F45D0" w:rsidDel="0099382E">
          <w:rPr>
            <w:rFonts w:eastAsia="Times New Roman" w:cs="Times New Roman"/>
            <w:rPrChange w:id="1314" w:author="Emeson Santos" w:date="2019-08-23T09:00:00Z">
              <w:rPr>
                <w:rFonts w:eastAsia="Times New Roman" w:cs="Times New Roman"/>
                <w:color w:val="000000"/>
              </w:rPr>
            </w:rPrChange>
          </w:rPr>
          <w:delText>Para executar o quinto passo foi feito isso... (... ex: foi feito detalhamento dos processos das chefias dos departamentos da UFS – Campus Itabaiana).</w:delText>
        </w:r>
      </w:del>
    </w:p>
    <w:p w14:paraId="70BE68A0" w14:textId="51EDC238" w:rsidR="00B974BF" w:rsidRPr="008F45D0" w:rsidDel="0099382E" w:rsidRDefault="00B974BF" w:rsidP="00B974BF">
      <w:pPr>
        <w:spacing w:line="240" w:lineRule="auto"/>
        <w:ind w:firstLine="720"/>
        <w:jc w:val="both"/>
        <w:rPr>
          <w:del w:id="1315" w:author="Emeson Santos" w:date="2019-08-23T08:50:00Z"/>
          <w:rFonts w:eastAsia="Times New Roman" w:cs="Times New Roman"/>
          <w:sz w:val="28"/>
          <w:szCs w:val="28"/>
          <w:rPrChange w:id="1316" w:author="Emeson Santos" w:date="2019-08-23T09:00:00Z">
            <w:rPr>
              <w:del w:id="1317" w:author="Emeson Santos" w:date="2019-08-23T08:50:00Z"/>
              <w:rFonts w:eastAsia="Times New Roman" w:cs="Times New Roman"/>
            </w:rPr>
          </w:rPrChange>
        </w:rPr>
      </w:pPr>
      <w:del w:id="1318" w:author="Emeson Santos" w:date="2019-08-23T08:50:00Z">
        <w:r w:rsidRPr="008F45D0" w:rsidDel="0099382E">
          <w:rPr>
            <w:rFonts w:eastAsia="Times New Roman" w:cs="Times New Roman"/>
            <w:rPrChange w:id="1319" w:author="Emeson Santos" w:date="2019-08-23T09:00:00Z">
              <w:rPr>
                <w:rFonts w:eastAsia="Times New Roman" w:cs="Times New Roman"/>
                <w:color w:val="000000"/>
              </w:rPr>
            </w:rPrChange>
          </w:rPr>
          <w:delText>Para executar o sexto passo foi feito isso... (... ex: foi falado sobre o modelo BPM).</w:delText>
        </w:r>
      </w:del>
    </w:p>
    <w:p w14:paraId="53C0C7B9" w14:textId="3411A74C" w:rsidR="00B974BF" w:rsidRPr="008F45D0" w:rsidDel="0099382E" w:rsidRDefault="00B974BF" w:rsidP="00B974BF">
      <w:pPr>
        <w:spacing w:line="240" w:lineRule="auto"/>
        <w:ind w:firstLine="720"/>
        <w:jc w:val="both"/>
        <w:rPr>
          <w:del w:id="1320" w:author="Emeson Santos" w:date="2019-08-23T08:50:00Z"/>
          <w:rFonts w:eastAsia="Times New Roman" w:cs="Times New Roman"/>
          <w:sz w:val="28"/>
          <w:szCs w:val="28"/>
          <w:rPrChange w:id="1321" w:author="Emeson Santos" w:date="2019-08-23T09:00:00Z">
            <w:rPr>
              <w:del w:id="1322" w:author="Emeson Santos" w:date="2019-08-23T08:50:00Z"/>
              <w:rFonts w:eastAsia="Times New Roman" w:cs="Times New Roman"/>
            </w:rPr>
          </w:rPrChange>
        </w:rPr>
      </w:pPr>
      <w:del w:id="1323" w:author="Emeson Santos" w:date="2019-08-23T08:50:00Z">
        <w:r w:rsidRPr="008F45D0" w:rsidDel="0099382E">
          <w:rPr>
            <w:rFonts w:eastAsia="Times New Roman" w:cs="Times New Roman"/>
            <w:rPrChange w:id="1324" w:author="Emeson Santos" w:date="2019-08-23T09:00:00Z">
              <w:rPr>
                <w:rFonts w:eastAsia="Times New Roman" w:cs="Times New Roman"/>
                <w:color w:val="000000"/>
              </w:rPr>
            </w:rPrChange>
          </w:rPr>
          <w:delText>Para executar o sétimo passo foi feito isso... (... ex: foi falado sobre a ferramenta BPMN ).</w:delText>
        </w:r>
      </w:del>
    </w:p>
    <w:p w14:paraId="25BAD8F4" w14:textId="0E13219C" w:rsidR="00B974BF" w:rsidRPr="008F45D0" w:rsidDel="0099382E" w:rsidRDefault="00B974BF" w:rsidP="00B974BF">
      <w:pPr>
        <w:spacing w:line="240" w:lineRule="auto"/>
        <w:ind w:firstLine="720"/>
        <w:jc w:val="both"/>
        <w:rPr>
          <w:del w:id="1325" w:author="Emeson Santos" w:date="2019-08-23T08:50:00Z"/>
          <w:rFonts w:eastAsia="Times New Roman" w:cs="Times New Roman"/>
          <w:sz w:val="28"/>
          <w:szCs w:val="28"/>
          <w:rPrChange w:id="1326" w:author="Emeson Santos" w:date="2019-08-23T09:00:00Z">
            <w:rPr>
              <w:del w:id="1327" w:author="Emeson Santos" w:date="2019-08-23T08:50:00Z"/>
              <w:rFonts w:eastAsia="Times New Roman" w:cs="Times New Roman"/>
            </w:rPr>
          </w:rPrChange>
        </w:rPr>
      </w:pPr>
      <w:del w:id="1328" w:author="Emeson Santos" w:date="2019-08-23T08:50:00Z">
        <w:r w:rsidRPr="008F45D0" w:rsidDel="0099382E">
          <w:rPr>
            <w:rFonts w:eastAsia="Times New Roman" w:cs="Times New Roman"/>
            <w:rPrChange w:id="1329" w:author="Emeson Santos" w:date="2019-08-23T09:00:00Z">
              <w:rPr>
                <w:rFonts w:eastAsia="Times New Roman" w:cs="Times New Roman"/>
                <w:color w:val="000000"/>
              </w:rPr>
            </w:rPrChange>
          </w:rPr>
          <w:delText>Para executar o segundo passo foi feito isso... (... ex: foi falado sobre os problemas processuais das empresas).</w:delText>
        </w:r>
      </w:del>
    </w:p>
    <w:p w14:paraId="0C21CCD4" w14:textId="6DA444E5" w:rsidR="00B974BF" w:rsidRPr="008F45D0" w:rsidDel="0099382E" w:rsidRDefault="00B974BF" w:rsidP="00B974BF">
      <w:pPr>
        <w:spacing w:line="240" w:lineRule="auto"/>
        <w:ind w:firstLine="720"/>
        <w:jc w:val="both"/>
        <w:rPr>
          <w:del w:id="1330" w:author="Emeson Santos" w:date="2019-08-23T08:50:00Z"/>
          <w:rFonts w:eastAsia="Times New Roman" w:cs="Times New Roman"/>
          <w:sz w:val="28"/>
          <w:szCs w:val="28"/>
          <w:rPrChange w:id="1331" w:author="Emeson Santos" w:date="2019-08-23T09:00:00Z">
            <w:rPr>
              <w:del w:id="1332" w:author="Emeson Santos" w:date="2019-08-23T08:50:00Z"/>
              <w:rFonts w:eastAsia="Times New Roman" w:cs="Times New Roman"/>
            </w:rPr>
          </w:rPrChange>
        </w:rPr>
      </w:pPr>
      <w:del w:id="1333" w:author="Emeson Santos" w:date="2019-08-23T08:50:00Z">
        <w:r w:rsidRPr="008F45D0" w:rsidDel="0099382E">
          <w:rPr>
            <w:rFonts w:eastAsia="Times New Roman" w:cs="Times New Roman"/>
            <w:rPrChange w:id="1334" w:author="Emeson Santos" w:date="2019-08-23T09:00:00Z">
              <w:rPr>
                <w:rFonts w:eastAsia="Times New Roman" w:cs="Times New Roman"/>
                <w:color w:val="000000"/>
              </w:rPr>
            </w:rPrChange>
          </w:rPr>
          <w:delText>Para executar o segundo passo foi feito isso... (... ex: foi definidos (agendamentos), horário das entrevistas ).</w:delText>
        </w:r>
      </w:del>
    </w:p>
    <w:p w14:paraId="07BB9FBC" w14:textId="55A43D11" w:rsidR="00B974BF" w:rsidRPr="008F45D0" w:rsidDel="0099382E" w:rsidRDefault="00B974BF" w:rsidP="00B974BF">
      <w:pPr>
        <w:spacing w:line="240" w:lineRule="auto"/>
        <w:ind w:firstLine="720"/>
        <w:jc w:val="both"/>
        <w:rPr>
          <w:del w:id="1335" w:author="Emeson Santos" w:date="2019-08-23T08:50:00Z"/>
          <w:rFonts w:eastAsia="Times New Roman" w:cs="Times New Roman"/>
          <w:sz w:val="28"/>
          <w:szCs w:val="28"/>
          <w:rPrChange w:id="1336" w:author="Emeson Santos" w:date="2019-08-23T09:00:00Z">
            <w:rPr>
              <w:del w:id="1337" w:author="Emeson Santos" w:date="2019-08-23T08:50:00Z"/>
              <w:rFonts w:eastAsia="Times New Roman" w:cs="Times New Roman"/>
            </w:rPr>
          </w:rPrChange>
        </w:rPr>
      </w:pPr>
      <w:del w:id="1338" w:author="Emeson Santos" w:date="2019-08-23T08:50:00Z">
        <w:r w:rsidRPr="008F45D0" w:rsidDel="0099382E">
          <w:rPr>
            <w:rFonts w:eastAsia="Times New Roman" w:cs="Times New Roman"/>
            <w:rPrChange w:id="1339" w:author="Emeson Santos" w:date="2019-08-23T09:00:00Z">
              <w:rPr>
                <w:rFonts w:eastAsia="Times New Roman" w:cs="Times New Roman"/>
                <w:color w:val="000000"/>
              </w:rPr>
            </w:rPrChange>
          </w:rPr>
          <w:delText>Para executar o segundo passo foi feito isso... (... ex: foi feito definição dos tópicos a serem falados ).</w:delText>
        </w:r>
      </w:del>
    </w:p>
    <w:p w14:paraId="43EBA40C" w14:textId="21D81C6E" w:rsidR="00B974BF" w:rsidRPr="008F45D0" w:rsidDel="0099382E" w:rsidRDefault="00B974BF" w:rsidP="00B974BF">
      <w:pPr>
        <w:spacing w:line="240" w:lineRule="auto"/>
        <w:ind w:firstLine="720"/>
        <w:jc w:val="both"/>
        <w:rPr>
          <w:del w:id="1340" w:author="Emeson Santos" w:date="2019-08-23T08:50:00Z"/>
          <w:rFonts w:eastAsia="Times New Roman" w:cs="Times New Roman"/>
          <w:sz w:val="28"/>
          <w:szCs w:val="28"/>
          <w:rPrChange w:id="1341" w:author="Emeson Santos" w:date="2019-08-23T09:00:00Z">
            <w:rPr>
              <w:del w:id="1342" w:author="Emeson Santos" w:date="2019-08-23T08:50:00Z"/>
              <w:rFonts w:eastAsia="Times New Roman" w:cs="Times New Roman"/>
            </w:rPr>
          </w:rPrChange>
        </w:rPr>
      </w:pPr>
      <w:del w:id="1343" w:author="Emeson Santos" w:date="2019-08-23T08:50:00Z">
        <w:r w:rsidRPr="008F45D0" w:rsidDel="0099382E">
          <w:rPr>
            <w:rFonts w:eastAsia="Times New Roman" w:cs="Times New Roman"/>
            <w:rPrChange w:id="1344" w:author="Emeson Santos" w:date="2019-08-23T09:00:00Z">
              <w:rPr>
                <w:rFonts w:eastAsia="Times New Roman" w:cs="Times New Roman"/>
                <w:color w:val="000000"/>
              </w:rPr>
            </w:rPrChange>
          </w:rPr>
          <w:delText>Para executar o segundo passo foi feito isso... (... ex: foi feito A entrevista propriamente dita).</w:delText>
        </w:r>
      </w:del>
    </w:p>
    <w:p w14:paraId="200AF911" w14:textId="4F19B1B1" w:rsidR="001B5205" w:rsidRPr="008F45D0" w:rsidDel="001342DD" w:rsidRDefault="00B974BF" w:rsidP="00B974BF">
      <w:pPr>
        <w:spacing w:after="160" w:line="256" w:lineRule="auto"/>
        <w:ind w:left="360"/>
        <w:jc w:val="both"/>
        <w:rPr>
          <w:del w:id="1345" w:author="Emeson Santos" w:date="2019-08-18T12:51:00Z"/>
          <w:rFonts w:eastAsia="Times New Roman" w:cs="Times New Roman"/>
          <w:b/>
          <w:bCs/>
          <w:rPrChange w:id="1346" w:author="Emeson Santos" w:date="2019-08-23T09:00:00Z">
            <w:rPr>
              <w:del w:id="1347" w:author="Emeson Santos" w:date="2019-08-18T12:51:00Z"/>
              <w:rFonts w:eastAsia="Times New Roman" w:cs="Times New Roman"/>
              <w:b/>
              <w:bCs/>
              <w:color w:val="000000"/>
            </w:rPr>
          </w:rPrChange>
        </w:rPr>
      </w:pPr>
      <w:del w:id="1348" w:author="Emeson Santos" w:date="2019-08-23T08:50:00Z">
        <w:r w:rsidRPr="008F45D0" w:rsidDel="0099382E">
          <w:rPr>
            <w:rFonts w:eastAsia="Times New Roman" w:cs="Times New Roman"/>
            <w:rPrChange w:id="1349" w:author="Emeson Santos" w:date="2019-08-23T09:00:00Z">
              <w:rPr>
                <w:rFonts w:eastAsia="Times New Roman" w:cs="Times New Roman"/>
                <w:color w:val="FF0000"/>
              </w:rPr>
            </w:rPrChange>
          </w:rPr>
          <w:delText>Etc...o que vier...</w:delText>
        </w:r>
        <w:r w:rsidRPr="008F45D0" w:rsidDel="0099382E">
          <w:rPr>
            <w:rFonts w:eastAsia="Times New Roman" w:cs="Times New Roman"/>
            <w:b/>
            <w:bCs/>
            <w:rPrChange w:id="1350" w:author="Emeson Santos" w:date="2019-08-23T09:00:00Z">
              <w:rPr>
                <w:rFonts w:eastAsia="Times New Roman" w:cs="Times New Roman"/>
                <w:b/>
                <w:bCs/>
                <w:color w:val="000000"/>
              </w:rPr>
            </w:rPrChange>
          </w:rPr>
          <w:delText xml:space="preserve">   </w:delText>
        </w:r>
      </w:del>
      <w:r w:rsidRPr="008F45D0">
        <w:rPr>
          <w:rFonts w:eastAsia="Times New Roman" w:cs="Times New Roman"/>
          <w:b/>
          <w:bCs/>
          <w:rPrChange w:id="1351" w:author="Emeson Santos" w:date="2019-08-23T09:00:00Z">
            <w:rPr>
              <w:rFonts w:eastAsia="Times New Roman" w:cs="Times New Roman"/>
              <w:b/>
              <w:bCs/>
              <w:color w:val="000000"/>
            </w:rPr>
          </w:rPrChange>
        </w:rPr>
        <w:t xml:space="preserve">  </w:t>
      </w:r>
    </w:p>
    <w:p w14:paraId="3F1FBDF3" w14:textId="7A5B8F8F" w:rsidR="001B5205" w:rsidRPr="008F45D0" w:rsidDel="001342DD" w:rsidRDefault="001B5205" w:rsidP="00B974BF">
      <w:pPr>
        <w:spacing w:after="160" w:line="256" w:lineRule="auto"/>
        <w:ind w:left="360"/>
        <w:jc w:val="both"/>
        <w:rPr>
          <w:del w:id="1352" w:author="Emeson Santos" w:date="2019-08-18T12:51:00Z"/>
          <w:rFonts w:eastAsia="Times New Roman" w:cs="Times New Roman"/>
          <w:b/>
          <w:bCs/>
          <w:rPrChange w:id="1353" w:author="Emeson Santos" w:date="2019-08-23T09:00:00Z">
            <w:rPr>
              <w:del w:id="1354" w:author="Emeson Santos" w:date="2019-08-18T12:51:00Z"/>
              <w:rFonts w:eastAsia="Times New Roman" w:cs="Times New Roman"/>
              <w:b/>
              <w:bCs/>
              <w:color w:val="000000"/>
            </w:rPr>
          </w:rPrChange>
        </w:rPr>
      </w:pPr>
    </w:p>
    <w:p w14:paraId="27C2B9E1" w14:textId="77777777" w:rsidR="0099382E" w:rsidRPr="008F45D0" w:rsidRDefault="00B974BF" w:rsidP="0099382E">
      <w:pPr>
        <w:spacing w:after="160" w:line="254" w:lineRule="auto"/>
        <w:ind w:firstLine="360"/>
        <w:jc w:val="both"/>
        <w:rPr>
          <w:ins w:id="1355" w:author="Emeson Santos" w:date="2019-08-23T08:50:00Z"/>
          <w:rFonts w:eastAsia="Times New Roman" w:cs="Times New Roman"/>
        </w:rPr>
      </w:pPr>
      <w:r w:rsidRPr="008F45D0">
        <w:rPr>
          <w:rFonts w:eastAsia="Times New Roman" w:cs="Times New Roman"/>
          <w:b/>
          <w:bCs/>
          <w:rPrChange w:id="1356" w:author="Emeson Santos" w:date="2019-08-23T09:00:00Z">
            <w:rPr>
              <w:rFonts w:eastAsia="Times New Roman" w:cs="Times New Roman"/>
              <w:b/>
              <w:bCs/>
              <w:color w:val="000000"/>
            </w:rPr>
          </w:rPrChange>
        </w:rPr>
        <w:t> </w:t>
      </w:r>
      <w:ins w:id="1357" w:author="Emeson Santos" w:date="2019-08-23T08:50:00Z">
        <w:r w:rsidR="0099382E" w:rsidRPr="008F45D0">
          <w:rPr>
            <w:rFonts w:eastAsia="Times New Roman" w:cs="Times New Roman"/>
          </w:rPr>
          <w:t>Inicialmente, serão realizados a identificação da referência para serem utilizada como base da fundamentação teórica. A revisão da literatura e pesquisa bibliográfica sobre processo de negócio, modelagem de processos de negócios e as notações de processos de negócio e a ferramenta que será utilizada para a modelagem.</w:t>
        </w:r>
      </w:ins>
    </w:p>
    <w:p w14:paraId="7461B9C3" w14:textId="77777777" w:rsidR="0099382E" w:rsidRPr="008F45D0" w:rsidRDefault="0099382E" w:rsidP="0099382E">
      <w:pPr>
        <w:spacing w:after="160" w:line="254" w:lineRule="auto"/>
        <w:ind w:firstLine="360"/>
        <w:jc w:val="both"/>
        <w:rPr>
          <w:ins w:id="1358" w:author="Emeson Santos" w:date="2019-08-23T08:50:00Z"/>
          <w:rFonts w:eastAsia="Times New Roman" w:cs="Times New Roman"/>
        </w:rPr>
      </w:pPr>
      <w:ins w:id="1359" w:author="Emeson Santos" w:date="2019-08-23T08:50:00Z">
        <w:r w:rsidRPr="008F45D0">
          <w:rPr>
            <w:rFonts w:eastAsia="Times New Roman" w:cs="Times New Roman"/>
          </w:rPr>
          <w:t xml:space="preserve">Depois da revisão da literatura, será descrita todos os elementos que a ferramentas de modelagem possui e como vamos comunicar todos os processos de chefia departamental para o campus Alberto de carvalho. Além de relacionar os trabalhos de conclusão de curso que tem as mesmas abordagens que o mesmo, e por fim as considerações sobre o capítulo de fundamentação teórica. </w:t>
        </w:r>
      </w:ins>
    </w:p>
    <w:p w14:paraId="1D4B1B39" w14:textId="41A2453C" w:rsidR="0099382E" w:rsidRPr="008F45D0" w:rsidRDefault="0099382E">
      <w:pPr>
        <w:spacing w:after="160" w:line="256" w:lineRule="auto"/>
        <w:ind w:firstLine="360"/>
        <w:jc w:val="both"/>
        <w:rPr>
          <w:rFonts w:eastAsia="Times New Roman" w:cs="Times New Roman"/>
          <w:b/>
          <w:sz w:val="16"/>
          <w:szCs w:val="16"/>
          <w:highlight w:val="yellow"/>
        </w:rPr>
        <w:pPrChange w:id="1360" w:author="Emeson Santos" w:date="2019-08-23T10:22:00Z">
          <w:pPr>
            <w:spacing w:after="160" w:line="256" w:lineRule="auto"/>
            <w:ind w:left="360"/>
            <w:jc w:val="both"/>
          </w:pPr>
        </w:pPrChange>
      </w:pPr>
      <w:ins w:id="1361" w:author="Emeson Santos" w:date="2019-08-23T08:50:00Z">
        <w:r w:rsidRPr="008F45D0">
          <w:rPr>
            <w:rFonts w:eastAsia="Times New Roman" w:cs="Times New Roman"/>
          </w:rPr>
          <w:t>Será demonstrada as modelagens de processos da chefia departamental do campus Alberto de Carvalho, como a descrição e figura das modelagens de todos os processos de chefia. Após as modelagens forem finalizadas, terá reuniões de validação para servir de modelo para todos os departamentos da UFS.</w:t>
        </w:r>
      </w:ins>
    </w:p>
    <w:p w14:paraId="390C1AFB" w14:textId="0BFFE8EA" w:rsidR="004A0712" w:rsidRPr="004F742A" w:rsidRDefault="004240D8">
      <w:pPr>
        <w:pStyle w:val="Ttulo2"/>
        <w:rPr>
          <w:b/>
          <w:bCs/>
          <w:sz w:val="28"/>
          <w:szCs w:val="28"/>
          <w:rPrChange w:id="1362" w:author="Emeson Santos" w:date="2019-08-23T10:24:00Z">
            <w:rPr>
              <w:rFonts w:eastAsia="Times New Roman" w:cs="Times New Roman"/>
              <w:b/>
              <w:sz w:val="28"/>
              <w:szCs w:val="28"/>
            </w:rPr>
          </w:rPrChange>
        </w:rPr>
        <w:pPrChange w:id="1363" w:author="Emeson Santos" w:date="2019-08-23T09:07:00Z">
          <w:pPr>
            <w:spacing w:after="160" w:line="256" w:lineRule="auto"/>
            <w:ind w:left="440" w:hanging="440"/>
            <w:jc w:val="both"/>
          </w:pPr>
        </w:pPrChange>
      </w:pPr>
      <w:bookmarkStart w:id="1364" w:name="_Toc17446447"/>
      <w:r w:rsidRPr="004F742A">
        <w:rPr>
          <w:b/>
          <w:bCs/>
          <w:sz w:val="28"/>
          <w:szCs w:val="28"/>
          <w:rPrChange w:id="1365" w:author="Emeson Santos" w:date="2019-08-23T10:24:00Z">
            <w:rPr>
              <w:rFonts w:eastAsia="Times New Roman" w:cs="Times New Roman"/>
              <w:b/>
              <w:sz w:val="28"/>
              <w:szCs w:val="28"/>
            </w:rPr>
          </w:rPrChange>
        </w:rPr>
        <w:t>1.7.</w:t>
      </w:r>
      <w:r w:rsidRPr="004F742A">
        <w:rPr>
          <w:b/>
          <w:bCs/>
          <w:sz w:val="12"/>
          <w:szCs w:val="12"/>
          <w:rPrChange w:id="1366" w:author="Emeson Santos" w:date="2019-08-23T10:24:00Z">
            <w:rPr>
              <w:rFonts w:eastAsia="Times New Roman" w:cs="Times New Roman"/>
              <w:sz w:val="14"/>
              <w:szCs w:val="14"/>
            </w:rPr>
          </w:rPrChange>
        </w:rPr>
        <w:t xml:space="preserve"> </w:t>
      </w:r>
      <w:r w:rsidRPr="004F742A">
        <w:rPr>
          <w:b/>
          <w:bCs/>
          <w:sz w:val="28"/>
          <w:szCs w:val="28"/>
          <w:rPrChange w:id="1367" w:author="Emeson Santos" w:date="2019-08-23T10:24:00Z">
            <w:rPr>
              <w:rFonts w:eastAsia="Times New Roman" w:cs="Times New Roman"/>
              <w:b/>
              <w:sz w:val="28"/>
              <w:szCs w:val="28"/>
            </w:rPr>
          </w:rPrChange>
        </w:rPr>
        <w:t>ESTRUTURA DO DOCUMENTO</w:t>
      </w:r>
      <w:bookmarkEnd w:id="1364"/>
    </w:p>
    <w:p w14:paraId="2073E401" w14:textId="4E93C936" w:rsidR="004A0712" w:rsidRPr="008F45D0" w:rsidDel="005C7404" w:rsidRDefault="004240D8">
      <w:pPr>
        <w:spacing w:after="160" w:line="256" w:lineRule="auto"/>
        <w:ind w:left="360"/>
        <w:jc w:val="both"/>
        <w:rPr>
          <w:del w:id="1368" w:author="Emeson Santos" w:date="2019-08-15T18:10:00Z"/>
          <w:rFonts w:eastAsia="Times New Roman" w:cs="Times New Roman"/>
          <w:b/>
          <w:rPrChange w:id="1369" w:author="Emeson Santos" w:date="2019-08-23T09:00:00Z">
            <w:rPr>
              <w:del w:id="1370" w:author="Emeson Santos" w:date="2019-08-15T18:10:00Z"/>
              <w:rFonts w:eastAsia="Times New Roman" w:cs="Times New Roman"/>
              <w:b/>
              <w:color w:val="FF0000"/>
            </w:rPr>
          </w:rPrChange>
        </w:rPr>
      </w:pPr>
      <w:del w:id="1371" w:author="Emeson Santos" w:date="2019-08-15T18:10:00Z">
        <w:r w:rsidRPr="008F45D0" w:rsidDel="005C7404">
          <w:rPr>
            <w:rFonts w:eastAsia="Times New Roman" w:cs="Times New Roman"/>
            <w:b/>
            <w:rPrChange w:id="1372" w:author="Emeson Santos" w:date="2019-08-23T09:00:00Z">
              <w:rPr>
                <w:rFonts w:eastAsia="Times New Roman" w:cs="Times New Roman"/>
                <w:b/>
                <w:color w:val="FF0000"/>
              </w:rPr>
            </w:rPrChange>
          </w:rPr>
          <w:delText>Aqui mostra de forma mais detalhada cada capitulo de como está estruturado este trabalho</w:delText>
        </w:r>
      </w:del>
    </w:p>
    <w:p w14:paraId="18FEC585" w14:textId="136AEB63" w:rsidR="004A0712" w:rsidRPr="008F45D0" w:rsidDel="001342DD" w:rsidRDefault="004240D8" w:rsidP="005B3441">
      <w:pPr>
        <w:spacing w:after="160" w:line="256" w:lineRule="auto"/>
        <w:ind w:left="360"/>
        <w:jc w:val="both"/>
        <w:rPr>
          <w:del w:id="1373" w:author="Emeson Santos" w:date="2019-08-18T12:50:00Z"/>
          <w:rFonts w:eastAsia="Times New Roman" w:cs="Times New Roman"/>
          <w:b/>
          <w:rPrChange w:id="1374" w:author="Emeson Santos" w:date="2019-08-23T09:00:00Z">
            <w:rPr>
              <w:del w:id="1375" w:author="Emeson Santos" w:date="2019-08-18T12:50:00Z"/>
              <w:rFonts w:eastAsia="Times New Roman" w:cs="Times New Roman"/>
              <w:b/>
              <w:color w:val="0070C0"/>
            </w:rPr>
          </w:rPrChange>
        </w:rPr>
      </w:pPr>
      <w:del w:id="1376" w:author="Emeson Santos" w:date="2019-08-18T12:50:00Z">
        <w:r w:rsidRPr="008F45D0" w:rsidDel="001342DD">
          <w:rPr>
            <w:rFonts w:eastAsia="Times New Roman" w:cs="Times New Roman"/>
            <w:b/>
            <w:rPrChange w:id="1377" w:author="Emeson Santos" w:date="2019-08-23T09:00:00Z">
              <w:rPr>
                <w:rFonts w:eastAsia="Times New Roman" w:cs="Times New Roman"/>
                <w:b/>
                <w:color w:val="FF0000"/>
              </w:rPr>
            </w:rPrChange>
          </w:rPr>
          <w:delText>OBS: USAR UMA MODELAGEM PARA MOSTRA A ESTRUTURA DE NOSSO TRABALHO (VISÃO GERAL DO PROJETO DE PESQUISA)</w:delText>
        </w:r>
      </w:del>
    </w:p>
    <w:p w14:paraId="4770C96F" w14:textId="77777777" w:rsidR="0099382E" w:rsidRPr="008F45D0" w:rsidRDefault="0099382E" w:rsidP="0099382E">
      <w:pPr>
        <w:spacing w:before="240" w:after="240" w:line="254" w:lineRule="auto"/>
        <w:ind w:firstLine="720"/>
        <w:jc w:val="both"/>
        <w:rPr>
          <w:ins w:id="1378" w:author="Emeson Santos" w:date="2019-08-23T08:51:00Z"/>
          <w:rFonts w:eastAsia="Times New Roman" w:cs="Times New Roman"/>
        </w:rPr>
      </w:pPr>
      <w:ins w:id="1379" w:author="Emeson Santos" w:date="2019-08-23T08:51:00Z">
        <w:r w:rsidRPr="008F45D0">
          <w:rPr>
            <w:rFonts w:eastAsia="Times New Roman" w:cs="Times New Roman"/>
          </w:rPr>
          <w:t xml:space="preserve">A apresentação deste trabalho de conclusão de curso (TCC) está dividido em capítulos, onde serão apresentadas modelagem de processos das chefias departamentais da UFS, introduções, conceitos, notações e problemas organizacionais, comunicar, guardar e organizar as modelagens de processos das chefias departamentais da UFS,  esses princípios está para desenvolver este TCC, assim como também a tecnologia, ferramenta utilizada para modelar os processos apresentados na </w:t>
        </w:r>
        <w:r w:rsidRPr="008F45D0">
          <w:rPr>
            <w:rFonts w:eastAsia="Times New Roman" w:cs="Times New Roman"/>
            <w:i/>
          </w:rPr>
          <w:t>seção 2.2.</w:t>
        </w:r>
        <w:r w:rsidRPr="008F45D0">
          <w:rPr>
            <w:rFonts w:eastAsia="Times New Roman" w:cs="Times New Roman"/>
          </w:rPr>
          <w:t xml:space="preserve"> do capítulo 2.</w:t>
        </w:r>
      </w:ins>
    </w:p>
    <w:p w14:paraId="4CEC94CB" w14:textId="77777777" w:rsidR="0099382E" w:rsidRPr="008F45D0" w:rsidRDefault="0099382E" w:rsidP="0099382E">
      <w:pPr>
        <w:spacing w:before="240" w:after="240"/>
        <w:ind w:firstLine="720"/>
        <w:jc w:val="both"/>
        <w:rPr>
          <w:ins w:id="1380" w:author="Emeson Santos" w:date="2019-08-23T08:51:00Z"/>
          <w:rFonts w:eastAsia="Times New Roman" w:cs="Times New Roman"/>
        </w:rPr>
      </w:pPr>
      <w:ins w:id="1381" w:author="Emeson Santos" w:date="2019-08-23T08:51:00Z">
        <w:r w:rsidRPr="008F45D0">
          <w:rPr>
            <w:rFonts w:eastAsia="Times New Roman" w:cs="Times New Roman"/>
          </w:rPr>
          <w:t xml:space="preserve">No </w:t>
        </w:r>
        <w:r w:rsidRPr="008F45D0">
          <w:rPr>
            <w:rFonts w:eastAsia="Times New Roman" w:cs="Times New Roman"/>
            <w:i/>
          </w:rPr>
          <w:t>capítulo 2</w:t>
        </w:r>
        <w:r w:rsidRPr="008F45D0">
          <w:rPr>
            <w:rFonts w:eastAsia="Times New Roman" w:cs="Times New Roman"/>
          </w:rPr>
          <w:t xml:space="preserve"> é abordado a fundamentação teórica deste trabalho, desenvolvendo assim a base teórica das literaturas disponíveis da área de estudo do TCC. A </w:t>
        </w:r>
        <w:r w:rsidRPr="008F45D0">
          <w:rPr>
            <w:rFonts w:eastAsia="Times New Roman" w:cs="Times New Roman"/>
            <w:i/>
          </w:rPr>
          <w:t>seção 2.1.</w:t>
        </w:r>
        <w:r w:rsidRPr="008F45D0">
          <w:rPr>
            <w:rFonts w:eastAsia="Times New Roman" w:cs="Times New Roman"/>
          </w:rPr>
          <w:t xml:space="preserve"> introduz os conceitos de processos de negócios (BPM) e os seus benefícios, problemas organizacionais, da classificação do BPM: Primário, suporte e de gerenciamento só está no escopo o primário. Também será falado sobre o ciclo de vida da modelagem de processos de negócios (BPMN), PDCA, modelagem de situação atual (AS-IS), a modelagem de processos e como pode ser representado, notação BPMN. Na </w:t>
        </w:r>
        <w:r w:rsidRPr="008F45D0">
          <w:rPr>
            <w:rFonts w:eastAsia="Times New Roman" w:cs="Times New Roman"/>
            <w:i/>
          </w:rPr>
          <w:t>Seção 2.2.</w:t>
        </w:r>
        <w:r w:rsidRPr="008F45D0">
          <w:rPr>
            <w:rFonts w:eastAsia="Times New Roman" w:cs="Times New Roman"/>
          </w:rPr>
          <w:t xml:space="preserve"> apresenta algumas ferramentas utilizadas para lidar com a notação BPMN. Na </w:t>
        </w:r>
        <w:r w:rsidRPr="008F45D0">
          <w:rPr>
            <w:rFonts w:eastAsia="Times New Roman" w:cs="Times New Roman"/>
            <w:i/>
          </w:rPr>
          <w:t>Seção 2.3.</w:t>
        </w:r>
        <w:r w:rsidRPr="008F45D0">
          <w:rPr>
            <w:rFonts w:eastAsia="Times New Roman" w:cs="Times New Roman"/>
          </w:rPr>
          <w:t xml:space="preserve"> apresenta mecanismos para comunicar os processos de negócios e qual foi escolhido para este Trabalho de Conclusão de Curso -TCC.</w:t>
        </w:r>
      </w:ins>
    </w:p>
    <w:p w14:paraId="486B078A" w14:textId="34088734" w:rsidR="00F06C14" w:rsidRDefault="0099382E" w:rsidP="00F06C14">
      <w:pPr>
        <w:spacing w:after="160" w:line="256" w:lineRule="auto"/>
        <w:ind w:firstLine="720"/>
        <w:jc w:val="both"/>
        <w:rPr>
          <w:rFonts w:eastAsia="Times New Roman" w:cs="Times New Roman"/>
        </w:rPr>
      </w:pPr>
      <w:ins w:id="1382" w:author="Emeson Santos" w:date="2019-08-23T08:51:00Z">
        <w:r w:rsidRPr="008F45D0">
          <w:rPr>
            <w:rFonts w:eastAsia="Times New Roman" w:cs="Times New Roman"/>
          </w:rPr>
          <w:t xml:space="preserve">No </w:t>
        </w:r>
        <w:r w:rsidRPr="008F45D0">
          <w:rPr>
            <w:rFonts w:eastAsia="Times New Roman" w:cs="Times New Roman"/>
            <w:i/>
          </w:rPr>
          <w:t>capítulo 3</w:t>
        </w:r>
        <w:r w:rsidRPr="008F45D0">
          <w:rPr>
            <w:rFonts w:eastAsia="Times New Roman" w:cs="Times New Roman"/>
          </w:rPr>
          <w:t xml:space="preserve"> descreve as modelagens de processos das chefias departamentais da UFS, e as apresenta usando a representação da ferramenta Modeler Bizagi. A </w:t>
        </w:r>
        <w:r w:rsidRPr="008F45D0">
          <w:rPr>
            <w:rFonts w:eastAsia="Times New Roman" w:cs="Times New Roman"/>
            <w:i/>
          </w:rPr>
          <w:t>seção 3.1.</w:t>
        </w:r>
        <w:r w:rsidRPr="008F45D0">
          <w:rPr>
            <w:rFonts w:eastAsia="Times New Roman" w:cs="Times New Roman"/>
          </w:rPr>
          <w:t xml:space="preserve"> mostra o processo de levantamento patrimonial (Anual), descrevendo como esse processo é atualmente (AS-IS) e inserindo como mostrado na figura 6 a sua representação usando a notação BPMN </w:t>
        </w:r>
        <w:r w:rsidRPr="008F45D0">
          <w:rPr>
            <w:rFonts w:eastAsia="Times New Roman" w:cs="Times New Roman"/>
          </w:rPr>
          <w:lastRenderedPageBreak/>
          <w:t xml:space="preserve">na ferramenta </w:t>
        </w:r>
      </w:ins>
      <w:r w:rsidR="003E5B13" w:rsidRPr="008F45D0">
        <w:rPr>
          <w:rFonts w:eastAsia="Times New Roman" w:cs="Times New Roman"/>
        </w:rPr>
        <w:t>Modeler</w:t>
      </w:r>
      <w:ins w:id="1383" w:author="Emeson Santos" w:date="2019-08-23T08:51:00Z">
        <w:r w:rsidRPr="008F45D0">
          <w:rPr>
            <w:rFonts w:eastAsia="Times New Roman" w:cs="Times New Roman"/>
          </w:rPr>
          <w:t xml:space="preserve"> </w:t>
        </w:r>
      </w:ins>
      <w:r w:rsidR="003E5B13" w:rsidRPr="008F45D0">
        <w:rPr>
          <w:rFonts w:eastAsia="Times New Roman" w:cs="Times New Roman"/>
        </w:rPr>
        <w:t>Bizagi</w:t>
      </w:r>
      <w:ins w:id="1384" w:author="Emeson Santos" w:date="2019-08-23T08:51:00Z">
        <w:r w:rsidRPr="008F45D0">
          <w:rPr>
            <w:rFonts w:eastAsia="Times New Roman" w:cs="Times New Roman"/>
          </w:rPr>
          <w:t xml:space="preserve">. A </w:t>
        </w:r>
        <w:r w:rsidRPr="008F45D0">
          <w:rPr>
            <w:rFonts w:eastAsia="Times New Roman" w:cs="Times New Roman"/>
            <w:i/>
          </w:rPr>
          <w:t>seção 3.2.</w:t>
        </w:r>
        <w:r w:rsidRPr="008F45D0">
          <w:rPr>
            <w:rFonts w:eastAsia="Times New Roman" w:cs="Times New Roman"/>
          </w:rPr>
          <w:t xml:space="preserve"> mostra o processo de levantamento patrimonial (Por mudança de chefia), descrevendo como esse processo é atualmente (AS-IS) e inserindo como mostrado na figura 7 a sua representação usando a notação BPMN na ferramenta </w:t>
        </w:r>
      </w:ins>
      <w:r w:rsidR="003E5B13" w:rsidRPr="008F45D0">
        <w:rPr>
          <w:rFonts w:eastAsia="Times New Roman" w:cs="Times New Roman"/>
        </w:rPr>
        <w:t>Modeler</w:t>
      </w:r>
      <w:ins w:id="1385" w:author="Emeson Santos" w:date="2019-08-23T08:51:00Z">
        <w:r w:rsidRPr="008F45D0">
          <w:rPr>
            <w:rFonts w:eastAsia="Times New Roman" w:cs="Times New Roman"/>
          </w:rPr>
          <w:t xml:space="preserve"> </w:t>
        </w:r>
      </w:ins>
      <w:r w:rsidR="003E5B13" w:rsidRPr="008F45D0">
        <w:rPr>
          <w:rFonts w:eastAsia="Times New Roman" w:cs="Times New Roman"/>
        </w:rPr>
        <w:t>Bizagi</w:t>
      </w:r>
      <w:ins w:id="1386" w:author="Emeson Santos" w:date="2019-08-23T08:51:00Z">
        <w:r w:rsidRPr="008F45D0">
          <w:rPr>
            <w:rFonts w:eastAsia="Times New Roman" w:cs="Times New Roman"/>
          </w:rPr>
          <w:t xml:space="preserve">. A </w:t>
        </w:r>
        <w:r w:rsidRPr="008F45D0">
          <w:rPr>
            <w:rFonts w:eastAsia="Times New Roman" w:cs="Times New Roman"/>
            <w:i/>
          </w:rPr>
          <w:t>seção 3.3.</w:t>
        </w:r>
        <w:r w:rsidRPr="008F45D0">
          <w:rPr>
            <w:rFonts w:eastAsia="Times New Roman" w:cs="Times New Roman"/>
          </w:rPr>
          <w:t xml:space="preserve"> mostra o processo de </w:t>
        </w:r>
        <w:r w:rsidRPr="008F45D0">
          <w:rPr>
            <w:rFonts w:eastAsia="Times New Roman" w:cs="Times New Roman"/>
            <w:highlight w:val="white"/>
          </w:rPr>
          <w:t>aproveitamentos de estudos (AE)</w:t>
        </w:r>
        <w:r w:rsidRPr="008F45D0">
          <w:rPr>
            <w:rFonts w:eastAsia="Times New Roman" w:cs="Times New Roman"/>
          </w:rPr>
          <w:t xml:space="preserve">, descrevendo como esse processo é atualmente (AS-IS) e inserindo como mostrado na figura 8 a sua representação usando a notação BPMN na ferramenta </w:t>
        </w:r>
      </w:ins>
      <w:r w:rsidR="003E5B13" w:rsidRPr="008F45D0">
        <w:rPr>
          <w:rFonts w:eastAsia="Times New Roman" w:cs="Times New Roman"/>
        </w:rPr>
        <w:t>Modeler</w:t>
      </w:r>
      <w:ins w:id="1387" w:author="Emeson Santos" w:date="2019-08-23T08:51:00Z">
        <w:r w:rsidRPr="008F45D0">
          <w:rPr>
            <w:rFonts w:eastAsia="Times New Roman" w:cs="Times New Roman"/>
          </w:rPr>
          <w:t xml:space="preserve"> </w:t>
        </w:r>
      </w:ins>
      <w:r w:rsidR="003E5B13" w:rsidRPr="008F45D0">
        <w:rPr>
          <w:rFonts w:eastAsia="Times New Roman" w:cs="Times New Roman"/>
        </w:rPr>
        <w:t>Bizagi</w:t>
      </w:r>
      <w:ins w:id="1388" w:author="Emeson Santos" w:date="2019-08-23T08:51:00Z">
        <w:r w:rsidRPr="008F45D0">
          <w:rPr>
            <w:rFonts w:eastAsia="Times New Roman" w:cs="Times New Roman"/>
          </w:rPr>
          <w:t xml:space="preserve">. A </w:t>
        </w:r>
        <w:r w:rsidRPr="008F45D0">
          <w:rPr>
            <w:rFonts w:eastAsia="Times New Roman" w:cs="Times New Roman"/>
            <w:i/>
          </w:rPr>
          <w:t>seção 3.4</w:t>
        </w:r>
        <w:r w:rsidRPr="008F45D0">
          <w:rPr>
            <w:rFonts w:eastAsia="Times New Roman" w:cs="Times New Roman"/>
          </w:rPr>
          <w:t xml:space="preserve">. mostra o processo de </w:t>
        </w:r>
        <w:r w:rsidRPr="008F45D0">
          <w:rPr>
            <w:rFonts w:eastAsia="Times New Roman" w:cs="Times New Roman"/>
            <w:highlight w:val="white"/>
          </w:rPr>
          <w:t>aproveitamentos de estudos especiais (AEE)</w:t>
        </w:r>
        <w:r w:rsidRPr="008F45D0">
          <w:rPr>
            <w:rFonts w:eastAsia="Times New Roman" w:cs="Times New Roman"/>
          </w:rPr>
          <w:t xml:space="preserve">, descrevendo como esse processo é atualmente (AS-IS) e inserindo como mostrado na figura 9 a sua representação usando a notação BPMN na ferramenta </w:t>
        </w:r>
      </w:ins>
      <w:r w:rsidR="003E5B13" w:rsidRPr="008F45D0">
        <w:rPr>
          <w:rFonts w:eastAsia="Times New Roman" w:cs="Times New Roman"/>
        </w:rPr>
        <w:t>Modeler</w:t>
      </w:r>
      <w:ins w:id="1389" w:author="Emeson Santos" w:date="2019-08-23T08:51:00Z">
        <w:r w:rsidRPr="008F45D0">
          <w:rPr>
            <w:rFonts w:eastAsia="Times New Roman" w:cs="Times New Roman"/>
          </w:rPr>
          <w:t xml:space="preserve"> </w:t>
        </w:r>
      </w:ins>
      <w:r w:rsidR="003E5B13" w:rsidRPr="008F45D0">
        <w:rPr>
          <w:rFonts w:eastAsia="Times New Roman" w:cs="Times New Roman"/>
        </w:rPr>
        <w:t>Bizagi</w:t>
      </w:r>
      <w:ins w:id="1390" w:author="Emeson Santos" w:date="2019-08-23T08:51:00Z">
        <w:r w:rsidRPr="008F45D0">
          <w:rPr>
            <w:rFonts w:eastAsia="Times New Roman" w:cs="Times New Roman"/>
          </w:rPr>
          <w:t xml:space="preserve">. A </w:t>
        </w:r>
        <w:r w:rsidRPr="008F45D0">
          <w:rPr>
            <w:rFonts w:eastAsia="Times New Roman" w:cs="Times New Roman"/>
            <w:i/>
          </w:rPr>
          <w:t>seção 3.5</w:t>
        </w:r>
        <w:r w:rsidRPr="008F45D0">
          <w:rPr>
            <w:rFonts w:eastAsia="Times New Roman" w:cs="Times New Roman"/>
          </w:rPr>
          <w:t xml:space="preserve">. mostra o processo de </w:t>
        </w:r>
        <w:r w:rsidRPr="008F45D0">
          <w:rPr>
            <w:rFonts w:eastAsia="Times New Roman" w:cs="Times New Roman"/>
            <w:highlight w:val="white"/>
          </w:rPr>
          <w:t>quebra de pré-requisitos</w:t>
        </w:r>
        <w:r w:rsidRPr="008F45D0">
          <w:rPr>
            <w:rFonts w:eastAsia="Times New Roman" w:cs="Times New Roman"/>
          </w:rPr>
          <w:t xml:space="preserve">, descrevendo como esse processo é atualmente (AS-IS) e inserindo como mostrado na figura 10 a sua representação usando a notação BPMN na ferramenta </w:t>
        </w:r>
      </w:ins>
      <w:r w:rsidR="003E5B13" w:rsidRPr="008F45D0">
        <w:rPr>
          <w:rFonts w:eastAsia="Times New Roman" w:cs="Times New Roman"/>
        </w:rPr>
        <w:t>Modeler</w:t>
      </w:r>
      <w:ins w:id="1391" w:author="Emeson Santos" w:date="2019-08-23T08:51:00Z">
        <w:r w:rsidRPr="008F45D0">
          <w:rPr>
            <w:rFonts w:eastAsia="Times New Roman" w:cs="Times New Roman"/>
          </w:rPr>
          <w:t xml:space="preserve"> </w:t>
        </w:r>
      </w:ins>
      <w:r w:rsidR="003E5B13" w:rsidRPr="008F45D0">
        <w:rPr>
          <w:rFonts w:eastAsia="Times New Roman" w:cs="Times New Roman"/>
        </w:rPr>
        <w:t>Bizagi</w:t>
      </w:r>
      <w:ins w:id="1392" w:author="Emeson Santos" w:date="2019-08-23T08:51:00Z">
        <w:r w:rsidRPr="008F45D0">
          <w:rPr>
            <w:rFonts w:eastAsia="Times New Roman" w:cs="Times New Roman"/>
          </w:rPr>
          <w:t xml:space="preserve">. A </w:t>
        </w:r>
        <w:r w:rsidRPr="008F45D0">
          <w:rPr>
            <w:rFonts w:eastAsia="Times New Roman" w:cs="Times New Roman"/>
            <w:i/>
          </w:rPr>
          <w:t>seção 3.6</w:t>
        </w:r>
        <w:r w:rsidRPr="008F45D0">
          <w:rPr>
            <w:rFonts w:eastAsia="Times New Roman" w:cs="Times New Roman"/>
          </w:rPr>
          <w:t xml:space="preserve">. mostra o processo de </w:t>
        </w:r>
        <w:r w:rsidRPr="008F45D0">
          <w:rPr>
            <w:rFonts w:eastAsia="Times New Roman" w:cs="Times New Roman"/>
            <w:highlight w:val="white"/>
          </w:rPr>
          <w:t xml:space="preserve">aproveitamento </w:t>
        </w:r>
        <w:r w:rsidRPr="008F45D0">
          <w:rPr>
            <w:rFonts w:eastAsia="Times New Roman" w:cs="Times New Roman"/>
          </w:rPr>
          <w:t xml:space="preserve">de componente curricular, descrevendo como esse processo é atualmente (AS-IS) e inserindo como mostrado na figura 11 a sua representação usando a notação BPMN na ferramenta </w:t>
        </w:r>
      </w:ins>
      <w:r w:rsidR="003E5B13" w:rsidRPr="008F45D0">
        <w:rPr>
          <w:rFonts w:eastAsia="Times New Roman" w:cs="Times New Roman"/>
        </w:rPr>
        <w:t>Modeler</w:t>
      </w:r>
      <w:ins w:id="1393" w:author="Emeson Santos" w:date="2019-08-23T08:51:00Z">
        <w:r w:rsidRPr="008F45D0">
          <w:rPr>
            <w:rFonts w:eastAsia="Times New Roman" w:cs="Times New Roman"/>
          </w:rPr>
          <w:t xml:space="preserve"> </w:t>
        </w:r>
      </w:ins>
      <w:r w:rsidR="003E5B13" w:rsidRPr="008F45D0">
        <w:rPr>
          <w:rFonts w:eastAsia="Times New Roman" w:cs="Times New Roman"/>
        </w:rPr>
        <w:t>Bizagi</w:t>
      </w:r>
      <w:ins w:id="1394" w:author="Emeson Santos" w:date="2019-08-23T08:51:00Z">
        <w:r w:rsidRPr="008F45D0">
          <w:rPr>
            <w:rFonts w:eastAsia="Times New Roman" w:cs="Times New Roman"/>
          </w:rPr>
          <w:t>.</w:t>
        </w:r>
      </w:ins>
    </w:p>
    <w:p w14:paraId="59FC0274" w14:textId="34C36E4B" w:rsidR="00C04955" w:rsidRPr="00F06C14" w:rsidDel="004A43D0" w:rsidRDefault="0099382E" w:rsidP="00F06C14">
      <w:pPr>
        <w:pStyle w:val="Legenda"/>
        <w:spacing w:before="240" w:after="240" w:line="360" w:lineRule="auto"/>
        <w:ind w:firstLine="720"/>
        <w:jc w:val="center"/>
        <w:rPr>
          <w:del w:id="1395" w:author="Emeson Santos" w:date="2019-08-19T10:27:00Z"/>
          <w:rFonts w:eastAsia="Times New Roman" w:cs="Times New Roman"/>
          <w:bCs/>
          <w:i w:val="0"/>
          <w:iCs w:val="0"/>
          <w:color w:val="auto"/>
          <w:sz w:val="24"/>
          <w:szCs w:val="24"/>
          <w:rPrChange w:id="1396" w:author="Emeson Santos" w:date="2019-08-23T09:00:00Z">
            <w:rPr>
              <w:del w:id="1397" w:author="Emeson Santos" w:date="2019-08-19T10:27:00Z"/>
              <w:rFonts w:eastAsia="Times New Roman" w:cs="Times New Roman"/>
              <w:b/>
              <w:color w:val="0070C0"/>
            </w:rPr>
          </w:rPrChange>
        </w:rPr>
        <w:pPrChange w:id="1398" w:author="Emeson Santos" w:date="2019-08-23T10:22:00Z">
          <w:pPr>
            <w:spacing w:after="160" w:line="256" w:lineRule="auto"/>
            <w:ind w:firstLine="360"/>
            <w:jc w:val="both"/>
          </w:pPr>
        </w:pPrChange>
      </w:pPr>
      <w:ins w:id="1399" w:author="Emeson Santos" w:date="2019-08-23T08:51:00Z">
        <w:r w:rsidRPr="005C122D">
          <w:rPr>
            <w:rFonts w:eastAsia="Times New Roman" w:cs="Times New Roman"/>
            <w:i w:val="0"/>
            <w:iCs w:val="0"/>
            <w:color w:val="auto"/>
            <w:sz w:val="24"/>
            <w:szCs w:val="24"/>
          </w:rPr>
          <w:t xml:space="preserve">No </w:t>
        </w:r>
        <w:r w:rsidRPr="00F06C14">
          <w:rPr>
            <w:rFonts w:eastAsia="Times New Roman" w:cs="Times New Roman"/>
            <w:i w:val="0"/>
            <w:iCs w:val="0"/>
            <w:color w:val="auto"/>
            <w:sz w:val="24"/>
            <w:szCs w:val="24"/>
            <w:rPrChange w:id="1400" w:author="Emeson Santos" w:date="2019-08-23T09:00:00Z">
              <w:rPr>
                <w:rFonts w:eastAsia="Times New Roman" w:cs="Times New Roman"/>
                <w:i/>
              </w:rPr>
            </w:rPrChange>
          </w:rPr>
          <w:t>capítulo 4</w:t>
        </w:r>
        <w:r w:rsidRPr="005C122D">
          <w:rPr>
            <w:rFonts w:eastAsia="Times New Roman" w:cs="Times New Roman"/>
            <w:i w:val="0"/>
            <w:iCs w:val="0"/>
            <w:color w:val="auto"/>
            <w:sz w:val="24"/>
            <w:szCs w:val="24"/>
          </w:rPr>
          <w:t xml:space="preserve"> conclui o nosso trabalho de conclusão de curso – TCC com uma reflexão do que foi apresentado neste trabalho, bem como o direcionamento para trabalhos futuros. </w:t>
        </w:r>
      </w:ins>
      <w:del w:id="1401" w:author="Emeson Santos" w:date="2019-08-23T08:51:00Z">
        <w:r w:rsidR="007716FF" w:rsidRPr="00F06C14" w:rsidDel="0099382E">
          <w:rPr>
            <w:rFonts w:eastAsia="Times New Roman" w:cs="Times New Roman"/>
            <w:bCs/>
            <w:i w:val="0"/>
            <w:iCs w:val="0"/>
            <w:color w:val="auto"/>
            <w:sz w:val="24"/>
            <w:szCs w:val="24"/>
            <w:rPrChange w:id="1402" w:author="Emeson Santos" w:date="2019-08-23T09:00:00Z">
              <w:rPr>
                <w:rFonts w:eastAsia="Times New Roman" w:cs="Times New Roman"/>
                <w:b/>
                <w:color w:val="0070C0"/>
              </w:rPr>
            </w:rPrChange>
          </w:rPr>
          <w:delText xml:space="preserve">A apresentação deste trabalho de conclusão de curso (TCC) </w:delText>
        </w:r>
        <w:r w:rsidR="00EE30D6" w:rsidRPr="00F06C14" w:rsidDel="0099382E">
          <w:rPr>
            <w:rFonts w:eastAsia="Times New Roman" w:cs="Times New Roman"/>
            <w:bCs/>
            <w:i w:val="0"/>
            <w:iCs w:val="0"/>
            <w:color w:val="auto"/>
            <w:sz w:val="24"/>
            <w:szCs w:val="24"/>
            <w:rPrChange w:id="1403" w:author="Emeson Santos" w:date="2019-08-23T09:00:00Z">
              <w:rPr>
                <w:rFonts w:eastAsia="Times New Roman" w:cs="Times New Roman"/>
                <w:b/>
                <w:color w:val="0070C0"/>
              </w:rPr>
            </w:rPrChange>
          </w:rPr>
          <w:delText>está</w:delText>
        </w:r>
        <w:r w:rsidR="007716FF" w:rsidRPr="00F06C14" w:rsidDel="0099382E">
          <w:rPr>
            <w:rFonts w:eastAsia="Times New Roman" w:cs="Times New Roman"/>
            <w:bCs/>
            <w:i w:val="0"/>
            <w:iCs w:val="0"/>
            <w:color w:val="auto"/>
            <w:sz w:val="24"/>
            <w:szCs w:val="24"/>
            <w:rPrChange w:id="1404" w:author="Emeson Santos" w:date="2019-08-23T09:00:00Z">
              <w:rPr>
                <w:rFonts w:eastAsia="Times New Roman" w:cs="Times New Roman"/>
                <w:b/>
                <w:color w:val="0070C0"/>
              </w:rPr>
            </w:rPrChange>
          </w:rPr>
          <w:delText xml:space="preserve"> divido em capítulos, onde serão apresentadas modelagem de processos das chefias departamentais da UFS, introduções, conceitos, notações e problemas </w:delText>
        </w:r>
        <w:r w:rsidR="0071402D" w:rsidRPr="00F06C14" w:rsidDel="0099382E">
          <w:rPr>
            <w:rFonts w:eastAsia="Times New Roman" w:cs="Times New Roman"/>
            <w:bCs/>
            <w:i w:val="0"/>
            <w:iCs w:val="0"/>
            <w:color w:val="auto"/>
            <w:sz w:val="24"/>
            <w:szCs w:val="24"/>
            <w:rPrChange w:id="1405" w:author="Emeson Santos" w:date="2019-08-23T09:00:00Z">
              <w:rPr>
                <w:rFonts w:eastAsia="Times New Roman" w:cs="Times New Roman"/>
                <w:b/>
                <w:color w:val="0070C0"/>
              </w:rPr>
            </w:rPrChange>
          </w:rPr>
          <w:delText>organizacionais</w:delText>
        </w:r>
        <w:r w:rsidR="007716FF" w:rsidRPr="00F06C14" w:rsidDel="0099382E">
          <w:rPr>
            <w:rFonts w:eastAsia="Times New Roman" w:cs="Times New Roman"/>
            <w:bCs/>
            <w:i w:val="0"/>
            <w:iCs w:val="0"/>
            <w:color w:val="auto"/>
            <w:sz w:val="24"/>
            <w:szCs w:val="24"/>
            <w:rPrChange w:id="1406" w:author="Emeson Santos" w:date="2019-08-23T09:00:00Z">
              <w:rPr>
                <w:rFonts w:eastAsia="Times New Roman" w:cs="Times New Roman"/>
                <w:b/>
                <w:color w:val="0070C0"/>
              </w:rPr>
            </w:rPrChange>
          </w:rPr>
          <w:delText>, esses princípios est</w:delText>
        </w:r>
      </w:del>
      <w:del w:id="1407" w:author="Emeson Santos" w:date="2019-08-18T11:18:00Z">
        <w:r w:rsidR="007716FF" w:rsidRPr="00F06C14" w:rsidDel="00633A14">
          <w:rPr>
            <w:rFonts w:eastAsia="Times New Roman" w:cs="Times New Roman"/>
            <w:bCs/>
            <w:i w:val="0"/>
            <w:iCs w:val="0"/>
            <w:color w:val="auto"/>
            <w:sz w:val="24"/>
            <w:szCs w:val="24"/>
            <w:rPrChange w:id="1408" w:author="Emeson Santos" w:date="2019-08-23T09:00:00Z">
              <w:rPr>
                <w:rFonts w:eastAsia="Times New Roman" w:cs="Times New Roman"/>
                <w:b/>
                <w:color w:val="0070C0"/>
              </w:rPr>
            </w:rPrChange>
          </w:rPr>
          <w:delText>á</w:delText>
        </w:r>
      </w:del>
      <w:del w:id="1409" w:author="Emeson Santos" w:date="2019-08-23T08:51:00Z">
        <w:r w:rsidR="007716FF" w:rsidRPr="00F06C14" w:rsidDel="0099382E">
          <w:rPr>
            <w:rFonts w:eastAsia="Times New Roman" w:cs="Times New Roman"/>
            <w:bCs/>
            <w:i w:val="0"/>
            <w:iCs w:val="0"/>
            <w:color w:val="auto"/>
            <w:sz w:val="24"/>
            <w:szCs w:val="24"/>
            <w:rPrChange w:id="1410" w:author="Emeson Santos" w:date="2019-08-23T09:00:00Z">
              <w:rPr>
                <w:rFonts w:eastAsia="Times New Roman" w:cs="Times New Roman"/>
                <w:b/>
                <w:color w:val="0070C0"/>
              </w:rPr>
            </w:rPrChange>
          </w:rPr>
          <w:delText xml:space="preserve"> para desenvolver este TCC, assim como também a tecnologia, ferramenta utilizada para </w:delText>
        </w:r>
        <w:r w:rsidR="00600215" w:rsidRPr="00F06C14" w:rsidDel="0099382E">
          <w:rPr>
            <w:rFonts w:eastAsia="Times New Roman" w:cs="Times New Roman"/>
            <w:bCs/>
            <w:i w:val="0"/>
            <w:iCs w:val="0"/>
            <w:color w:val="auto"/>
            <w:sz w:val="24"/>
            <w:szCs w:val="24"/>
            <w:rPrChange w:id="1411" w:author="Emeson Santos" w:date="2019-08-23T09:00:00Z">
              <w:rPr>
                <w:rFonts w:eastAsia="Times New Roman" w:cs="Times New Roman"/>
                <w:b/>
                <w:color w:val="0070C0"/>
              </w:rPr>
            </w:rPrChange>
          </w:rPr>
          <w:delText xml:space="preserve">modelar os processos apresentados na </w:delText>
        </w:r>
        <w:r w:rsidR="00600215" w:rsidRPr="00F06C14" w:rsidDel="0099382E">
          <w:rPr>
            <w:rFonts w:eastAsia="Times New Roman" w:cs="Times New Roman"/>
            <w:b/>
            <w:i w:val="0"/>
            <w:iCs w:val="0"/>
            <w:color w:val="auto"/>
            <w:sz w:val="24"/>
            <w:szCs w:val="24"/>
            <w:rPrChange w:id="1412" w:author="Emeson Santos" w:date="2019-08-23T09:00:00Z">
              <w:rPr>
                <w:rFonts w:eastAsia="Times New Roman" w:cs="Times New Roman"/>
                <w:b/>
                <w:color w:val="0070C0"/>
              </w:rPr>
            </w:rPrChange>
          </w:rPr>
          <w:delText xml:space="preserve">seção </w:delText>
        </w:r>
        <w:r w:rsidR="00E221FC" w:rsidRPr="00F06C14" w:rsidDel="0099382E">
          <w:rPr>
            <w:rFonts w:eastAsia="Times New Roman" w:cs="Times New Roman"/>
            <w:b/>
            <w:i w:val="0"/>
            <w:iCs w:val="0"/>
            <w:color w:val="auto"/>
            <w:sz w:val="24"/>
            <w:szCs w:val="24"/>
            <w:rPrChange w:id="1413" w:author="Emeson Santos" w:date="2019-08-23T09:00:00Z">
              <w:rPr>
                <w:rFonts w:eastAsia="Times New Roman" w:cs="Times New Roman"/>
                <w:b/>
                <w:color w:val="FF0000"/>
              </w:rPr>
            </w:rPrChange>
          </w:rPr>
          <w:delText>2.2.</w:delText>
        </w:r>
        <w:r w:rsidR="00E221FC" w:rsidRPr="00F06C14" w:rsidDel="0099382E">
          <w:rPr>
            <w:rFonts w:eastAsia="Times New Roman" w:cs="Times New Roman"/>
            <w:bCs/>
            <w:i w:val="0"/>
            <w:iCs w:val="0"/>
            <w:color w:val="auto"/>
            <w:sz w:val="24"/>
            <w:szCs w:val="24"/>
            <w:rPrChange w:id="1414" w:author="Emeson Santos" w:date="2019-08-23T09:00:00Z">
              <w:rPr>
                <w:rFonts w:eastAsia="Times New Roman" w:cs="Times New Roman"/>
                <w:b/>
                <w:color w:val="FF0000"/>
              </w:rPr>
            </w:rPrChange>
          </w:rPr>
          <w:delText xml:space="preserve"> do capitulo 2</w:delText>
        </w:r>
        <w:r w:rsidR="00600215" w:rsidRPr="00F06C14" w:rsidDel="0099382E">
          <w:rPr>
            <w:rFonts w:eastAsia="Times New Roman" w:cs="Times New Roman"/>
            <w:bCs/>
            <w:i w:val="0"/>
            <w:iCs w:val="0"/>
            <w:color w:val="auto"/>
            <w:sz w:val="24"/>
            <w:szCs w:val="24"/>
            <w:rPrChange w:id="1415" w:author="Emeson Santos" w:date="2019-08-23T09:00:00Z">
              <w:rPr>
                <w:rFonts w:eastAsia="Times New Roman" w:cs="Times New Roman"/>
                <w:b/>
                <w:color w:val="FF0000"/>
              </w:rPr>
            </w:rPrChange>
          </w:rPr>
          <w:delText>.</w:delText>
        </w:r>
      </w:del>
    </w:p>
    <w:p w14:paraId="7602CDAE" w14:textId="457F3C6B" w:rsidR="00E221FC" w:rsidRPr="008F45D0" w:rsidDel="002F51AC" w:rsidRDefault="00E221FC" w:rsidP="00F06C14">
      <w:pPr>
        <w:spacing w:line="240" w:lineRule="auto"/>
        <w:ind w:firstLine="720"/>
        <w:jc w:val="both"/>
        <w:rPr>
          <w:del w:id="1416" w:author="Emeson Santos" w:date="2019-08-18T11:22:00Z"/>
          <w:rFonts w:eastAsia="Times New Roman" w:cs="Times New Roman"/>
          <w:rPrChange w:id="1417" w:author="Emeson Santos" w:date="2019-08-23T09:00:00Z">
            <w:rPr>
              <w:del w:id="1418" w:author="Emeson Santos" w:date="2019-08-18T11:22:00Z"/>
              <w:rFonts w:eastAsia="Times New Roman" w:cs="Times New Roman"/>
              <w:color w:val="000000"/>
            </w:rPr>
          </w:rPrChange>
        </w:rPr>
      </w:pPr>
      <w:del w:id="1419" w:author="Emeson Santos" w:date="2019-08-18T11:22:00Z">
        <w:r w:rsidRPr="008F45D0" w:rsidDel="002F51AC">
          <w:rPr>
            <w:rFonts w:eastAsia="Times New Roman" w:cs="Times New Roman"/>
            <w:rPrChange w:id="1420" w:author="Emeson Santos" w:date="2019-08-23T09:00:00Z">
              <w:rPr>
                <w:rFonts w:eastAsia="Times New Roman" w:cs="Times New Roman"/>
                <w:color w:val="000000"/>
              </w:rPr>
            </w:rPrChange>
          </w:rPr>
          <w:delText>No capitulo 1(...)</w:delText>
        </w:r>
      </w:del>
    </w:p>
    <w:p w14:paraId="2E09161D" w14:textId="13DAAECE" w:rsidR="007746CE" w:rsidRPr="008F45D0" w:rsidDel="008D5EA9" w:rsidRDefault="00E221FC" w:rsidP="00F06C14">
      <w:pPr>
        <w:spacing w:line="240" w:lineRule="auto"/>
        <w:ind w:firstLine="720"/>
        <w:jc w:val="both"/>
        <w:rPr>
          <w:del w:id="1421" w:author="Emeson Santos" w:date="2019-08-18T12:45:00Z"/>
          <w:rFonts w:eastAsia="Times New Roman" w:cs="Times New Roman"/>
          <w:rPrChange w:id="1422" w:author="Emeson Santos" w:date="2019-08-23T09:00:00Z">
            <w:rPr>
              <w:del w:id="1423" w:author="Emeson Santos" w:date="2019-08-18T12:45:00Z"/>
              <w:rFonts w:eastAsia="Times New Roman" w:cs="Times New Roman"/>
              <w:color w:val="000000"/>
            </w:rPr>
          </w:rPrChange>
        </w:rPr>
      </w:pPr>
      <w:del w:id="1424" w:author="Emeson Santos" w:date="2019-08-23T08:51:00Z">
        <w:r w:rsidRPr="008F45D0" w:rsidDel="0099382E">
          <w:rPr>
            <w:rFonts w:eastAsia="Times New Roman" w:cs="Times New Roman"/>
            <w:rPrChange w:id="1425" w:author="Emeson Santos" w:date="2019-08-23T09:00:00Z">
              <w:rPr>
                <w:rFonts w:eastAsia="Times New Roman" w:cs="Times New Roman"/>
                <w:color w:val="000000"/>
              </w:rPr>
            </w:rPrChange>
          </w:rPr>
          <w:delText xml:space="preserve">No </w:delText>
        </w:r>
      </w:del>
      <w:del w:id="1426" w:author="Emeson Santos" w:date="2019-08-18T12:39:00Z">
        <w:r w:rsidRPr="008F45D0" w:rsidDel="007246AD">
          <w:rPr>
            <w:rFonts w:eastAsia="Times New Roman" w:cs="Times New Roman"/>
            <w:b/>
            <w:bCs/>
            <w:i/>
            <w:iCs/>
            <w:rPrChange w:id="1427" w:author="Emeson Santos" w:date="2019-08-23T09:00:00Z">
              <w:rPr>
                <w:rFonts w:eastAsia="Times New Roman" w:cs="Times New Roman"/>
                <w:color w:val="000000"/>
              </w:rPr>
            </w:rPrChange>
          </w:rPr>
          <w:delText>capitulo</w:delText>
        </w:r>
      </w:del>
      <w:del w:id="1428" w:author="Emeson Santos" w:date="2019-08-23T08:51:00Z">
        <w:r w:rsidRPr="008F45D0" w:rsidDel="0099382E">
          <w:rPr>
            <w:rFonts w:eastAsia="Times New Roman" w:cs="Times New Roman"/>
            <w:b/>
            <w:bCs/>
            <w:i/>
            <w:iCs/>
            <w:rPrChange w:id="1429" w:author="Emeson Santos" w:date="2019-08-23T09:00:00Z">
              <w:rPr>
                <w:rFonts w:eastAsia="Times New Roman" w:cs="Times New Roman"/>
                <w:color w:val="000000"/>
              </w:rPr>
            </w:rPrChange>
          </w:rPr>
          <w:delText xml:space="preserve"> 2</w:delText>
        </w:r>
      </w:del>
      <w:del w:id="1430" w:author="Emeson Santos" w:date="2019-08-18T11:23:00Z">
        <w:r w:rsidRPr="008F45D0" w:rsidDel="002F51AC">
          <w:rPr>
            <w:rFonts w:eastAsia="Times New Roman" w:cs="Times New Roman"/>
            <w:rPrChange w:id="1431" w:author="Emeson Santos" w:date="2019-08-23T09:00:00Z">
              <w:rPr>
                <w:rFonts w:eastAsia="Times New Roman" w:cs="Times New Roman"/>
                <w:color w:val="000000"/>
              </w:rPr>
            </w:rPrChange>
          </w:rPr>
          <w:delText>(...)</w:delText>
        </w:r>
      </w:del>
    </w:p>
    <w:p w14:paraId="399863C1" w14:textId="03464EE8" w:rsidR="00E221FC" w:rsidRPr="008F45D0" w:rsidDel="008D5EA9" w:rsidRDefault="00E221FC" w:rsidP="00F06C14">
      <w:pPr>
        <w:spacing w:line="240" w:lineRule="auto"/>
        <w:ind w:firstLine="720"/>
        <w:jc w:val="both"/>
        <w:rPr>
          <w:del w:id="1432" w:author="Emeson Santos" w:date="2019-08-18T12:45:00Z"/>
          <w:rFonts w:eastAsia="Times New Roman" w:cs="Times New Roman"/>
          <w:rPrChange w:id="1433" w:author="Emeson Santos" w:date="2019-08-23T09:00:00Z">
            <w:rPr>
              <w:del w:id="1434" w:author="Emeson Santos" w:date="2019-08-18T12:45:00Z"/>
              <w:rFonts w:eastAsia="Times New Roman" w:cs="Times New Roman"/>
              <w:color w:val="000000"/>
            </w:rPr>
          </w:rPrChange>
        </w:rPr>
      </w:pPr>
      <w:del w:id="1435" w:author="Emeson Santos" w:date="2019-08-18T12:45:00Z">
        <w:r w:rsidRPr="008F45D0" w:rsidDel="008D5EA9">
          <w:rPr>
            <w:rFonts w:eastAsia="Times New Roman" w:cs="Times New Roman"/>
            <w:rPrChange w:id="1436" w:author="Emeson Santos" w:date="2019-08-23T09:00:00Z">
              <w:rPr>
                <w:rFonts w:eastAsia="Times New Roman" w:cs="Times New Roman"/>
                <w:color w:val="000000"/>
              </w:rPr>
            </w:rPrChange>
          </w:rPr>
          <w:delText>No capitulo 3(...)</w:delText>
        </w:r>
      </w:del>
    </w:p>
    <w:p w14:paraId="63C2581E" w14:textId="3165ADF7" w:rsidR="00E221FC" w:rsidRPr="008F45D0" w:rsidDel="008D5EA9" w:rsidRDefault="00E221FC" w:rsidP="00F06C14">
      <w:pPr>
        <w:spacing w:line="240" w:lineRule="auto"/>
        <w:ind w:firstLine="720"/>
        <w:jc w:val="both"/>
        <w:rPr>
          <w:del w:id="1437" w:author="Emeson Santos" w:date="2019-08-18T12:45:00Z"/>
          <w:rFonts w:eastAsia="Times New Roman" w:cs="Times New Roman"/>
          <w:rPrChange w:id="1438" w:author="Emeson Santos" w:date="2019-08-23T09:00:00Z">
            <w:rPr>
              <w:del w:id="1439" w:author="Emeson Santos" w:date="2019-08-18T12:45:00Z"/>
              <w:rFonts w:eastAsia="Times New Roman" w:cs="Times New Roman"/>
              <w:color w:val="000000"/>
            </w:rPr>
          </w:rPrChange>
        </w:rPr>
      </w:pPr>
      <w:del w:id="1440" w:author="Emeson Santos" w:date="2019-08-18T12:45:00Z">
        <w:r w:rsidRPr="008F45D0" w:rsidDel="008D5EA9">
          <w:rPr>
            <w:rFonts w:eastAsia="Times New Roman" w:cs="Times New Roman"/>
            <w:rPrChange w:id="1441" w:author="Emeson Santos" w:date="2019-08-23T09:00:00Z">
              <w:rPr>
                <w:rFonts w:eastAsia="Times New Roman" w:cs="Times New Roman"/>
                <w:color w:val="000000"/>
              </w:rPr>
            </w:rPrChange>
          </w:rPr>
          <w:delText>No capitulo 4(...)</w:delText>
        </w:r>
      </w:del>
    </w:p>
    <w:p w14:paraId="35A26797" w14:textId="4D098E53" w:rsidR="00E221FC" w:rsidRPr="008F45D0" w:rsidDel="008D5EA9" w:rsidRDefault="00E221FC" w:rsidP="00F06C14">
      <w:pPr>
        <w:spacing w:line="240" w:lineRule="auto"/>
        <w:ind w:firstLine="720"/>
        <w:jc w:val="both"/>
        <w:rPr>
          <w:del w:id="1442" w:author="Emeson Santos" w:date="2019-08-18T12:45:00Z"/>
          <w:rFonts w:eastAsia="Times New Roman" w:cs="Times New Roman"/>
          <w:rPrChange w:id="1443" w:author="Emeson Santos" w:date="2019-08-23T09:00:00Z">
            <w:rPr>
              <w:del w:id="1444" w:author="Emeson Santos" w:date="2019-08-18T12:45:00Z"/>
              <w:rFonts w:eastAsia="Times New Roman" w:cs="Times New Roman"/>
              <w:color w:val="000000"/>
            </w:rPr>
          </w:rPrChange>
        </w:rPr>
      </w:pPr>
      <w:del w:id="1445" w:author="Emeson Santos" w:date="2019-08-18T12:45:00Z">
        <w:r w:rsidRPr="008F45D0" w:rsidDel="008D5EA9">
          <w:rPr>
            <w:rFonts w:eastAsia="Times New Roman" w:cs="Times New Roman"/>
            <w:rPrChange w:id="1446" w:author="Emeson Santos" w:date="2019-08-23T09:00:00Z">
              <w:rPr>
                <w:rFonts w:eastAsia="Times New Roman" w:cs="Times New Roman"/>
                <w:color w:val="000000"/>
              </w:rPr>
            </w:rPrChange>
          </w:rPr>
          <w:delText>No capitulo 5(...)</w:delText>
        </w:r>
      </w:del>
    </w:p>
    <w:p w14:paraId="7CD294C6" w14:textId="02A5F68D" w:rsidR="00E221FC" w:rsidRPr="008F45D0" w:rsidDel="008D5EA9" w:rsidRDefault="00E221FC" w:rsidP="00F06C14">
      <w:pPr>
        <w:spacing w:line="240" w:lineRule="auto"/>
        <w:ind w:firstLine="720"/>
        <w:jc w:val="both"/>
        <w:rPr>
          <w:del w:id="1447" w:author="Emeson Santos" w:date="2019-08-18T12:45:00Z"/>
          <w:rFonts w:eastAsia="Times New Roman" w:cs="Times New Roman"/>
          <w:rPrChange w:id="1448" w:author="Emeson Santos" w:date="2019-08-23T09:00:00Z">
            <w:rPr>
              <w:del w:id="1449" w:author="Emeson Santos" w:date="2019-08-18T12:45:00Z"/>
              <w:rFonts w:eastAsia="Times New Roman" w:cs="Times New Roman"/>
              <w:color w:val="000000"/>
            </w:rPr>
          </w:rPrChange>
        </w:rPr>
      </w:pPr>
    </w:p>
    <w:p w14:paraId="4C0ADA83" w14:textId="00D2E1E7" w:rsidR="001B5205" w:rsidRPr="008F45D0" w:rsidDel="008D5EA9" w:rsidRDefault="00E221FC" w:rsidP="00F06C14">
      <w:pPr>
        <w:spacing w:line="240" w:lineRule="auto"/>
        <w:ind w:firstLine="720"/>
        <w:jc w:val="both"/>
        <w:rPr>
          <w:del w:id="1450" w:author="Emeson Santos" w:date="2019-08-18T12:45:00Z"/>
          <w:rFonts w:eastAsia="Times New Roman" w:cs="Times New Roman"/>
          <w:sz w:val="28"/>
          <w:szCs w:val="28"/>
          <w:rPrChange w:id="1451" w:author="Emeson Santos" w:date="2019-08-23T09:00:00Z">
            <w:rPr>
              <w:del w:id="1452" w:author="Emeson Santos" w:date="2019-08-18T12:45:00Z"/>
              <w:rFonts w:eastAsia="Times New Roman" w:cs="Times New Roman"/>
            </w:rPr>
          </w:rPrChange>
        </w:rPr>
        <w:pPrChange w:id="1453" w:author="Emeson Santos" w:date="2019-08-18T12:45:00Z">
          <w:pPr>
            <w:spacing w:line="240" w:lineRule="auto"/>
            <w:ind w:firstLine="720"/>
            <w:jc w:val="both"/>
          </w:pPr>
        </w:pPrChange>
      </w:pPr>
      <w:del w:id="1454" w:author="Emeson Santos" w:date="2019-08-18T12:45:00Z">
        <w:r w:rsidRPr="008F45D0" w:rsidDel="008D5EA9">
          <w:rPr>
            <w:rFonts w:eastAsia="Times New Roman" w:cs="Times New Roman"/>
            <w:rPrChange w:id="1455" w:author="Emeson Santos" w:date="2019-08-23T09:00:00Z">
              <w:rPr>
                <w:rFonts w:eastAsia="Times New Roman" w:cs="Times New Roman"/>
                <w:color w:val="000000"/>
              </w:rPr>
            </w:rPrChange>
          </w:rPr>
          <w:delText>A</w:delText>
        </w:r>
        <w:r w:rsidR="001B5205" w:rsidRPr="008F45D0" w:rsidDel="008D5EA9">
          <w:rPr>
            <w:rFonts w:eastAsia="Times New Roman" w:cs="Times New Roman"/>
            <w:rPrChange w:id="1456" w:author="Emeson Santos" w:date="2019-08-23T09:00:00Z">
              <w:rPr>
                <w:rFonts w:eastAsia="Times New Roman" w:cs="Times New Roman"/>
                <w:color w:val="000000"/>
              </w:rPr>
            </w:rPrChange>
          </w:rPr>
          <w:delText xml:space="preserve"> seção 2.1 discute a modelagem e melhoria de processo como uma solução para o problema de modelagem dos processos das chefias dos departamentos da universidade federal de sergipe utilizada com o objetivo de saber como os seus processos estão atualmente, dentro de seus departamentos. </w:delText>
        </w:r>
      </w:del>
    </w:p>
    <w:p w14:paraId="576DAFC0" w14:textId="6C4DB785" w:rsidR="001B5205" w:rsidRPr="008F45D0" w:rsidDel="008D5EA9" w:rsidRDefault="001B5205" w:rsidP="00F06C14">
      <w:pPr>
        <w:spacing w:line="240" w:lineRule="auto"/>
        <w:ind w:firstLine="720"/>
        <w:jc w:val="both"/>
        <w:rPr>
          <w:del w:id="1457" w:author="Emeson Santos" w:date="2019-08-18T12:45:00Z"/>
          <w:rFonts w:eastAsia="Times New Roman" w:cs="Times New Roman"/>
          <w:sz w:val="28"/>
          <w:szCs w:val="28"/>
          <w:rPrChange w:id="1458" w:author="Emeson Santos" w:date="2019-08-23T09:00:00Z">
            <w:rPr>
              <w:del w:id="1459" w:author="Emeson Santos" w:date="2019-08-18T12:45:00Z"/>
              <w:rFonts w:eastAsia="Times New Roman" w:cs="Times New Roman"/>
            </w:rPr>
          </w:rPrChange>
        </w:rPr>
        <w:pPrChange w:id="1460" w:author="Emeson Santos" w:date="2019-08-18T12:45:00Z">
          <w:pPr>
            <w:spacing w:line="240" w:lineRule="auto"/>
            <w:ind w:firstLine="720"/>
            <w:jc w:val="both"/>
          </w:pPr>
        </w:pPrChange>
      </w:pPr>
      <w:del w:id="1461" w:author="Emeson Santos" w:date="2019-08-18T12:45:00Z">
        <w:r w:rsidRPr="008F45D0" w:rsidDel="008D5EA9">
          <w:rPr>
            <w:rFonts w:eastAsia="Times New Roman" w:cs="Times New Roman"/>
            <w:rPrChange w:id="1462" w:author="Emeson Santos" w:date="2019-08-23T09:00:00Z">
              <w:rPr>
                <w:rFonts w:eastAsia="Times New Roman" w:cs="Times New Roman"/>
                <w:color w:val="000000"/>
              </w:rPr>
            </w:rPrChange>
          </w:rPr>
          <w:delText xml:space="preserve">Na seção 2.2 discute a modelagem de gerenciamento de </w:delText>
        </w:r>
        <w:r w:rsidR="0071402D" w:rsidRPr="008F45D0" w:rsidDel="008D5EA9">
          <w:rPr>
            <w:rFonts w:eastAsia="Times New Roman" w:cs="Times New Roman"/>
            <w:rPrChange w:id="1463" w:author="Emeson Santos" w:date="2019-08-23T09:00:00Z">
              <w:rPr>
                <w:rFonts w:eastAsia="Times New Roman" w:cs="Times New Roman"/>
                <w:color w:val="000000"/>
              </w:rPr>
            </w:rPrChange>
          </w:rPr>
          <w:delText>processos</w:delText>
        </w:r>
        <w:r w:rsidRPr="008F45D0" w:rsidDel="008D5EA9">
          <w:rPr>
            <w:rFonts w:eastAsia="Times New Roman" w:cs="Times New Roman"/>
            <w:rPrChange w:id="1464" w:author="Emeson Santos" w:date="2019-08-23T09:00:00Z">
              <w:rPr>
                <w:rFonts w:eastAsia="Times New Roman" w:cs="Times New Roman"/>
                <w:color w:val="000000"/>
              </w:rPr>
            </w:rPrChange>
          </w:rPr>
          <w:delText xml:space="preserve"> (BPM) que foi utilizada com o objetivo de mostrar que o gerenciamento dos processos de negócio é muito importante para que as instituições busquem melhorias internas e externas com finalidade de obter sucesso em seu negócio.  </w:delText>
        </w:r>
      </w:del>
    </w:p>
    <w:p w14:paraId="25FC42A0" w14:textId="55466497" w:rsidR="001B5205" w:rsidRPr="008F45D0" w:rsidDel="008D5EA9" w:rsidRDefault="001B5205" w:rsidP="00F06C14">
      <w:pPr>
        <w:spacing w:line="240" w:lineRule="auto"/>
        <w:ind w:firstLine="720"/>
        <w:jc w:val="both"/>
        <w:rPr>
          <w:del w:id="1465" w:author="Emeson Santos" w:date="2019-08-18T12:45:00Z"/>
          <w:rFonts w:eastAsia="Times New Roman" w:cs="Times New Roman"/>
          <w:sz w:val="28"/>
          <w:szCs w:val="28"/>
          <w:rPrChange w:id="1466" w:author="Emeson Santos" w:date="2019-08-23T09:00:00Z">
            <w:rPr>
              <w:del w:id="1467" w:author="Emeson Santos" w:date="2019-08-18T12:45:00Z"/>
              <w:rFonts w:eastAsia="Times New Roman" w:cs="Times New Roman"/>
            </w:rPr>
          </w:rPrChange>
        </w:rPr>
      </w:pPr>
      <w:del w:id="1468" w:author="Emeson Santos" w:date="2019-08-18T12:45:00Z">
        <w:r w:rsidRPr="008F45D0" w:rsidDel="008D5EA9">
          <w:rPr>
            <w:rFonts w:eastAsia="Times New Roman" w:cs="Times New Roman"/>
            <w:rPrChange w:id="1469" w:author="Emeson Santos" w:date="2019-08-23T09:00:00Z">
              <w:rPr>
                <w:rFonts w:eastAsia="Times New Roman" w:cs="Times New Roman"/>
                <w:color w:val="000000"/>
              </w:rPr>
            </w:rPrChange>
          </w:rPr>
          <w:delText>Na seção 2.3 discute o processo de negócio que foi utilizada com o objetivo de mostrar que é imprescindível que todos interessados no processo saibam-o de forma bem clara, estimulando eficácia e eficiência  e melhorias nas organizações. </w:delText>
        </w:r>
      </w:del>
    </w:p>
    <w:p w14:paraId="5994C0DA" w14:textId="7F46D591" w:rsidR="001B5205" w:rsidRPr="008F45D0" w:rsidDel="008D5EA9" w:rsidRDefault="001B5205" w:rsidP="00F06C14">
      <w:pPr>
        <w:spacing w:line="240" w:lineRule="auto"/>
        <w:ind w:firstLine="720"/>
        <w:jc w:val="both"/>
        <w:rPr>
          <w:del w:id="1470" w:author="Emeson Santos" w:date="2019-08-18T12:45:00Z"/>
          <w:rFonts w:eastAsia="Times New Roman" w:cs="Times New Roman"/>
          <w:sz w:val="28"/>
          <w:szCs w:val="28"/>
          <w:rPrChange w:id="1471" w:author="Emeson Santos" w:date="2019-08-23T09:00:00Z">
            <w:rPr>
              <w:del w:id="1472" w:author="Emeson Santos" w:date="2019-08-18T12:45:00Z"/>
              <w:rFonts w:eastAsia="Times New Roman" w:cs="Times New Roman"/>
            </w:rPr>
          </w:rPrChange>
        </w:rPr>
      </w:pPr>
      <w:del w:id="1473" w:author="Emeson Santos" w:date="2019-08-18T12:45:00Z">
        <w:r w:rsidRPr="008F45D0" w:rsidDel="008D5EA9">
          <w:rPr>
            <w:rFonts w:eastAsia="Times New Roman" w:cs="Times New Roman"/>
            <w:rPrChange w:id="1474" w:author="Emeson Santos" w:date="2019-08-23T09:00:00Z">
              <w:rPr>
                <w:rFonts w:eastAsia="Times New Roman" w:cs="Times New Roman"/>
                <w:color w:val="000000"/>
              </w:rPr>
            </w:rPrChange>
          </w:rPr>
          <w:delText>Na seção 2.4 discute a notação de modelagem de processo de negócio (BPMN) com o objetivo de…</w:delText>
        </w:r>
      </w:del>
    </w:p>
    <w:p w14:paraId="3AB74509" w14:textId="431B3A5A" w:rsidR="001B5205" w:rsidRPr="008F45D0" w:rsidDel="008D5EA9" w:rsidRDefault="001B5205" w:rsidP="00F06C14">
      <w:pPr>
        <w:spacing w:line="240" w:lineRule="auto"/>
        <w:ind w:firstLine="720"/>
        <w:jc w:val="both"/>
        <w:rPr>
          <w:del w:id="1475" w:author="Emeson Santos" w:date="2019-08-18T12:45:00Z"/>
          <w:rFonts w:eastAsia="Times New Roman" w:cs="Times New Roman"/>
          <w:sz w:val="28"/>
          <w:szCs w:val="28"/>
          <w:rPrChange w:id="1476" w:author="Emeson Santos" w:date="2019-08-23T09:00:00Z">
            <w:rPr>
              <w:del w:id="1477" w:author="Emeson Santos" w:date="2019-08-18T12:45:00Z"/>
              <w:rFonts w:eastAsia="Times New Roman" w:cs="Times New Roman"/>
            </w:rPr>
          </w:rPrChange>
        </w:rPr>
      </w:pPr>
      <w:del w:id="1478" w:author="Emeson Santos" w:date="2019-08-18T12:45:00Z">
        <w:r w:rsidRPr="008F45D0" w:rsidDel="008D5EA9">
          <w:rPr>
            <w:rFonts w:eastAsia="Times New Roman" w:cs="Times New Roman"/>
            <w:rPrChange w:id="1479" w:author="Emeson Santos" w:date="2019-08-23T09:00:00Z">
              <w:rPr>
                <w:rFonts w:eastAsia="Times New Roman" w:cs="Times New Roman"/>
                <w:color w:val="000000"/>
              </w:rPr>
            </w:rPrChange>
          </w:rPr>
          <w:delText>Na seção 2.5 discute sobre a ferramenta BPMN com o objetivo de …</w:delText>
        </w:r>
      </w:del>
    </w:p>
    <w:p w14:paraId="23E03BF2" w14:textId="6111F9DA" w:rsidR="001B5205" w:rsidRPr="008F45D0" w:rsidDel="008D5EA9" w:rsidRDefault="001B5205" w:rsidP="00F06C14">
      <w:pPr>
        <w:spacing w:line="240" w:lineRule="auto"/>
        <w:ind w:firstLine="720"/>
        <w:jc w:val="both"/>
        <w:rPr>
          <w:del w:id="1480" w:author="Emeson Santos" w:date="2019-08-18T12:45:00Z"/>
          <w:rFonts w:eastAsia="Times New Roman" w:cs="Times New Roman"/>
          <w:sz w:val="28"/>
          <w:szCs w:val="28"/>
          <w:rPrChange w:id="1481" w:author="Emeson Santos" w:date="2019-08-23T09:00:00Z">
            <w:rPr>
              <w:del w:id="1482" w:author="Emeson Santos" w:date="2019-08-18T12:45:00Z"/>
              <w:rFonts w:eastAsia="Times New Roman" w:cs="Times New Roman"/>
            </w:rPr>
          </w:rPrChange>
        </w:rPr>
      </w:pPr>
      <w:del w:id="1483" w:author="Emeson Santos" w:date="2019-08-18T12:45:00Z">
        <w:r w:rsidRPr="008F45D0" w:rsidDel="008D5EA9">
          <w:rPr>
            <w:rFonts w:eastAsia="Times New Roman" w:cs="Times New Roman"/>
            <w:rPrChange w:id="1484" w:author="Emeson Santos" w:date="2019-08-23T09:00:00Z">
              <w:rPr>
                <w:rFonts w:eastAsia="Times New Roman" w:cs="Times New Roman"/>
                <w:color w:val="000000"/>
              </w:rPr>
            </w:rPrChange>
          </w:rPr>
          <w:delText>Na seção 2.6 discute os problemas processuais das organizações com o objetivo de …</w:delText>
        </w:r>
      </w:del>
    </w:p>
    <w:p w14:paraId="6DAB02F1" w14:textId="33F01E05" w:rsidR="001B5205" w:rsidRPr="008F45D0" w:rsidDel="008D5EA9" w:rsidRDefault="001B5205" w:rsidP="00F06C14">
      <w:pPr>
        <w:spacing w:after="160" w:line="256" w:lineRule="auto"/>
        <w:ind w:firstLine="720"/>
        <w:jc w:val="both"/>
        <w:rPr>
          <w:del w:id="1485" w:author="Emeson Santos" w:date="2019-08-18T12:45:00Z"/>
          <w:rFonts w:eastAsia="Times New Roman" w:cs="Times New Roman"/>
          <w:b/>
          <w:rPrChange w:id="1486" w:author="Emeson Santos" w:date="2019-08-23T09:00:00Z">
            <w:rPr>
              <w:del w:id="1487" w:author="Emeson Santos" w:date="2019-08-18T12:45:00Z"/>
              <w:rFonts w:eastAsia="Times New Roman" w:cs="Times New Roman"/>
              <w:b/>
              <w:color w:val="0070C0"/>
            </w:rPr>
          </w:rPrChange>
        </w:rPr>
      </w:pPr>
    </w:p>
    <w:p w14:paraId="0F97CEE8" w14:textId="1DBC7266" w:rsidR="009C334B" w:rsidRPr="008F45D0" w:rsidDel="008D5EA9" w:rsidRDefault="009C334B" w:rsidP="00F06C14">
      <w:pPr>
        <w:spacing w:after="160" w:line="256" w:lineRule="auto"/>
        <w:ind w:firstLine="720"/>
        <w:jc w:val="both"/>
        <w:rPr>
          <w:del w:id="1488" w:author="Emeson Santos" w:date="2019-08-18T12:45:00Z"/>
          <w:rFonts w:eastAsia="Times New Roman" w:cs="Times New Roman"/>
          <w:b/>
          <w:rPrChange w:id="1489" w:author="Emeson Santos" w:date="2019-08-23T09:00:00Z">
            <w:rPr>
              <w:del w:id="1490" w:author="Emeson Santos" w:date="2019-08-18T12:45:00Z"/>
              <w:rFonts w:eastAsia="Times New Roman" w:cs="Times New Roman"/>
              <w:b/>
              <w:color w:val="0070C0"/>
            </w:rPr>
          </w:rPrChange>
        </w:rPr>
      </w:pPr>
    </w:p>
    <w:p w14:paraId="0ACEB7DA" w14:textId="77777777" w:rsidR="009C334B" w:rsidRPr="008F45D0" w:rsidRDefault="009C334B" w:rsidP="00F06C14">
      <w:pPr>
        <w:spacing w:after="160" w:line="256" w:lineRule="auto"/>
        <w:ind w:firstLine="720"/>
        <w:jc w:val="both"/>
        <w:rPr>
          <w:rFonts w:eastAsia="Times New Roman" w:cs="Times New Roman"/>
          <w:b/>
          <w:rPrChange w:id="1491" w:author="Emeson Santos" w:date="2019-08-23T09:00:00Z">
            <w:rPr>
              <w:rFonts w:eastAsia="Times New Roman" w:cs="Times New Roman"/>
              <w:b/>
              <w:color w:val="0070C0"/>
            </w:rPr>
          </w:rPrChange>
        </w:rPr>
      </w:pPr>
    </w:p>
    <w:p w14:paraId="28AB93F7" w14:textId="77777777" w:rsidR="004F742A" w:rsidRDefault="0099382E" w:rsidP="0051420B">
      <w:pPr>
        <w:pStyle w:val="Ttulo1"/>
        <w:rPr>
          <w:ins w:id="1492" w:author="Emeson Santos" w:date="2019-08-23T10:24:00Z"/>
          <w:b/>
          <w:bCs/>
          <w:sz w:val="32"/>
          <w:szCs w:val="32"/>
        </w:rPr>
      </w:pPr>
      <w:bookmarkStart w:id="1493" w:name="_Toc17446448"/>
      <w:ins w:id="1494" w:author="Emeson Santos" w:date="2019-08-23T08:54:00Z">
        <w:r w:rsidRPr="004F742A">
          <w:rPr>
            <w:b/>
            <w:bCs/>
            <w:sz w:val="32"/>
            <w:szCs w:val="32"/>
            <w:rPrChange w:id="1495" w:author="Emeson Santos" w:date="2019-08-23T10:24:00Z">
              <w:rPr>
                <w:rFonts w:eastAsia="Times New Roman" w:cs="Times New Roman"/>
                <w:b/>
                <w:sz w:val="32"/>
                <w:szCs w:val="32"/>
              </w:rPr>
            </w:rPrChange>
          </w:rPr>
          <w:t>CAPÍTULO 2</w:t>
        </w:r>
      </w:ins>
      <w:bookmarkStart w:id="1496" w:name="_etzugfrtqsu2" w:colFirst="0" w:colLast="0"/>
      <w:bookmarkStart w:id="1497" w:name="_Toc17446449"/>
      <w:bookmarkEnd w:id="1493"/>
      <w:bookmarkEnd w:id="1496"/>
    </w:p>
    <w:p w14:paraId="629671F7" w14:textId="3728860E" w:rsidR="0099382E" w:rsidRPr="004F742A" w:rsidRDefault="0099382E">
      <w:pPr>
        <w:pStyle w:val="Ttulo1"/>
        <w:rPr>
          <w:ins w:id="1498" w:author="Emeson Santos" w:date="2019-08-23T08:54:00Z"/>
          <w:b/>
          <w:bCs/>
          <w:sz w:val="28"/>
          <w:szCs w:val="28"/>
          <w:rPrChange w:id="1499" w:author="Emeson Santos" w:date="2019-08-23T10:24:00Z">
            <w:rPr>
              <w:ins w:id="1500" w:author="Emeson Santos" w:date="2019-08-23T08:54:00Z"/>
              <w:rFonts w:eastAsia="Times New Roman" w:cs="Times New Roman"/>
              <w:b/>
              <w:sz w:val="32"/>
              <w:szCs w:val="32"/>
            </w:rPr>
          </w:rPrChange>
        </w:rPr>
        <w:pPrChange w:id="1501" w:author="Emeson Santos" w:date="2019-08-23T09:28:00Z">
          <w:pPr>
            <w:pStyle w:val="Ttulo1"/>
            <w:spacing w:before="240" w:after="160" w:line="254" w:lineRule="auto"/>
            <w:jc w:val="both"/>
          </w:pPr>
        </w:pPrChange>
      </w:pPr>
      <w:r w:rsidRPr="004F742A">
        <w:rPr>
          <w:b/>
          <w:bCs/>
          <w:sz w:val="28"/>
          <w:szCs w:val="28"/>
          <w:rPrChange w:id="1502" w:author="Emeson Santos" w:date="2019-08-23T10:24:00Z">
            <w:rPr/>
          </w:rPrChange>
        </w:rPr>
        <w:t>FUNDAMENTAÇÃO TEÓRICA</w:t>
      </w:r>
      <w:bookmarkEnd w:id="1497"/>
    </w:p>
    <w:p w14:paraId="409EFA01" w14:textId="77777777" w:rsidR="0099382E" w:rsidRPr="008F45D0" w:rsidRDefault="0099382E" w:rsidP="0099382E">
      <w:pPr>
        <w:spacing w:before="240" w:after="160" w:line="254" w:lineRule="auto"/>
        <w:ind w:firstLine="720"/>
        <w:jc w:val="both"/>
        <w:rPr>
          <w:ins w:id="1503" w:author="Emeson Santos" w:date="2019-08-23T08:54:00Z"/>
          <w:rFonts w:eastAsia="Times New Roman" w:cs="Times New Roman"/>
        </w:rPr>
      </w:pPr>
      <w:ins w:id="1504" w:author="Emeson Santos" w:date="2019-08-23T08:54:00Z">
        <w:r w:rsidRPr="008F45D0">
          <w:rPr>
            <w:rFonts w:eastAsia="Times New Roman" w:cs="Times New Roman"/>
          </w:rPr>
          <w:t xml:space="preserve">Este capítulo vem a apresentar os principais assuntos deste trabalho de conclusão de curso (TCC) como o processo de negócio, modelagem de processo de negócio, processos de negócio das chefias dos departamentos da UFS. Ao final mostra alguns trabalhos relacionados ao problema do trabalho descrito. </w:t>
        </w:r>
      </w:ins>
    </w:p>
    <w:p w14:paraId="2DE9DA12" w14:textId="00AE29C8" w:rsidR="0099382E" w:rsidRPr="008F45D0" w:rsidRDefault="0099382E" w:rsidP="0099382E">
      <w:pPr>
        <w:pStyle w:val="Ttulo2"/>
        <w:spacing w:before="240" w:after="160" w:line="254" w:lineRule="auto"/>
        <w:jc w:val="both"/>
        <w:rPr>
          <w:ins w:id="1505" w:author="Emeson Santos" w:date="2019-08-23T08:54:00Z"/>
          <w:rFonts w:eastAsia="Times New Roman" w:cs="Times New Roman"/>
          <w:b/>
          <w:sz w:val="28"/>
          <w:szCs w:val="28"/>
        </w:rPr>
      </w:pPr>
      <w:bookmarkStart w:id="1506" w:name="_58v8k7pq2t74" w:colFirst="0" w:colLast="0"/>
      <w:bookmarkStart w:id="1507" w:name="_Toc17446450"/>
      <w:bookmarkEnd w:id="1506"/>
      <w:ins w:id="1508" w:author="Emeson Santos" w:date="2019-08-23T08:54:00Z">
        <w:r w:rsidRPr="008F45D0">
          <w:rPr>
            <w:rFonts w:eastAsia="Times New Roman" w:cs="Times New Roman"/>
            <w:b/>
            <w:sz w:val="28"/>
            <w:szCs w:val="28"/>
          </w:rPr>
          <w:t xml:space="preserve">2.1 </w:t>
        </w:r>
        <w:r w:rsidRPr="004F742A">
          <w:rPr>
            <w:b/>
            <w:bCs/>
            <w:sz w:val="28"/>
            <w:szCs w:val="28"/>
            <w:rPrChange w:id="1509" w:author="Emeson Santos" w:date="2019-08-23T10:25:00Z">
              <w:rPr>
                <w:rFonts w:eastAsia="Times New Roman" w:cs="Times New Roman"/>
                <w:b/>
                <w:sz w:val="28"/>
                <w:szCs w:val="28"/>
              </w:rPr>
            </w:rPrChange>
          </w:rPr>
          <w:t>PROCESSO DE NEGÓCIO</w:t>
        </w:r>
        <w:bookmarkEnd w:id="1507"/>
      </w:ins>
    </w:p>
    <w:p w14:paraId="7F5FB8FB" w14:textId="77777777" w:rsidR="0099382E" w:rsidRPr="008F45D0" w:rsidRDefault="0099382E" w:rsidP="0099382E">
      <w:pPr>
        <w:spacing w:before="240" w:after="240" w:line="256" w:lineRule="auto"/>
        <w:ind w:firstLine="440"/>
        <w:jc w:val="both"/>
        <w:rPr>
          <w:ins w:id="1510" w:author="Emeson Santos" w:date="2019-08-23T08:54:00Z"/>
          <w:rFonts w:eastAsia="Times New Roman" w:cs="Times New Roman"/>
        </w:rPr>
      </w:pPr>
      <w:ins w:id="1511" w:author="Emeson Santos" w:date="2019-08-23T08:54:00Z">
        <w:r w:rsidRPr="008F45D0">
          <w:rPr>
            <w:rFonts w:eastAsia="Times New Roman" w:cs="Times New Roman"/>
            <w:b/>
            <w:sz w:val="16"/>
            <w:szCs w:val="16"/>
          </w:rPr>
          <w:t xml:space="preserve">  </w:t>
        </w:r>
        <w:r w:rsidRPr="008F45D0">
          <w:rPr>
            <w:rFonts w:eastAsia="Times New Roman" w:cs="Times New Roman"/>
            <w:b/>
            <w:sz w:val="16"/>
            <w:szCs w:val="16"/>
          </w:rPr>
          <w:tab/>
        </w:r>
        <w:r w:rsidRPr="008F45D0">
          <w:rPr>
            <w:rFonts w:eastAsia="Times New Roman" w:cs="Times New Roman"/>
          </w:rPr>
          <w:t>Esta seção vem mostrar que alguns problemas organizacionais e apresentar de forma simples e eficaz um modelo para padronização de organização que pode ser usado em organizações a fim de facilitar as ações e funções dentro das instituições. No caso deste trabalho usaremos a técnica de modelagem de processo de negócio (BPM) nos processos das chefias departamentais da universidade federal de Sergipe (UFS).</w:t>
        </w:r>
      </w:ins>
    </w:p>
    <w:p w14:paraId="16486A39" w14:textId="77777777" w:rsidR="0099382E" w:rsidRPr="008F45D0" w:rsidRDefault="0099382E" w:rsidP="0099382E">
      <w:pPr>
        <w:spacing w:before="240" w:after="240" w:line="256" w:lineRule="auto"/>
        <w:ind w:firstLine="700"/>
        <w:jc w:val="both"/>
        <w:rPr>
          <w:ins w:id="1512" w:author="Emeson Santos" w:date="2019-08-23T08:54:00Z"/>
          <w:rFonts w:eastAsia="Times New Roman" w:cs="Times New Roman"/>
        </w:rPr>
      </w:pPr>
      <w:ins w:id="1513" w:author="Emeson Santos" w:date="2019-08-23T08:54:00Z">
        <w:r w:rsidRPr="008F45D0">
          <w:rPr>
            <w:rFonts w:eastAsia="Times New Roman" w:cs="Times New Roman"/>
          </w:rPr>
          <w:t>De acordo com Borges (2015, p.6), as organizações trabalham diariamente executando seus processos de negócios. Porém nem todos os envolvidos na organização conhece esses processos de negócios, o que é um problema, pois desta forma fica difícil para uma organização planejar, analisar e determinar prioridades dos processos sem que todos os envolvidos tenham plena clareza do que acontece nos processos de negócios da organização, pois isso pode evitar perda de tempo, repetição de tarefas, desmotivação  e baixa produtividade. Logo, os envolvidos devem estar a par de como funciona todos os processos da organização, onde se inicia o processo onde finaliza o processo e se esse passa pelo setor específico do envolvido. Tendo os envolvidos uma visão mais aberta dos processos será perceptível que cada atividade, seja ela interna ou externa, tem uma ligação seja para outra atividade ou outro processo.</w:t>
        </w:r>
      </w:ins>
    </w:p>
    <w:p w14:paraId="731FDC0E" w14:textId="77777777" w:rsidR="0099382E" w:rsidRPr="008F45D0" w:rsidRDefault="0099382E" w:rsidP="0099382E">
      <w:pPr>
        <w:spacing w:before="240" w:after="240" w:line="256" w:lineRule="auto"/>
        <w:ind w:firstLine="720"/>
        <w:jc w:val="both"/>
        <w:rPr>
          <w:ins w:id="1514" w:author="Emeson Santos" w:date="2019-08-23T08:54:00Z"/>
          <w:rFonts w:eastAsia="Times New Roman" w:cs="Times New Roman"/>
          <w:sz w:val="16"/>
          <w:szCs w:val="16"/>
        </w:rPr>
      </w:pPr>
      <w:ins w:id="1515" w:author="Emeson Santos" w:date="2019-08-23T08:54:00Z">
        <w:r w:rsidRPr="008F45D0">
          <w:rPr>
            <w:rFonts w:eastAsia="Times New Roman" w:cs="Times New Roman"/>
          </w:rPr>
          <w:lastRenderedPageBreak/>
          <w:t>Os processos organizacionais podem apresentar inúmeras dificuldades, os processos devem ter bastante clareza, estar bem documentados, saber onde começa um processo e onde o mesmo é finalizado, de onde veio e para onde vai, atendendo o objetivo do processo de negócio. As organizações vêm sofrendo algumas mudanças em torno de sua gestão de processos. Isso acontece por causa do aumento de encomenda dos produtos, necessidade de uma comunicação mais rápida ajudando na tomada de decisão, adaptação às mudanças e aumento da concorrência, assim confirma (</w:t>
        </w:r>
        <w:r w:rsidRPr="008F45D0">
          <w:rPr>
            <w:rFonts w:eastAsia="Times New Roman" w:cs="Times New Roman"/>
            <w:highlight w:val="white"/>
          </w:rPr>
          <w:t>MÜCKENBERGER, Everson et al</w:t>
        </w:r>
        <w:r w:rsidRPr="008F45D0">
          <w:rPr>
            <w:rFonts w:eastAsia="Times New Roman" w:cs="Times New Roman"/>
          </w:rPr>
          <w:t>, 2013, p. 2).</w:t>
        </w:r>
      </w:ins>
    </w:p>
    <w:p w14:paraId="2849ECA3" w14:textId="77777777" w:rsidR="0099382E" w:rsidRPr="008F45D0" w:rsidRDefault="0099382E" w:rsidP="0099382E">
      <w:pPr>
        <w:spacing w:before="240" w:after="240" w:line="256" w:lineRule="auto"/>
        <w:ind w:firstLine="720"/>
        <w:jc w:val="both"/>
        <w:rPr>
          <w:ins w:id="1516" w:author="Emeson Santos" w:date="2019-08-23T08:54:00Z"/>
          <w:rFonts w:eastAsia="Times New Roman" w:cs="Times New Roman"/>
        </w:rPr>
      </w:pPr>
      <w:ins w:id="1517" w:author="Emeson Santos" w:date="2019-08-23T08:54:00Z">
        <w:r w:rsidRPr="008F45D0">
          <w:rPr>
            <w:rFonts w:eastAsia="Times New Roman" w:cs="Times New Roman"/>
          </w:rPr>
          <w:t>Pode acontecer problemas em processos organizacionais, mas existem meios de organizar seus processos de forma que possa ter uma clareza entre todos os envolvidos, e um deles é o modelo BPM.</w:t>
        </w:r>
      </w:ins>
    </w:p>
    <w:p w14:paraId="37080441" w14:textId="77777777" w:rsidR="0099382E" w:rsidRPr="008F45D0" w:rsidRDefault="0099382E" w:rsidP="0099382E">
      <w:pPr>
        <w:spacing w:before="240" w:after="240" w:line="256" w:lineRule="auto"/>
        <w:ind w:firstLine="720"/>
        <w:jc w:val="both"/>
        <w:rPr>
          <w:ins w:id="1518" w:author="Emeson Santos" w:date="2019-08-23T08:54:00Z"/>
          <w:rFonts w:eastAsia="Times New Roman" w:cs="Times New Roman"/>
        </w:rPr>
      </w:pPr>
      <w:ins w:id="1519" w:author="Emeson Santos" w:date="2019-08-23T08:54:00Z">
        <w:r w:rsidRPr="008F45D0">
          <w:rPr>
            <w:rFonts w:eastAsia="Times New Roman" w:cs="Times New Roman"/>
            <w:highlight w:val="white"/>
          </w:rPr>
          <w:t>Weske</w:t>
        </w:r>
        <w:r w:rsidRPr="008F45D0">
          <w:rPr>
            <w:rFonts w:eastAsia="Times New Roman" w:cs="Times New Roman"/>
          </w:rPr>
          <w:t xml:space="preserve"> (2007, p. 7) define BPM, modelagem de processos de negócio, como sendo um conjunto ações que segue algumas regras para serem executadas e se comunicarem entre elas. O processo de negócio pode ser representado por instâncias de processos contendo outras instâncias de ações. Cada modelagem de processo de negócio funciona como um conjunto de instâncias do processo de negócio e também como um conjunto de instâncias de atividades.</w:t>
        </w:r>
      </w:ins>
    </w:p>
    <w:p w14:paraId="4997FFB0" w14:textId="22099F4C" w:rsidR="0099382E" w:rsidRPr="008F45D0" w:rsidRDefault="0099382E" w:rsidP="0099382E">
      <w:pPr>
        <w:spacing w:before="240" w:after="240" w:line="256" w:lineRule="auto"/>
        <w:ind w:firstLine="720"/>
        <w:jc w:val="both"/>
        <w:rPr>
          <w:ins w:id="1520" w:author="Emeson Santos" w:date="2019-08-23T08:54:00Z"/>
          <w:rFonts w:eastAsia="Times New Roman" w:cs="Times New Roman"/>
        </w:rPr>
      </w:pPr>
      <w:ins w:id="1521" w:author="Emeson Santos" w:date="2019-08-23T08:54:00Z">
        <w:r w:rsidRPr="008F45D0">
          <w:rPr>
            <w:rFonts w:eastAsia="Times New Roman" w:cs="Times New Roman"/>
          </w:rPr>
          <w:t xml:space="preserve">A modelagem de processos de negócios, para Pereira (2013, </w:t>
        </w:r>
      </w:ins>
      <w:r w:rsidR="003E5B13" w:rsidRPr="008F45D0">
        <w:rPr>
          <w:rFonts w:eastAsia="Times New Roman" w:cs="Times New Roman"/>
        </w:rPr>
        <w:t>p.43)</w:t>
      </w:r>
      <w:r w:rsidR="003E5B13">
        <w:rPr>
          <w:rFonts w:eastAsia="Times New Roman" w:cs="Times New Roman"/>
        </w:rPr>
        <w:t xml:space="preserve"> </w:t>
      </w:r>
      <w:ins w:id="1522" w:author="Emeson Santos" w:date="2019-08-23T08:54:00Z">
        <w:r w:rsidRPr="008F45D0">
          <w:rPr>
            <w:rFonts w:eastAsia="Times New Roman" w:cs="Times New Roman"/>
          </w:rPr>
          <w:t>agrega valores a organização e aplica melhorias de processos de forma contínua principalmente no seu remodelamento e em sua análise e assim conclui o seu objetivo atendendo a essas. Em nosso contexto não vamos aplicar a melhoria de processos.</w:t>
        </w:r>
      </w:ins>
    </w:p>
    <w:p w14:paraId="6738E71D" w14:textId="77777777" w:rsidR="0099382E" w:rsidRPr="008F45D0" w:rsidRDefault="0099382E" w:rsidP="0099382E">
      <w:pPr>
        <w:spacing w:before="240" w:after="240" w:line="256" w:lineRule="auto"/>
        <w:ind w:firstLine="700"/>
        <w:jc w:val="both"/>
        <w:rPr>
          <w:ins w:id="1523" w:author="Emeson Santos" w:date="2019-08-23T08:54:00Z"/>
          <w:rFonts w:eastAsia="Times New Roman" w:cs="Times New Roman"/>
        </w:rPr>
      </w:pPr>
      <w:ins w:id="1524" w:author="Emeson Santos" w:date="2019-08-23T08:54:00Z">
        <w:r w:rsidRPr="008F45D0">
          <w:rPr>
            <w:rFonts w:eastAsia="Times New Roman" w:cs="Times New Roman"/>
          </w:rPr>
          <w:t>Existem várias definições de processo de negócio de acordo com algumas literaturas:</w:t>
        </w:r>
      </w:ins>
    </w:p>
    <w:p w14:paraId="0D073E1F" w14:textId="77777777" w:rsidR="0099382E" w:rsidRPr="008F45D0" w:rsidRDefault="0099382E" w:rsidP="0099382E">
      <w:pPr>
        <w:spacing w:before="240" w:after="240" w:line="256" w:lineRule="auto"/>
        <w:ind w:firstLine="700"/>
        <w:jc w:val="both"/>
        <w:rPr>
          <w:ins w:id="1525" w:author="Emeson Santos" w:date="2019-08-23T08:54:00Z"/>
          <w:rFonts w:eastAsia="Times New Roman" w:cs="Times New Roman"/>
          <w:sz w:val="16"/>
          <w:szCs w:val="16"/>
        </w:rPr>
      </w:pPr>
      <w:ins w:id="1526" w:author="Emeson Santos" w:date="2019-08-23T08:54:00Z">
        <w:r w:rsidRPr="008F45D0">
          <w:rPr>
            <w:rFonts w:eastAsia="Times New Roman" w:cs="Times New Roman"/>
          </w:rPr>
          <w:t>O processo de negócio Segundo Weske (2007, p. 6), é definido como um conjunto de atividades que são executadas em um ambiente organizacional com coordenação e técnicas a serem seguidas. As atividades são realizadas para atingir um objetivo do negócio. Cada processo é executado por uma única organização podendo interagir com os processos de outras organizações. Borges (2015, p.6) concorda com Weske (2007, p. 6), mas ele acrescenta que o processo de negócio agrega valores para a organização. Já Brasil (2013, p.35), concorda com Weske (2007, p. 6) e Borges (2015, p.6), e ainda adiciona que os processos de negócios podem também servir de apoio e também para gerenciar os outros processos, além de ter uma ponta de início e uma ponta de finalização para concluir os processos, também podem ser interfuncional ou Inter organizacional.</w:t>
        </w:r>
      </w:ins>
    </w:p>
    <w:p w14:paraId="69E6E507" w14:textId="77777777" w:rsidR="0099382E" w:rsidRPr="008F45D0" w:rsidRDefault="0099382E" w:rsidP="0099382E">
      <w:pPr>
        <w:spacing w:after="160" w:line="256" w:lineRule="auto"/>
        <w:ind w:left="20" w:firstLine="700"/>
        <w:jc w:val="both"/>
        <w:rPr>
          <w:ins w:id="1527" w:author="Emeson Santos" w:date="2019-08-23T08:54:00Z"/>
          <w:rFonts w:eastAsia="Times New Roman" w:cs="Times New Roman"/>
        </w:rPr>
      </w:pPr>
      <w:ins w:id="1528" w:author="Emeson Santos" w:date="2019-08-23T08:54:00Z">
        <w:r w:rsidRPr="008F45D0">
          <w:rPr>
            <w:rFonts w:eastAsia="Times New Roman" w:cs="Times New Roman"/>
          </w:rPr>
          <w:t>Portanto, entendemos que o processo de negócio é um trabalho feito em passo a passo a fim de organizar, padronizar, facilitar, e melhorar os processos de uma organização seguindo uma notação para modelagem de processos de negócios, que deve ser conhecido por todos da organização, ou estudado a ponto de que esteja bem claro para uma melhor aplicação dos procedimentos de maneira mais eficaz, de forma que as tarefas sejam especificadas e mapeadas para que seja benéfico para a organização, mais rápido, com menos repetições dos trabalhos, estimulando a produtividade e melhorias dentro e fora das organizações.</w:t>
        </w:r>
      </w:ins>
    </w:p>
    <w:p w14:paraId="59ED3F78" w14:textId="77777777" w:rsidR="0099382E" w:rsidRPr="008F45D0" w:rsidRDefault="0099382E" w:rsidP="0099382E">
      <w:pPr>
        <w:spacing w:after="160" w:line="256" w:lineRule="auto"/>
        <w:ind w:left="20" w:firstLine="700"/>
        <w:jc w:val="both"/>
        <w:rPr>
          <w:ins w:id="1529" w:author="Emeson Santos" w:date="2019-08-23T08:54:00Z"/>
          <w:rFonts w:eastAsia="Times New Roman" w:cs="Times New Roman"/>
        </w:rPr>
      </w:pPr>
      <w:ins w:id="1530" w:author="Emeson Santos" w:date="2019-08-23T08:54:00Z">
        <w:r w:rsidRPr="008F45D0">
          <w:rPr>
            <w:rFonts w:eastAsia="Times New Roman" w:cs="Times New Roman"/>
          </w:rPr>
          <w:t>Nas palavras de Baldam (2014, p. 34), podemos citar como benefícios da utilização do BPM: A diminuição de tarefas manuais, eliminação das duplicidades, redução para conclusão dos processos, redução de custos, melhoria de serviço ao cliente,</w:t>
        </w:r>
        <w:r w:rsidRPr="008F45D0">
          <w:rPr>
            <w:rFonts w:eastAsia="Times New Roman" w:cs="Times New Roman"/>
            <w:b/>
          </w:rPr>
          <w:t xml:space="preserve"> </w:t>
        </w:r>
        <w:r w:rsidRPr="008F45D0">
          <w:rPr>
            <w:rFonts w:eastAsia="Times New Roman" w:cs="Times New Roman"/>
          </w:rPr>
          <w:t xml:space="preserve">ter melhor gerência das atividades, integração de sistemas desconectados (movimentar setores esquecidos), direcionamento automático de problemas das exceções para os gerentes ou responsáveis pelos </w:t>
        </w:r>
        <w:r w:rsidRPr="008F45D0">
          <w:rPr>
            <w:rFonts w:eastAsia="Times New Roman" w:cs="Times New Roman"/>
          </w:rPr>
          <w:lastRenderedPageBreak/>
          <w:t>processos. Logo, é justo dizer que o sucesso ou fracasso de uma empresa ou organização depende de como, e se, está organizada.</w:t>
        </w:r>
      </w:ins>
    </w:p>
    <w:p w14:paraId="7DA8B715" w14:textId="77777777" w:rsidR="0099382E" w:rsidRPr="008F45D0" w:rsidRDefault="0099382E" w:rsidP="0099382E">
      <w:pPr>
        <w:spacing w:before="240" w:after="160" w:line="256" w:lineRule="auto"/>
        <w:ind w:firstLine="700"/>
        <w:jc w:val="both"/>
        <w:rPr>
          <w:ins w:id="1531" w:author="Emeson Santos" w:date="2019-08-23T08:54:00Z"/>
          <w:rFonts w:eastAsia="Times New Roman" w:cs="Times New Roman"/>
        </w:rPr>
      </w:pPr>
      <w:ins w:id="1532" w:author="Emeson Santos" w:date="2019-08-23T08:54:00Z">
        <w:r w:rsidRPr="008F45D0">
          <w:rPr>
            <w:rFonts w:eastAsia="Times New Roman" w:cs="Times New Roman"/>
          </w:rPr>
          <w:t>Os processos de negócios apresentam três tipos de classificações: o processo primário, o processo de suporte e o processo de gerenciamento. No caso deste trabalho não vamos utilizar o processo de suporte nem o de gerenciamento focando assim no processo primário.</w:t>
        </w:r>
      </w:ins>
    </w:p>
    <w:p w14:paraId="4C848E53" w14:textId="77777777" w:rsidR="0099382E" w:rsidRPr="008F45D0" w:rsidRDefault="0099382E" w:rsidP="0099382E">
      <w:pPr>
        <w:spacing w:before="240" w:after="160" w:line="256" w:lineRule="auto"/>
        <w:ind w:firstLine="720"/>
        <w:jc w:val="both"/>
        <w:rPr>
          <w:ins w:id="1533" w:author="Emeson Santos" w:date="2019-08-23T08:54:00Z"/>
          <w:rFonts w:eastAsia="Times New Roman" w:cs="Times New Roman"/>
        </w:rPr>
      </w:pPr>
      <w:ins w:id="1534" w:author="Emeson Santos" w:date="2019-08-23T08:54:00Z">
        <w:r w:rsidRPr="008F45D0">
          <w:rPr>
            <w:rFonts w:eastAsia="Times New Roman" w:cs="Times New Roman"/>
          </w:rPr>
          <w:t>Brasil (2013, p. 36), afirma que o processo primário é feito de ponta a ponta, passo a passo, agregando valor ao cliente. Os processos primários representam as atividades que uma organização executa para atingir um objetivo, seja elas essenciais ou de finalização. Estes processos estão ligados a experiência do produto ou do serviço, voltado para o cliente uma percepção de agregação de valores em relação aos processos.</w:t>
        </w:r>
      </w:ins>
    </w:p>
    <w:p w14:paraId="1454DCFF" w14:textId="05075477" w:rsidR="0099382E" w:rsidRPr="008F45D0" w:rsidRDefault="0099382E" w:rsidP="0099382E">
      <w:pPr>
        <w:spacing w:before="240" w:after="160" w:line="256" w:lineRule="auto"/>
        <w:ind w:firstLine="720"/>
        <w:jc w:val="both"/>
        <w:rPr>
          <w:ins w:id="1535" w:author="Emeson Santos" w:date="2019-08-23T08:54:00Z"/>
          <w:rFonts w:eastAsia="Times New Roman" w:cs="Times New Roman"/>
          <w:sz w:val="16"/>
          <w:szCs w:val="16"/>
        </w:rPr>
      </w:pPr>
      <w:ins w:id="1536" w:author="Emeson Santos" w:date="2019-08-23T08:54:00Z">
        <w:r w:rsidRPr="008F45D0">
          <w:rPr>
            <w:rFonts w:eastAsia="Times New Roman" w:cs="Times New Roman"/>
          </w:rPr>
          <w:t xml:space="preserve">Segundo Cavalcanti (2017, p. 141), </w:t>
        </w:r>
        <w:r w:rsidRPr="008F45D0">
          <w:rPr>
            <w:rFonts w:eastAsia="Times New Roman" w:cs="Times New Roman"/>
            <w:highlight w:val="white"/>
          </w:rPr>
          <w:t xml:space="preserve">O mapeamento de processos são várias tarefas, ou atividades, dos processos existentes que são representadas seguindo uma notação e permitindo uma boa compreensão, e um melhor gerenciamento de seus processos e de seus </w:t>
        </w:r>
      </w:ins>
      <w:r w:rsidR="003E5B13" w:rsidRPr="008F45D0">
        <w:rPr>
          <w:rFonts w:eastAsia="Times New Roman" w:cs="Times New Roman"/>
          <w:highlight w:val="white"/>
        </w:rPr>
        <w:t>componentes.</w:t>
      </w:r>
      <w:r w:rsidR="003E5B13" w:rsidRPr="008F45D0">
        <w:rPr>
          <w:rFonts w:eastAsia="Times New Roman" w:cs="Times New Roman"/>
          <w:sz w:val="16"/>
          <w:szCs w:val="16"/>
        </w:rPr>
        <w:t xml:space="preserve"> </w:t>
      </w:r>
    </w:p>
    <w:p w14:paraId="00EC39EA" w14:textId="255CB84F" w:rsidR="004A0712" w:rsidRPr="008F45D0" w:rsidDel="0099382E" w:rsidRDefault="0099382E">
      <w:pPr>
        <w:spacing w:after="160" w:line="259" w:lineRule="auto"/>
        <w:jc w:val="both"/>
        <w:rPr>
          <w:del w:id="1537" w:author="Emeson Santos" w:date="2019-08-23T08:54:00Z"/>
          <w:rFonts w:eastAsia="Times New Roman" w:cs="Times New Roman"/>
        </w:rPr>
      </w:pPr>
      <w:ins w:id="1538" w:author="Emeson Santos" w:date="2019-08-23T08:54:00Z">
        <w:r w:rsidRPr="008F45D0">
          <w:rPr>
            <w:rFonts w:eastAsia="Times New Roman" w:cs="Times New Roman"/>
            <w:rPrChange w:id="1539" w:author="Emeson Santos" w:date="2019-08-23T09:00:00Z">
              <w:rPr>
                <w:rFonts w:eastAsia="Times New Roman" w:cs="Times New Roman"/>
                <w:color w:val="FF0000"/>
              </w:rPr>
            </w:rPrChange>
          </w:rPr>
          <w:t xml:space="preserve">        </w:t>
        </w:r>
        <w:r w:rsidRPr="008F45D0">
          <w:rPr>
            <w:rFonts w:eastAsia="Times New Roman" w:cs="Times New Roman"/>
            <w:rPrChange w:id="1540" w:author="Emeson Santos" w:date="2019-08-23T09:00:00Z">
              <w:rPr>
                <w:rFonts w:eastAsia="Times New Roman" w:cs="Times New Roman"/>
                <w:color w:val="FF0000"/>
              </w:rPr>
            </w:rPrChange>
          </w:rPr>
          <w:tab/>
        </w:r>
        <w:r w:rsidRPr="008F45D0">
          <w:rPr>
            <w:rFonts w:eastAsia="Times New Roman" w:cs="Times New Roman"/>
            <w:highlight w:val="white"/>
          </w:rPr>
          <w:t xml:space="preserve">A figura 1 exibe o ciclo de vida conhecido como PDCA de modelagem de processos de negócios, onde Campos (2014, p. 26) declara que se trata de um método que é aplicado de forma contínua e progressiva através de um conjunto de quatro etapas: </w:t>
        </w:r>
        <w:r w:rsidRPr="008F45D0">
          <w:rPr>
            <w:rFonts w:eastAsia="Times New Roman" w:cs="Times New Roman"/>
            <w:i/>
            <w:highlight w:val="white"/>
          </w:rPr>
          <w:t xml:space="preserve">Plan </w:t>
        </w:r>
        <w:r w:rsidRPr="008F45D0">
          <w:rPr>
            <w:rFonts w:eastAsia="Times New Roman" w:cs="Times New Roman"/>
            <w:highlight w:val="white"/>
          </w:rPr>
          <w:t xml:space="preserve">(Planejar), </w:t>
        </w:r>
        <w:r w:rsidRPr="008F45D0">
          <w:rPr>
            <w:rFonts w:eastAsia="Times New Roman" w:cs="Times New Roman"/>
            <w:i/>
            <w:highlight w:val="white"/>
          </w:rPr>
          <w:t xml:space="preserve">Do </w:t>
        </w:r>
        <w:r w:rsidRPr="008F45D0">
          <w:rPr>
            <w:rFonts w:eastAsia="Times New Roman" w:cs="Times New Roman"/>
            <w:highlight w:val="white"/>
          </w:rPr>
          <w:t>(executar)</w:t>
        </w:r>
        <w:r w:rsidRPr="008F45D0">
          <w:rPr>
            <w:rFonts w:eastAsia="Times New Roman" w:cs="Times New Roman"/>
            <w:i/>
            <w:highlight w:val="white"/>
          </w:rPr>
          <w:t xml:space="preserve">, Check </w:t>
        </w:r>
        <w:r w:rsidRPr="008F45D0">
          <w:rPr>
            <w:rFonts w:eastAsia="Times New Roman" w:cs="Times New Roman"/>
            <w:highlight w:val="white"/>
          </w:rPr>
          <w:t>(Verificar)</w:t>
        </w:r>
        <w:r w:rsidRPr="008F45D0">
          <w:rPr>
            <w:rFonts w:eastAsia="Times New Roman" w:cs="Times New Roman"/>
            <w:i/>
            <w:highlight w:val="white"/>
          </w:rPr>
          <w:t xml:space="preserve">, ACT </w:t>
        </w:r>
        <w:r w:rsidRPr="008F45D0">
          <w:rPr>
            <w:rFonts w:eastAsia="Times New Roman" w:cs="Times New Roman"/>
            <w:highlight w:val="white"/>
          </w:rPr>
          <w:t>(Agir).</w:t>
        </w:r>
      </w:ins>
      <w:del w:id="1541" w:author="Emeson Santos" w:date="2019-08-23T08:54:00Z">
        <w:r w:rsidR="004240D8" w:rsidRPr="008F45D0" w:rsidDel="0099382E">
          <w:rPr>
            <w:rFonts w:eastAsia="Times New Roman" w:cs="Times New Roman"/>
            <w:b/>
            <w:sz w:val="32"/>
            <w:szCs w:val="32"/>
          </w:rPr>
          <w:delText>CAPITULO 2</w:delText>
        </w:r>
      </w:del>
    </w:p>
    <w:p w14:paraId="711766E5" w14:textId="77777777" w:rsidR="0099382E" w:rsidRPr="008F45D0" w:rsidRDefault="0099382E" w:rsidP="0099382E">
      <w:pPr>
        <w:spacing w:after="160" w:line="256" w:lineRule="auto"/>
        <w:jc w:val="both"/>
        <w:rPr>
          <w:ins w:id="1542" w:author="Emeson Santos" w:date="2019-08-23T08:54:00Z"/>
          <w:rFonts w:eastAsia="Times New Roman" w:cs="Times New Roman"/>
          <w:b/>
          <w:sz w:val="32"/>
          <w:szCs w:val="32"/>
        </w:rPr>
      </w:pPr>
    </w:p>
    <w:p w14:paraId="01767B23" w14:textId="1F442AC9" w:rsidR="004A0712" w:rsidRPr="008F45D0" w:rsidDel="0099382E" w:rsidRDefault="004240D8">
      <w:pPr>
        <w:spacing w:after="160" w:line="256" w:lineRule="auto"/>
        <w:jc w:val="both"/>
        <w:rPr>
          <w:del w:id="1543" w:author="Emeson Santos" w:date="2019-08-23T08:54:00Z"/>
          <w:rFonts w:eastAsia="Times New Roman" w:cs="Times New Roman"/>
          <w:b/>
          <w:sz w:val="28"/>
          <w:szCs w:val="28"/>
        </w:rPr>
      </w:pPr>
      <w:del w:id="1544" w:author="Emeson Santos" w:date="2019-08-23T08:54:00Z">
        <w:r w:rsidRPr="008F45D0" w:rsidDel="0099382E">
          <w:rPr>
            <w:rFonts w:eastAsia="Times New Roman" w:cs="Times New Roman"/>
            <w:b/>
            <w:sz w:val="28"/>
            <w:szCs w:val="28"/>
          </w:rPr>
          <w:delText>FUNDAMENTAÇÃO TEÓRICA</w:delText>
        </w:r>
      </w:del>
    </w:p>
    <w:p w14:paraId="395E98E0" w14:textId="5508F741" w:rsidR="004A0712" w:rsidRPr="008F45D0" w:rsidDel="00ED42D7" w:rsidRDefault="004240D8">
      <w:pPr>
        <w:spacing w:after="160" w:line="256" w:lineRule="auto"/>
        <w:ind w:firstLine="720"/>
        <w:jc w:val="both"/>
        <w:rPr>
          <w:del w:id="1545" w:author="Emeson Santos" w:date="2019-08-15T18:29:00Z"/>
          <w:rFonts w:eastAsia="Times New Roman" w:cs="Times New Roman"/>
          <w:bCs/>
        </w:rPr>
        <w:pPrChange w:id="1546" w:author="Emeson Santos" w:date="2019-08-15T21:55:00Z">
          <w:pPr>
            <w:spacing w:after="160" w:line="256" w:lineRule="auto"/>
            <w:ind w:left="360" w:firstLine="360"/>
            <w:jc w:val="both"/>
          </w:pPr>
        </w:pPrChange>
      </w:pPr>
      <w:del w:id="1547" w:author="Emeson Santos" w:date="2019-08-23T08:54:00Z">
        <w:r w:rsidRPr="008F45D0" w:rsidDel="0099382E">
          <w:rPr>
            <w:rFonts w:eastAsia="Times New Roman" w:cs="Times New Roman"/>
            <w:bCs/>
          </w:rPr>
          <w:delText xml:space="preserve">Este capítulo vem a apresentar os principais assuntos deste </w:delText>
        </w:r>
      </w:del>
      <w:del w:id="1548" w:author="Emeson Santos" w:date="2019-08-15T22:00:00Z">
        <w:r w:rsidRPr="008F45D0" w:rsidDel="002D7F3E">
          <w:rPr>
            <w:rFonts w:eastAsia="Times New Roman" w:cs="Times New Roman"/>
            <w:bCs/>
          </w:rPr>
          <w:delText>projeto de pesquisa</w:delText>
        </w:r>
      </w:del>
      <w:del w:id="1549" w:author="Emeson Santos" w:date="2019-08-23T08:54:00Z">
        <w:r w:rsidRPr="008F45D0" w:rsidDel="0099382E">
          <w:rPr>
            <w:rFonts w:eastAsia="Times New Roman" w:cs="Times New Roman"/>
            <w:bCs/>
          </w:rPr>
          <w:delText xml:space="preserve"> </w:delText>
        </w:r>
        <w:r w:rsidR="002D4373" w:rsidRPr="008F45D0" w:rsidDel="0099382E">
          <w:rPr>
            <w:rFonts w:eastAsia="Times New Roman" w:cs="Times New Roman"/>
            <w:bCs/>
          </w:rPr>
          <w:delText>como o</w:delText>
        </w:r>
        <w:r w:rsidRPr="008F45D0" w:rsidDel="0099382E">
          <w:rPr>
            <w:rFonts w:eastAsia="Times New Roman" w:cs="Times New Roman"/>
            <w:bCs/>
          </w:rPr>
          <w:delText xml:space="preserve"> processo de negócio, modelagem de processo de negócio, processos de negócio das chefias dos departamentos da UFS. Ao final mostra alguns trabalhos relacionados ao problema do trabalho descrito.</w:delText>
        </w:r>
      </w:del>
    </w:p>
    <w:p w14:paraId="7D1BA053" w14:textId="54025AEB" w:rsidR="004A0712" w:rsidRPr="008F45D0" w:rsidDel="0099382E" w:rsidRDefault="004A0712">
      <w:pPr>
        <w:spacing w:after="160" w:line="256" w:lineRule="auto"/>
        <w:ind w:firstLine="720"/>
        <w:jc w:val="both"/>
        <w:rPr>
          <w:del w:id="1550" w:author="Emeson Santos" w:date="2019-08-23T08:54:00Z"/>
          <w:rFonts w:eastAsia="Times New Roman" w:cs="Times New Roman"/>
          <w:b/>
        </w:rPr>
        <w:pPrChange w:id="1551" w:author="Emeson Santos" w:date="2019-08-15T21:55:00Z">
          <w:pPr>
            <w:spacing w:after="160" w:line="256" w:lineRule="auto"/>
            <w:ind w:left="360"/>
            <w:jc w:val="both"/>
          </w:pPr>
        </w:pPrChange>
      </w:pPr>
    </w:p>
    <w:p w14:paraId="380858FB" w14:textId="289AB67A" w:rsidR="004A0712" w:rsidRPr="008F45D0" w:rsidDel="0099382E" w:rsidRDefault="004240D8" w:rsidP="00F70D9A">
      <w:pPr>
        <w:spacing w:after="160" w:line="256" w:lineRule="auto"/>
        <w:jc w:val="both"/>
        <w:rPr>
          <w:del w:id="1552" w:author="Emeson Santos" w:date="2019-08-23T08:54:00Z"/>
          <w:rFonts w:eastAsia="Times New Roman" w:cs="Times New Roman"/>
          <w:b/>
        </w:rPr>
      </w:pPr>
      <w:del w:id="1553" w:author="Emeson Santos" w:date="2019-08-23T08:54:00Z">
        <w:r w:rsidRPr="008F45D0" w:rsidDel="0099382E">
          <w:rPr>
            <w:rFonts w:eastAsia="Times New Roman" w:cs="Times New Roman"/>
            <w:b/>
            <w:sz w:val="28"/>
            <w:szCs w:val="28"/>
          </w:rPr>
          <w:delText>2.1.</w:delText>
        </w:r>
        <w:r w:rsidRPr="008F45D0" w:rsidDel="0099382E">
          <w:rPr>
            <w:rFonts w:eastAsia="Times New Roman" w:cs="Times New Roman"/>
            <w:sz w:val="14"/>
            <w:szCs w:val="14"/>
          </w:rPr>
          <w:delText xml:space="preserve"> </w:delText>
        </w:r>
        <w:r w:rsidRPr="008F45D0" w:rsidDel="0099382E">
          <w:rPr>
            <w:rFonts w:eastAsia="Times New Roman" w:cs="Times New Roman"/>
            <w:b/>
            <w:sz w:val="28"/>
            <w:szCs w:val="28"/>
          </w:rPr>
          <w:delText xml:space="preserve"> PROCESSO DE NEGÓCIO</w:delText>
        </w:r>
        <w:r w:rsidRPr="008F45D0" w:rsidDel="0099382E">
          <w:rPr>
            <w:rFonts w:eastAsia="Times New Roman" w:cs="Times New Roman"/>
            <w:b/>
          </w:rPr>
          <w:delText xml:space="preserve"> </w:delText>
        </w:r>
      </w:del>
    </w:p>
    <w:p w14:paraId="1EDDD039" w14:textId="78D548FF" w:rsidR="004D4C37" w:rsidRPr="008F45D0" w:rsidDel="0099382E" w:rsidRDefault="004240D8" w:rsidP="004D4C37">
      <w:pPr>
        <w:pStyle w:val="PargrafodaLista"/>
        <w:ind w:left="0" w:firstLine="444"/>
        <w:jc w:val="both"/>
        <w:rPr>
          <w:del w:id="1554" w:author="Emeson Santos" w:date="2019-08-23T08:54:00Z"/>
          <w:rFonts w:cs="Times New Roman"/>
        </w:rPr>
      </w:pPr>
      <w:del w:id="1555" w:author="Emeson Santos" w:date="2019-08-23T08:54:00Z">
        <w:r w:rsidRPr="008F45D0" w:rsidDel="0099382E">
          <w:rPr>
            <w:rFonts w:cs="Times New Roman"/>
            <w:b/>
            <w:sz w:val="16"/>
            <w:szCs w:val="16"/>
          </w:rPr>
          <w:delText xml:space="preserve">      </w:delText>
        </w:r>
        <w:r w:rsidR="004D4C37" w:rsidRPr="008F45D0" w:rsidDel="0099382E">
          <w:rPr>
            <w:rFonts w:cs="Times New Roman"/>
          </w:rPr>
          <w:delText xml:space="preserve">Esta seção vem mostrar que alguns problemas </w:delText>
        </w:r>
      </w:del>
      <w:del w:id="1556" w:author="Emeson Santos" w:date="2019-08-15T22:01:00Z">
        <w:r w:rsidR="004D4C37" w:rsidRPr="008F45D0" w:rsidDel="002D7F3E">
          <w:rPr>
            <w:rFonts w:cs="Times New Roman"/>
          </w:rPr>
          <w:delText xml:space="preserve">Processuais </w:delText>
        </w:r>
        <w:r w:rsidR="00B13545" w:rsidRPr="008F45D0" w:rsidDel="002D7F3E">
          <w:rPr>
            <w:rFonts w:cs="Times New Roman"/>
          </w:rPr>
          <w:delText>n</w:delText>
        </w:r>
        <w:r w:rsidR="004D4C37" w:rsidRPr="008F45D0" w:rsidDel="002D7F3E">
          <w:rPr>
            <w:rFonts w:cs="Times New Roman"/>
          </w:rPr>
          <w:delText>as empresas</w:delText>
        </w:r>
      </w:del>
      <w:del w:id="1557" w:author="Emeson Santos" w:date="2019-08-23T08:54:00Z">
        <w:r w:rsidR="004D4C37" w:rsidRPr="008F45D0" w:rsidDel="0099382E">
          <w:rPr>
            <w:rFonts w:cs="Times New Roman"/>
          </w:rPr>
          <w:delText xml:space="preserve"> e apresentar de forma simples e eficaz um modelo </w:delText>
        </w:r>
        <w:r w:rsidR="00B13545" w:rsidRPr="008F45D0" w:rsidDel="0099382E">
          <w:rPr>
            <w:rFonts w:cs="Times New Roman"/>
          </w:rPr>
          <w:delText>para</w:delText>
        </w:r>
        <w:r w:rsidR="004D4C37" w:rsidRPr="008F45D0" w:rsidDel="0099382E">
          <w:rPr>
            <w:rFonts w:cs="Times New Roman"/>
          </w:rPr>
          <w:delText xml:space="preserve"> padronização de organização que pode ser usado em organizações afim de facilitar as ações e funções dentro das </w:delText>
        </w:r>
        <w:r w:rsidR="0071402D" w:rsidRPr="008F45D0" w:rsidDel="0099382E">
          <w:rPr>
            <w:rFonts w:cs="Times New Roman"/>
          </w:rPr>
          <w:delText>instituições</w:delText>
        </w:r>
        <w:r w:rsidR="004D4C37" w:rsidRPr="008F45D0" w:rsidDel="0099382E">
          <w:rPr>
            <w:rFonts w:cs="Times New Roman"/>
          </w:rPr>
          <w:delText>. No caso deste trabalho usaremos a técnica de modelagem de processo de negócio (BPM)</w:delText>
        </w:r>
      </w:del>
      <w:del w:id="1558" w:author="Emeson Santos" w:date="2019-08-15T22:03:00Z">
        <w:r w:rsidR="004D4C37" w:rsidRPr="008F45D0" w:rsidDel="002D7F3E">
          <w:rPr>
            <w:rFonts w:cs="Times New Roman"/>
          </w:rPr>
          <w:delText>.</w:delText>
        </w:r>
      </w:del>
    </w:p>
    <w:p w14:paraId="43DE8F02" w14:textId="0D1604FA" w:rsidR="007119AE" w:rsidRPr="005C122D" w:rsidDel="007001C1" w:rsidRDefault="004D4C37">
      <w:pPr>
        <w:pStyle w:val="PargrafodaLista"/>
        <w:ind w:left="0" w:firstLine="708"/>
        <w:jc w:val="both"/>
        <w:rPr>
          <w:del w:id="1559" w:author="Emeson Santos" w:date="2019-08-15T18:52:00Z"/>
          <w:rFonts w:cs="Times New Roman"/>
        </w:rPr>
        <w:pPrChange w:id="1560" w:author="Emeson Santos" w:date="2019-08-15T22:03:00Z">
          <w:pPr>
            <w:ind w:firstLine="444"/>
            <w:jc w:val="both"/>
          </w:pPr>
        </w:pPrChange>
      </w:pPr>
      <w:del w:id="1561" w:author="Emeson Santos" w:date="2019-08-15T18:33:00Z">
        <w:r w:rsidRPr="005C122D" w:rsidDel="00ED42D7">
          <w:rPr>
            <w:rFonts w:cs="Times New Roman"/>
          </w:rPr>
          <w:delText xml:space="preserve">Toda e qualquer organização tem seu negócio executado diariamente por seus processos de negócio. No entanto, nem sempre esses processos estão explícitos ou são conhecidos pela organização. O conhecimento dos processos de negócio é importante para uma organização, pois é através deles que se pode planejar e intensificar se as tarefas estão corretas, determinar prioridades e analisar procedimentos a fim de evitar perda de tempo, repetição de tarefas, desmotivação e queda de produtividade. </w:delText>
        </w:r>
        <w:commentRangeStart w:id="1562"/>
        <w:r w:rsidRPr="005C122D" w:rsidDel="00ED42D7">
          <w:rPr>
            <w:rFonts w:cs="Times New Roman"/>
          </w:rPr>
          <w:delText>(BORGES, 2015, P. 6).</w:delText>
        </w:r>
        <w:commentRangeEnd w:id="1562"/>
        <w:r w:rsidRPr="005C122D" w:rsidDel="00ED42D7">
          <w:rPr>
            <w:rStyle w:val="Refdecomentrio"/>
            <w:rFonts w:cs="Times New Roman"/>
            <w:sz w:val="24"/>
            <w:szCs w:val="24"/>
          </w:rPr>
          <w:commentReference w:id="1562"/>
        </w:r>
      </w:del>
    </w:p>
    <w:p w14:paraId="3127E936" w14:textId="0224C871" w:rsidR="00B7786C" w:rsidRPr="008F45D0" w:rsidDel="0099382E" w:rsidRDefault="00B7786C">
      <w:pPr>
        <w:ind w:firstLine="708"/>
        <w:jc w:val="both"/>
        <w:rPr>
          <w:del w:id="1563" w:author="Emeson Santos" w:date="2019-08-23T08:54:00Z"/>
          <w:rFonts w:cs="Times New Roman"/>
        </w:rPr>
        <w:pPrChange w:id="1564" w:author="Emeson Santos" w:date="2019-08-15T21:55:00Z">
          <w:pPr>
            <w:ind w:firstLine="720"/>
            <w:jc w:val="both"/>
          </w:pPr>
        </w:pPrChange>
      </w:pPr>
      <w:del w:id="1565" w:author="Emeson Santos" w:date="2019-08-15T18:52:00Z">
        <w:r w:rsidRPr="008F45D0" w:rsidDel="007001C1">
          <w:rPr>
            <w:rFonts w:cs="Times New Roman"/>
          </w:rPr>
          <w:delText xml:space="preserve"> </w:delText>
        </w:r>
        <w:commentRangeStart w:id="1566"/>
        <w:r w:rsidRPr="008F45D0" w:rsidDel="007001C1">
          <w:rPr>
            <w:rFonts w:cs="Times New Roman"/>
          </w:rPr>
          <w:delText xml:space="preserve">As dificuldades sobre os processos organizacionais são grandes e diversas, os processos tem que está bem documentados, ter claro as fronteiras (inícios e fim) e seu objetivos. </w:delText>
        </w:r>
        <w:r w:rsidRPr="008F45D0" w:rsidDel="007001C1">
          <w:rPr>
            <w:rFonts w:cs="Times New Roman"/>
            <w:highlight w:val="yellow"/>
            <w:rPrChange w:id="1567" w:author="Emeson Santos" w:date="2019-08-23T09:00:00Z">
              <w:rPr>
                <w:rFonts w:cs="Times New Roman"/>
              </w:rPr>
            </w:rPrChange>
          </w:rPr>
          <w:delText>Entre as organizações tem havido uma tendência por estruturar a gestão em torno de processos, ao invés da tradicional estrutura funcional.</w:delText>
        </w:r>
        <w:r w:rsidRPr="008F45D0" w:rsidDel="007001C1">
          <w:rPr>
            <w:rFonts w:cs="Times New Roman"/>
          </w:rPr>
          <w:delText xml:space="preserve"> Essa gradativa mudança tem ocorrido pelos seguintes motivos: aumento na frequência da encomenda dos produtos/serviços ofertados, necessidade de rápida transferência de informação e tomada de decisão; necessidade de se adaptar a mudanças na demanda e aumento da concorrência internacional (</w:delText>
        </w:r>
        <w:commentRangeStart w:id="1568"/>
        <w:r w:rsidRPr="008F45D0" w:rsidDel="007001C1">
          <w:rPr>
            <w:rFonts w:cs="Times New Roman"/>
          </w:rPr>
          <w:delText>MÜCKENBERGER; TOGASHI; PÁDUA; MIURA, 2012, p. 2).</w:delText>
        </w:r>
        <w:commentRangeEnd w:id="1568"/>
        <w:r w:rsidRPr="008F45D0" w:rsidDel="007001C1">
          <w:rPr>
            <w:rStyle w:val="Refdecomentrio"/>
            <w:rFonts w:cs="Times New Roman"/>
            <w:sz w:val="24"/>
            <w:szCs w:val="24"/>
          </w:rPr>
          <w:commentReference w:id="1568"/>
        </w:r>
      </w:del>
      <w:commentRangeEnd w:id="1566"/>
      <w:del w:id="1569" w:author="Emeson Santos" w:date="2019-08-23T08:54:00Z">
        <w:r w:rsidRPr="008F45D0" w:rsidDel="0099382E">
          <w:rPr>
            <w:rFonts w:cs="Times New Roman"/>
            <w:rPrChange w:id="1570" w:author="Emeson Santos" w:date="2019-08-23T09:00:00Z">
              <w:rPr>
                <w:rStyle w:val="Refdecomentrio"/>
              </w:rPr>
            </w:rPrChange>
          </w:rPr>
          <w:commentReference w:id="1566"/>
        </w:r>
      </w:del>
    </w:p>
    <w:p w14:paraId="7CDFABF9" w14:textId="582A3997" w:rsidR="004D4C37" w:rsidRPr="008F45D0" w:rsidDel="0099382E" w:rsidRDefault="004D4C37" w:rsidP="004D4C37">
      <w:pPr>
        <w:ind w:firstLine="444"/>
        <w:jc w:val="both"/>
        <w:rPr>
          <w:del w:id="1571" w:author="Emeson Santos" w:date="2019-08-23T08:54:00Z"/>
          <w:rFonts w:cs="Times New Roman"/>
        </w:rPr>
      </w:pPr>
    </w:p>
    <w:p w14:paraId="4EC63ED5" w14:textId="3FAA52F4" w:rsidR="00C43D3A" w:rsidRPr="008F45D0" w:rsidDel="00834ECB" w:rsidRDefault="00C43D3A" w:rsidP="00834ECB">
      <w:pPr>
        <w:ind w:firstLine="708"/>
        <w:jc w:val="both"/>
        <w:rPr>
          <w:del w:id="1572" w:author="Emeson Santos" w:date="2019-08-15T22:12:00Z"/>
          <w:rFonts w:cs="Times New Roman"/>
          <w:rPrChange w:id="1573" w:author="Emeson Santos" w:date="2019-08-23T09:00:00Z">
            <w:rPr>
              <w:del w:id="1574" w:author="Emeson Santos" w:date="2019-08-15T22:12:00Z"/>
              <w:rFonts w:cs="Times New Roman"/>
              <w:color w:val="FF0000"/>
            </w:rPr>
          </w:rPrChange>
        </w:rPr>
      </w:pPr>
      <w:del w:id="1575" w:author="Emeson Santos" w:date="2019-08-23T08:54:00Z">
        <w:r w:rsidRPr="008F45D0" w:rsidDel="0099382E">
          <w:rPr>
            <w:rFonts w:cs="Times New Roman"/>
            <w:rPrChange w:id="1576" w:author="Emeson Santos" w:date="2019-08-23T09:00:00Z">
              <w:rPr>
                <w:rFonts w:cs="Times New Roman"/>
                <w:color w:val="FF0000"/>
              </w:rPr>
            </w:rPrChange>
          </w:rPr>
          <w:delText>(falar dos problemas nas organizações</w:delText>
        </w:r>
        <w:r w:rsidR="00FA7348" w:rsidRPr="008F45D0" w:rsidDel="0099382E">
          <w:rPr>
            <w:rFonts w:cs="Times New Roman"/>
            <w:rPrChange w:id="1577" w:author="Emeson Santos" w:date="2019-08-23T09:00:00Z">
              <w:rPr>
                <w:rFonts w:cs="Times New Roman"/>
                <w:color w:val="FF0000"/>
              </w:rPr>
            </w:rPrChange>
          </w:rPr>
          <w:delText xml:space="preserve"> contextualizada como os problemas </w:delText>
        </w:r>
        <w:r w:rsidR="00AB6090" w:rsidRPr="008F45D0" w:rsidDel="0099382E">
          <w:rPr>
            <w:rFonts w:cs="Times New Roman"/>
            <w:rPrChange w:id="1578" w:author="Emeson Santos" w:date="2019-08-23T09:00:00Z">
              <w:rPr>
                <w:rFonts w:cs="Times New Roman"/>
                <w:color w:val="FF0000"/>
              </w:rPr>
            </w:rPrChange>
          </w:rPr>
          <w:delText>acadêmicos</w:delText>
        </w:r>
        <w:r w:rsidRPr="008F45D0" w:rsidDel="0099382E">
          <w:rPr>
            <w:rFonts w:cs="Times New Roman"/>
            <w:rPrChange w:id="1579" w:author="Emeson Santos" w:date="2019-08-23T09:00:00Z">
              <w:rPr>
                <w:rFonts w:cs="Times New Roman"/>
                <w:color w:val="FF0000"/>
              </w:rPr>
            </w:rPrChange>
          </w:rPr>
          <w:delText>)</w:delText>
        </w:r>
      </w:del>
    </w:p>
    <w:p w14:paraId="182EBA86" w14:textId="77777777" w:rsidR="00FA7348" w:rsidRPr="008F45D0" w:rsidDel="00834ECB" w:rsidRDefault="00FA7348" w:rsidP="004D4C37">
      <w:pPr>
        <w:ind w:firstLine="720"/>
        <w:jc w:val="both"/>
        <w:rPr>
          <w:del w:id="1580" w:author="Emeson Santos" w:date="2019-08-15T22:12:00Z"/>
          <w:rFonts w:cs="Times New Roman"/>
        </w:rPr>
      </w:pPr>
    </w:p>
    <w:p w14:paraId="17CC73DA" w14:textId="3575E648" w:rsidR="004D4C37" w:rsidRPr="008F45D0" w:rsidDel="00F87F83" w:rsidRDefault="004D4C37">
      <w:pPr>
        <w:jc w:val="both"/>
        <w:rPr>
          <w:del w:id="1581" w:author="Emeson Santos" w:date="2019-08-15T21:10:00Z"/>
          <w:rFonts w:cs="Times New Roman"/>
        </w:rPr>
        <w:pPrChange w:id="1582" w:author="Emeson Santos" w:date="2019-08-15T22:12:00Z">
          <w:pPr>
            <w:ind w:firstLine="720"/>
            <w:jc w:val="both"/>
          </w:pPr>
        </w:pPrChange>
      </w:pPr>
      <w:commentRangeStart w:id="1583"/>
      <w:commentRangeStart w:id="1584"/>
      <w:del w:id="1585" w:author="Emeson Santos" w:date="2019-08-15T22:12:00Z">
        <w:r w:rsidRPr="008F45D0" w:rsidDel="00834ECB">
          <w:rPr>
            <w:rFonts w:cs="Times New Roman"/>
            <w:rPrChange w:id="1586" w:author="Emeson Santos" w:date="2019-08-23T09:00:00Z">
              <w:rPr>
                <w:rFonts w:cs="Times New Roman"/>
                <w:color w:val="FF0000"/>
              </w:rPr>
            </w:rPrChange>
          </w:rPr>
          <w:delText>Quando uma organização tem vários processos por departamento e eles não se comunicam entre s</w:delText>
        </w:r>
      </w:del>
      <w:del w:id="1587" w:author="Emeson Santos" w:date="2019-08-15T21:09:00Z">
        <w:r w:rsidRPr="008F45D0" w:rsidDel="00092410">
          <w:rPr>
            <w:rFonts w:cs="Times New Roman"/>
            <w:rPrChange w:id="1588" w:author="Emeson Santos" w:date="2019-08-23T09:00:00Z">
              <w:rPr>
                <w:rFonts w:cs="Times New Roman"/>
                <w:color w:val="FF0000"/>
              </w:rPr>
            </w:rPrChange>
          </w:rPr>
          <w:delText>e</w:delText>
        </w:r>
      </w:del>
      <w:del w:id="1589" w:author="Emeson Santos" w:date="2019-08-15T22:12:00Z">
        <w:r w:rsidRPr="008F45D0" w:rsidDel="00834ECB">
          <w:rPr>
            <w:rFonts w:cs="Times New Roman"/>
            <w:rPrChange w:id="1590" w:author="Emeson Santos" w:date="2019-08-23T09:00:00Z">
              <w:rPr>
                <w:rFonts w:cs="Times New Roman"/>
                <w:color w:val="FF0000"/>
              </w:rPr>
            </w:rPrChange>
          </w:rPr>
          <w:delText>, pode</w:delText>
        </w:r>
      </w:del>
      <w:del w:id="1591" w:author="Emeson Santos" w:date="2019-08-15T21:10:00Z">
        <w:r w:rsidRPr="008F45D0" w:rsidDel="00092410">
          <w:rPr>
            <w:rFonts w:cs="Times New Roman"/>
            <w:rPrChange w:id="1592" w:author="Emeson Santos" w:date="2019-08-23T09:00:00Z">
              <w:rPr>
                <w:rFonts w:cs="Times New Roman"/>
                <w:color w:val="FF0000"/>
              </w:rPr>
            </w:rPrChange>
          </w:rPr>
          <w:delText>m</w:delText>
        </w:r>
      </w:del>
      <w:del w:id="1593" w:author="Emeson Santos" w:date="2019-08-15T22:12:00Z">
        <w:r w:rsidRPr="008F45D0" w:rsidDel="00834ECB">
          <w:rPr>
            <w:rFonts w:cs="Times New Roman"/>
            <w:rPrChange w:id="1594" w:author="Emeson Santos" w:date="2019-08-23T09:00:00Z">
              <w:rPr>
                <w:rFonts w:cs="Times New Roman"/>
                <w:color w:val="FF0000"/>
              </w:rPr>
            </w:rPrChange>
          </w:rPr>
          <w:delText xml:space="preserve"> gerar falhas na produção final dos produtos</w:delText>
        </w:r>
      </w:del>
      <w:del w:id="1595" w:author="Emeson Santos" w:date="2019-08-15T21:10:00Z">
        <w:r w:rsidRPr="008F45D0" w:rsidDel="00C112DC">
          <w:rPr>
            <w:rFonts w:cs="Times New Roman"/>
            <w:rPrChange w:id="1596" w:author="Emeson Santos" w:date="2019-08-23T09:00:00Z">
              <w:rPr>
                <w:rFonts w:cs="Times New Roman"/>
                <w:color w:val="FF0000"/>
              </w:rPr>
            </w:rPrChange>
          </w:rPr>
          <w:delText>/</w:delText>
        </w:r>
      </w:del>
      <w:del w:id="1597" w:author="Emeson Santos" w:date="2019-08-15T22:12:00Z">
        <w:r w:rsidRPr="008F45D0" w:rsidDel="00834ECB">
          <w:rPr>
            <w:rFonts w:cs="Times New Roman"/>
            <w:rPrChange w:id="1598" w:author="Emeson Santos" w:date="2019-08-23T09:00:00Z">
              <w:rPr>
                <w:rFonts w:cs="Times New Roman"/>
                <w:color w:val="FF0000"/>
              </w:rPr>
            </w:rPrChange>
          </w:rPr>
          <w:delText>serviços. A definição de um único processo padrão corporativo de forma que a organização identifique os problemas existente e que os departamentos envolvidos tenham um maior entendimento de todos o processo em se. Outro problema que atinge uma organização é a falta de capacidade de resolver um problema, talvez essa seja a principal adversidade das empresas, característica essa que se revela quando determinado objetivo não é alcançado. Ao contrário da empresa encontrar novas formas de solucionar o problema ela aceita o fato que não é capaz de resolvê-lo, sendo comuns frase como “caro demais”, “já tentei, mas não deu certo”. Uma alternativa para contornar esta situação é adotar novas ações ao invés de justificar, exigindo uma análise dos problemas e novas formas de contorná-las, afinal a justificativa pode ser aceita, mas a falta de atitude não.</w:delText>
        </w:r>
        <w:commentRangeEnd w:id="1583"/>
        <w:r w:rsidRPr="008F45D0" w:rsidDel="00834ECB">
          <w:rPr>
            <w:rStyle w:val="Refdecomentrio"/>
            <w:rFonts w:cs="Times New Roman"/>
            <w:sz w:val="24"/>
            <w:szCs w:val="24"/>
            <w:rPrChange w:id="1599" w:author="Emeson Santos" w:date="2019-08-23T09:00:00Z">
              <w:rPr>
                <w:rStyle w:val="Refdecomentrio"/>
                <w:rFonts w:cs="Times New Roman"/>
                <w:color w:val="FF0000"/>
                <w:sz w:val="24"/>
                <w:szCs w:val="24"/>
              </w:rPr>
            </w:rPrChange>
          </w:rPr>
          <w:commentReference w:id="1583"/>
        </w:r>
        <w:commentRangeEnd w:id="1584"/>
        <w:r w:rsidR="00B7786C" w:rsidRPr="008F45D0" w:rsidDel="00834ECB">
          <w:rPr>
            <w:rStyle w:val="Refdecomentrio"/>
          </w:rPr>
          <w:commentReference w:id="1584"/>
        </w:r>
      </w:del>
    </w:p>
    <w:p w14:paraId="05394D23" w14:textId="043D3562" w:rsidR="00B7786C" w:rsidRPr="008F45D0" w:rsidDel="0099382E" w:rsidRDefault="00B7786C">
      <w:pPr>
        <w:ind w:firstLine="708"/>
        <w:jc w:val="both"/>
        <w:rPr>
          <w:del w:id="1600" w:author="Emeson Santos" w:date="2019-08-23T08:54:00Z"/>
          <w:rFonts w:cs="Times New Roman"/>
        </w:rPr>
        <w:pPrChange w:id="1601" w:author="Emeson Santos" w:date="2019-08-15T22:12:00Z">
          <w:pPr>
            <w:ind w:firstLine="720"/>
            <w:jc w:val="both"/>
          </w:pPr>
        </w:pPrChange>
      </w:pPr>
    </w:p>
    <w:p w14:paraId="6A8116C2" w14:textId="13F73D86" w:rsidR="00824C17" w:rsidRPr="008F45D0" w:rsidDel="0099382E" w:rsidRDefault="00B7786C" w:rsidP="004D4C37">
      <w:pPr>
        <w:ind w:firstLine="720"/>
        <w:jc w:val="both"/>
        <w:rPr>
          <w:del w:id="1602" w:author="Emeson Santos" w:date="2019-08-23T08:54:00Z"/>
          <w:rFonts w:cs="Times New Roman"/>
        </w:rPr>
      </w:pPr>
      <w:del w:id="1603" w:author="Emeson Santos" w:date="2019-08-23T08:54:00Z">
        <w:r w:rsidRPr="008F45D0" w:rsidDel="0099382E">
          <w:rPr>
            <w:rFonts w:cs="Times New Roman"/>
          </w:rPr>
          <w:delText xml:space="preserve">Pode </w:delText>
        </w:r>
        <w:r w:rsidR="004D4C37" w:rsidRPr="008F45D0" w:rsidDel="0099382E">
          <w:rPr>
            <w:rFonts w:cs="Times New Roman"/>
          </w:rPr>
          <w:delText xml:space="preserve">acontecer </w:delText>
        </w:r>
        <w:r w:rsidRPr="008F45D0" w:rsidDel="0099382E">
          <w:rPr>
            <w:rFonts w:cs="Times New Roman"/>
          </w:rPr>
          <w:delText>problemas em p</w:delText>
        </w:r>
        <w:r w:rsidR="004D4C37" w:rsidRPr="008F45D0" w:rsidDel="0099382E">
          <w:rPr>
            <w:rFonts w:cs="Times New Roman"/>
          </w:rPr>
          <w:delText>rocesso</w:delText>
        </w:r>
        <w:r w:rsidRPr="008F45D0" w:rsidDel="0099382E">
          <w:rPr>
            <w:rFonts w:cs="Times New Roman"/>
          </w:rPr>
          <w:delText>s</w:delText>
        </w:r>
        <w:r w:rsidR="004D4C37" w:rsidRPr="008F45D0" w:rsidDel="0099382E">
          <w:rPr>
            <w:rFonts w:cs="Times New Roman"/>
          </w:rPr>
          <w:delText xml:space="preserve"> organizaciona</w:delText>
        </w:r>
        <w:r w:rsidRPr="008F45D0" w:rsidDel="0099382E">
          <w:rPr>
            <w:rFonts w:cs="Times New Roman"/>
          </w:rPr>
          <w:delText>is</w:delText>
        </w:r>
        <w:r w:rsidR="004D4C37" w:rsidRPr="008F45D0" w:rsidDel="0099382E">
          <w:rPr>
            <w:rFonts w:cs="Times New Roman"/>
          </w:rPr>
          <w:delText xml:space="preserve">, </w:delText>
        </w:r>
        <w:r w:rsidR="001D3DB0" w:rsidRPr="008F45D0" w:rsidDel="0099382E">
          <w:rPr>
            <w:rFonts w:cs="Times New Roman"/>
          </w:rPr>
          <w:delText xml:space="preserve">mas existem </w:delText>
        </w:r>
        <w:r w:rsidR="004D4C37" w:rsidRPr="008F45D0" w:rsidDel="0099382E">
          <w:rPr>
            <w:rFonts w:cs="Times New Roman"/>
          </w:rPr>
          <w:delText xml:space="preserve">meios de organizar seus processos de forma que possa ter </w:delText>
        </w:r>
        <w:r w:rsidR="00FB505B" w:rsidRPr="008F45D0" w:rsidDel="0099382E">
          <w:rPr>
            <w:rFonts w:cs="Times New Roman"/>
          </w:rPr>
          <w:delText>uma clareza</w:delText>
        </w:r>
        <w:r w:rsidR="004D4C37" w:rsidRPr="008F45D0" w:rsidDel="0099382E">
          <w:rPr>
            <w:rFonts w:cs="Times New Roman"/>
          </w:rPr>
          <w:delText xml:space="preserve"> </w:delText>
        </w:r>
        <w:r w:rsidR="001D3DB0" w:rsidRPr="008F45D0" w:rsidDel="0099382E">
          <w:rPr>
            <w:rFonts w:cs="Times New Roman"/>
          </w:rPr>
          <w:delText>entre</w:delText>
        </w:r>
        <w:r w:rsidR="004D4C37" w:rsidRPr="008F45D0" w:rsidDel="0099382E">
          <w:rPr>
            <w:rFonts w:cs="Times New Roman"/>
          </w:rPr>
          <w:delText xml:space="preserve"> todos os </w:delText>
        </w:r>
        <w:r w:rsidR="00FB505B" w:rsidRPr="008F45D0" w:rsidDel="0099382E">
          <w:rPr>
            <w:rFonts w:cs="Times New Roman"/>
          </w:rPr>
          <w:delText>envolvidos, e</w:delText>
        </w:r>
        <w:r w:rsidR="001D3DB0" w:rsidRPr="008F45D0" w:rsidDel="0099382E">
          <w:rPr>
            <w:rFonts w:cs="Times New Roman"/>
          </w:rPr>
          <w:delText xml:space="preserve"> </w:delText>
        </w:r>
        <w:r w:rsidR="004D4C37" w:rsidRPr="008F45D0" w:rsidDel="0099382E">
          <w:rPr>
            <w:rFonts w:cs="Times New Roman"/>
          </w:rPr>
          <w:delText xml:space="preserve">um </w:delText>
        </w:r>
        <w:r w:rsidR="001D3DB0" w:rsidRPr="008F45D0" w:rsidDel="0099382E">
          <w:rPr>
            <w:rFonts w:cs="Times New Roman"/>
          </w:rPr>
          <w:delText>deles</w:delText>
        </w:r>
        <w:r w:rsidR="004D4C37" w:rsidRPr="008F45D0" w:rsidDel="0099382E">
          <w:rPr>
            <w:rFonts w:cs="Times New Roman"/>
          </w:rPr>
          <w:delText xml:space="preserve"> é o modelo BPM.</w:delText>
        </w:r>
      </w:del>
      <w:del w:id="1604" w:author="Emeson Santos" w:date="2019-08-18T11:37:00Z">
        <w:r w:rsidR="004D4C37" w:rsidRPr="008F45D0" w:rsidDel="007746CE">
          <w:rPr>
            <w:rFonts w:cs="Times New Roman"/>
          </w:rPr>
          <w:delText xml:space="preserve"> </w:delText>
        </w:r>
      </w:del>
    </w:p>
    <w:p w14:paraId="198542E5" w14:textId="1D81E0F2" w:rsidR="004D4C37" w:rsidRPr="008F45D0" w:rsidDel="008E5081" w:rsidRDefault="004D4C37" w:rsidP="004D4C37">
      <w:pPr>
        <w:ind w:firstLine="720"/>
        <w:jc w:val="both"/>
        <w:rPr>
          <w:del w:id="1605" w:author="Emeson Santos" w:date="2019-08-15T19:42:00Z"/>
          <w:rFonts w:cs="Times New Roman"/>
        </w:rPr>
      </w:pPr>
      <w:del w:id="1606" w:author="Emeson Santos" w:date="2019-08-23T08:54:00Z">
        <w:r w:rsidRPr="008F45D0" w:rsidDel="0099382E">
          <w:rPr>
            <w:rFonts w:cs="Times New Roman"/>
            <w:shd w:val="clear" w:color="auto" w:fill="FFFFFF"/>
          </w:rPr>
          <w:delText>Weske</w:delText>
        </w:r>
        <w:commentRangeStart w:id="1607"/>
        <w:commentRangeStart w:id="1608"/>
        <w:commentRangeStart w:id="1609"/>
        <w:r w:rsidRPr="008F45D0" w:rsidDel="0099382E">
          <w:rPr>
            <w:rFonts w:cs="Times New Roman"/>
          </w:rPr>
          <w:delText xml:space="preserve"> (2007, p. 7) define BPM, modelagem de processos de negócio, como sendo</w:delText>
        </w:r>
      </w:del>
      <w:del w:id="1610" w:author="Emeson Santos" w:date="2019-08-15T18:54:00Z">
        <w:r w:rsidRPr="008F45D0" w:rsidDel="007001C1">
          <w:rPr>
            <w:rFonts w:cs="Times New Roman"/>
          </w:rPr>
          <w:delText>: “</w:delText>
        </w:r>
      </w:del>
      <w:del w:id="1611" w:author="Emeson Santos" w:date="2019-08-23T08:54:00Z">
        <w:r w:rsidRPr="008F45D0" w:rsidDel="0099382E">
          <w:rPr>
            <w:rFonts w:cs="Times New Roman"/>
          </w:rPr>
          <w:delText xml:space="preserve">um conjunto </w:delText>
        </w:r>
      </w:del>
      <w:del w:id="1612" w:author="Emeson Santos" w:date="2019-08-15T18:54:00Z">
        <w:r w:rsidRPr="008F45D0" w:rsidDel="007001C1">
          <w:rPr>
            <w:rFonts w:cs="Times New Roman"/>
          </w:rPr>
          <w:delText>de modelos de atividade</w:delText>
        </w:r>
      </w:del>
      <w:del w:id="1613" w:author="Emeson Santos" w:date="2019-08-23T08:54:00Z">
        <w:r w:rsidRPr="008F45D0" w:rsidDel="0099382E">
          <w:rPr>
            <w:rFonts w:cs="Times New Roman"/>
          </w:rPr>
          <w:delText xml:space="preserve"> </w:delText>
        </w:r>
      </w:del>
      <w:del w:id="1614" w:author="Emeson Santos" w:date="2019-08-15T18:55:00Z">
        <w:r w:rsidRPr="008F45D0" w:rsidDel="007001C1">
          <w:rPr>
            <w:rFonts w:cs="Times New Roman"/>
          </w:rPr>
          <w:delText>e restrições de execução entre eles</w:delText>
        </w:r>
      </w:del>
      <w:del w:id="1615" w:author="Emeson Santos" w:date="2019-08-23T08:54:00Z">
        <w:r w:rsidRPr="008F45D0" w:rsidDel="0099382E">
          <w:rPr>
            <w:rFonts w:cs="Times New Roman"/>
          </w:rPr>
          <w:delText xml:space="preserve">. </w:delText>
        </w:r>
      </w:del>
      <w:del w:id="1616" w:author="Emeson Santos" w:date="2019-08-15T19:06:00Z">
        <w:r w:rsidRPr="008F45D0" w:rsidDel="00A41D7C">
          <w:rPr>
            <w:rFonts w:cs="Times New Roman"/>
          </w:rPr>
          <w:delText>Uma instância de processo de negócios representa um caso concreto nos negócios operacionais de uma empresa, consistindo em instâncias de atividade. Cada modelo de processo de negócios atua como um modelo para um conjunto de instâncias do processo de negócios, e cada modelo de atividade atua como um modelo para um conjunto de instâncias de atividade.”.</w:delText>
        </w:r>
        <w:commentRangeEnd w:id="1607"/>
        <w:r w:rsidRPr="008F45D0" w:rsidDel="00A41D7C">
          <w:rPr>
            <w:rStyle w:val="Refdecomentrio"/>
            <w:rFonts w:cs="Times New Roman"/>
            <w:sz w:val="24"/>
            <w:szCs w:val="24"/>
          </w:rPr>
          <w:commentReference w:id="1607"/>
        </w:r>
        <w:commentRangeEnd w:id="1608"/>
        <w:r w:rsidR="00806926" w:rsidRPr="008F45D0" w:rsidDel="00A41D7C">
          <w:rPr>
            <w:rStyle w:val="Refdecomentrio"/>
          </w:rPr>
          <w:commentReference w:id="1608"/>
        </w:r>
        <w:r w:rsidRPr="008F45D0" w:rsidDel="00A41D7C">
          <w:rPr>
            <w:rFonts w:cs="Times New Roman"/>
          </w:rPr>
          <w:delText xml:space="preserve"> </w:delText>
        </w:r>
        <w:commentRangeEnd w:id="1609"/>
        <w:r w:rsidRPr="008F45D0" w:rsidDel="00A41D7C">
          <w:rPr>
            <w:rStyle w:val="Refdecomentrio"/>
            <w:rFonts w:cs="Times New Roman"/>
            <w:sz w:val="24"/>
            <w:szCs w:val="24"/>
          </w:rPr>
          <w:commentReference w:id="1609"/>
        </w:r>
      </w:del>
      <w:commentRangeStart w:id="1617"/>
      <w:commentRangeStart w:id="1618"/>
      <w:del w:id="1619" w:author="Emeson Santos" w:date="2019-08-15T19:42:00Z">
        <w:r w:rsidRPr="008F45D0" w:rsidDel="008E5081">
          <w:rPr>
            <w:rFonts w:cs="Times New Roman"/>
          </w:rPr>
          <w:delText>O Modelamento de processos de negócios BPM, tem por objetivo não só gerenciar os processos para agregar valor à organização, como também a melhoria contínua dos processos, principalmente através de seu redesenho e análise. (Pereira, 2013, p.43)</w:delText>
        </w:r>
        <w:commentRangeEnd w:id="1617"/>
        <w:r w:rsidRPr="008F45D0" w:rsidDel="008E5081">
          <w:rPr>
            <w:rStyle w:val="Refdecomentrio"/>
            <w:rFonts w:cs="Times New Roman"/>
            <w:sz w:val="24"/>
            <w:szCs w:val="24"/>
          </w:rPr>
          <w:commentReference w:id="1617"/>
        </w:r>
        <w:commentRangeEnd w:id="1618"/>
        <w:r w:rsidR="00806926" w:rsidRPr="008F45D0" w:rsidDel="008E5081">
          <w:rPr>
            <w:rStyle w:val="Refdecomentrio"/>
          </w:rPr>
          <w:commentReference w:id="1618"/>
        </w:r>
        <w:r w:rsidRPr="008F45D0" w:rsidDel="008E5081">
          <w:rPr>
            <w:rFonts w:cs="Times New Roman"/>
          </w:rPr>
          <w:delText xml:space="preserve">.  </w:delText>
        </w:r>
      </w:del>
    </w:p>
    <w:p w14:paraId="43A4A64C" w14:textId="1A9F6E52" w:rsidR="001C236D" w:rsidRPr="008F45D0" w:rsidDel="00454854" w:rsidRDefault="004D4C37" w:rsidP="004D4C37">
      <w:pPr>
        <w:ind w:firstLine="708"/>
        <w:jc w:val="both"/>
        <w:rPr>
          <w:del w:id="1620" w:author="Emeson Santos" w:date="2019-08-15T21:50:00Z"/>
          <w:rFonts w:cs="Times New Roman"/>
        </w:rPr>
      </w:pPr>
      <w:del w:id="1621" w:author="Emeson Santos" w:date="2019-08-23T08:54:00Z">
        <w:r w:rsidRPr="008F45D0" w:rsidDel="0099382E">
          <w:rPr>
            <w:rFonts w:cs="Times New Roman"/>
          </w:rPr>
          <w:delText>Existem várias definições de processo de negócio de acordo com algumas literaturas:</w:delText>
        </w:r>
      </w:del>
    </w:p>
    <w:p w14:paraId="50A12674" w14:textId="2C3215FA" w:rsidR="001500C1" w:rsidRPr="008F45D0" w:rsidDel="007F6D57" w:rsidRDefault="001500C1">
      <w:pPr>
        <w:ind w:firstLine="708"/>
        <w:jc w:val="both"/>
        <w:rPr>
          <w:del w:id="1622" w:author="Emeson Santos" w:date="2019-08-15T21:27:00Z"/>
          <w:rFonts w:cs="Times New Roman"/>
        </w:rPr>
      </w:pPr>
      <w:commentRangeStart w:id="1623"/>
    </w:p>
    <w:p w14:paraId="7E3B8709" w14:textId="73E4B19B" w:rsidR="004D4C37" w:rsidRPr="008F45D0" w:rsidDel="00400281" w:rsidRDefault="004D4C37">
      <w:pPr>
        <w:spacing w:after="160" w:line="259" w:lineRule="auto"/>
        <w:ind w:firstLine="708"/>
        <w:jc w:val="both"/>
        <w:rPr>
          <w:del w:id="1624" w:author="Emeson Santos" w:date="2019-08-15T21:46:00Z"/>
          <w:rFonts w:cs="Times New Roman"/>
        </w:rPr>
        <w:pPrChange w:id="1625" w:author="Emeson Santos" w:date="2019-08-15T21:50:00Z">
          <w:pPr>
            <w:spacing w:after="160" w:line="259" w:lineRule="auto"/>
            <w:ind w:firstLine="696"/>
            <w:jc w:val="both"/>
          </w:pPr>
        </w:pPrChange>
      </w:pPr>
      <w:del w:id="1626" w:author="Emeson Santos" w:date="2019-08-15T21:46:00Z">
        <w:r w:rsidRPr="008F45D0" w:rsidDel="00400281">
          <w:rPr>
            <w:rFonts w:cs="Times New Roman"/>
          </w:rPr>
          <w:delText xml:space="preserve">“Um processo de negócio é uma coleção de atividades relacionadas, executadas por um ou mais participantes, que têm por objetivo produzir um produto ou serviço para um cliente e agregar valor para a organização.”, </w:delText>
        </w:r>
        <w:commentRangeStart w:id="1627"/>
        <w:r w:rsidRPr="008F45D0" w:rsidDel="00400281">
          <w:rPr>
            <w:rFonts w:cs="Times New Roman"/>
          </w:rPr>
          <w:delText>(BORGES, 2015, p. 6).</w:delText>
        </w:r>
        <w:commentRangeEnd w:id="1627"/>
        <w:r w:rsidRPr="008F45D0" w:rsidDel="00400281">
          <w:rPr>
            <w:rStyle w:val="Refdecomentrio"/>
            <w:rFonts w:cs="Times New Roman"/>
            <w:sz w:val="24"/>
            <w:szCs w:val="24"/>
          </w:rPr>
          <w:commentReference w:id="1627"/>
        </w:r>
      </w:del>
    </w:p>
    <w:p w14:paraId="4CB85E07" w14:textId="1430BF67" w:rsidR="004D4C37" w:rsidRPr="008F45D0" w:rsidDel="00400281" w:rsidRDefault="004D4C37">
      <w:pPr>
        <w:spacing w:after="160" w:line="259" w:lineRule="auto"/>
        <w:ind w:firstLine="708"/>
        <w:jc w:val="both"/>
        <w:rPr>
          <w:del w:id="1628" w:author="Emeson Santos" w:date="2019-08-15T21:46:00Z"/>
          <w:rFonts w:cs="Times New Roman"/>
        </w:rPr>
        <w:pPrChange w:id="1629" w:author="Emeson Santos" w:date="2019-08-15T21:50:00Z">
          <w:pPr>
            <w:spacing w:after="160" w:line="259" w:lineRule="auto"/>
            <w:ind w:firstLine="696"/>
            <w:jc w:val="both"/>
          </w:pPr>
        </w:pPrChange>
      </w:pPr>
      <w:del w:id="1630" w:author="Emeson Santos" w:date="2019-08-15T21:46:00Z">
        <w:r w:rsidRPr="008F45D0" w:rsidDel="00400281">
          <w:rPr>
            <w:rFonts w:cs="Times New Roman"/>
          </w:rPr>
          <w:delText xml:space="preserve">“No contexto de BPM, um "processo de negócio" é um trabalho que entrega valor para os clientes ou apoia/gerencia outros processos. Esse trabalho pode ser ponta a ponta, interfuncional e até mesmo interorganizacional.”, </w:delText>
        </w:r>
        <w:commentRangeStart w:id="1631"/>
        <w:r w:rsidRPr="005C122D" w:rsidDel="00400281">
          <w:rPr>
            <w:rFonts w:cs="Times New Roman"/>
          </w:rPr>
          <w:fldChar w:fldCharType="begin" w:fldLock="1"/>
        </w:r>
        <w:r w:rsidRPr="008F45D0" w:rsidDel="00400281">
          <w:rPr>
            <w:rFonts w:cs="Times New Roman"/>
          </w:rPr>
          <w:delInstrText>ADDIN CSL_CITATION {"citationItems":[{"id":"ITEM-1","itemData":{"ISBN":"9783540773405","author":[{"dropping-particle":"","family":"Brasil","given":"2013 Association of Business Process Management Professionals","non-dropping-particle":"","parse-names":false,"suffix":""}],"id":"ITEM-1","issued":{"date-parts":[["2013"]]},"title":"BPM CBOK","type":"article-journal"},"uris":["http://www.mendeley.com/documents/?uuid=93abb1ce-3f1a-445f-a342-4bfe08646b6d"]}],"mendeley":{"formattedCitation":"(Brasil, 2013)","manualFormatting":"(BRASIL, 2013, p. 35)","plainTextFormattedCitation":"(Brasil, 2013)","previouslyFormattedCitation":"(Brasil, 2013)"},"properties":{"noteIndex":0},"schema":"https://github.com/citation-style-language/schema/raw/master/csl-citation.json"}</w:delInstrText>
        </w:r>
        <w:r w:rsidRPr="005C122D" w:rsidDel="00400281">
          <w:rPr>
            <w:rFonts w:cs="Times New Roman"/>
          </w:rPr>
          <w:fldChar w:fldCharType="separate"/>
        </w:r>
        <w:r w:rsidRPr="008F45D0" w:rsidDel="00400281">
          <w:rPr>
            <w:rFonts w:cs="Times New Roman"/>
            <w:noProof/>
          </w:rPr>
          <w:delText>(BRASIL, 2013, p. 35)</w:delText>
        </w:r>
        <w:r w:rsidRPr="005C122D" w:rsidDel="00400281">
          <w:rPr>
            <w:rFonts w:cs="Times New Roman"/>
          </w:rPr>
          <w:fldChar w:fldCharType="end"/>
        </w:r>
        <w:r w:rsidRPr="008F45D0" w:rsidDel="00400281">
          <w:rPr>
            <w:rFonts w:cs="Times New Roman"/>
          </w:rPr>
          <w:delText>.</w:delText>
        </w:r>
        <w:commentRangeEnd w:id="1631"/>
        <w:r w:rsidRPr="008F45D0" w:rsidDel="00400281">
          <w:rPr>
            <w:rStyle w:val="Refdecomentrio"/>
            <w:rFonts w:cs="Times New Roman"/>
            <w:sz w:val="24"/>
            <w:szCs w:val="24"/>
          </w:rPr>
          <w:commentReference w:id="1631"/>
        </w:r>
      </w:del>
    </w:p>
    <w:p w14:paraId="57FC12D3" w14:textId="6A277534" w:rsidR="004D4C37" w:rsidRPr="008F45D0" w:rsidDel="001D66AF" w:rsidRDefault="004D4C37">
      <w:pPr>
        <w:spacing w:after="160" w:line="259" w:lineRule="auto"/>
        <w:ind w:right="227" w:firstLine="708"/>
        <w:jc w:val="both"/>
        <w:rPr>
          <w:del w:id="1632" w:author="Emeson Santos" w:date="2019-08-15T21:30:00Z"/>
          <w:rFonts w:cs="Times New Roman"/>
        </w:rPr>
        <w:pPrChange w:id="1633" w:author="Emeson Santos" w:date="2019-08-15T21:50:00Z">
          <w:pPr>
            <w:spacing w:after="160" w:line="259" w:lineRule="auto"/>
            <w:ind w:left="227" w:right="227" w:firstLine="697"/>
            <w:jc w:val="both"/>
          </w:pPr>
        </w:pPrChange>
      </w:pPr>
      <w:commentRangeStart w:id="1634"/>
      <w:del w:id="1635" w:author="Emeson Santos" w:date="2019-08-15T19:56:00Z">
        <w:r w:rsidRPr="008F45D0" w:rsidDel="00124999">
          <w:rPr>
            <w:rFonts w:cs="Times New Roman"/>
          </w:rPr>
          <w:delText xml:space="preserve">Segundo </w:delText>
        </w:r>
      </w:del>
      <w:del w:id="1636" w:author="Emeson Santos" w:date="2019-08-15T21:30:00Z">
        <w:r w:rsidRPr="008F45D0" w:rsidDel="001D66AF">
          <w:rPr>
            <w:rFonts w:cs="Times New Roman"/>
          </w:rPr>
          <w:delText>Weske (2007, p.16)</w:delText>
        </w:r>
        <w:commentRangeEnd w:id="1634"/>
        <w:r w:rsidRPr="008F45D0" w:rsidDel="001D66AF">
          <w:rPr>
            <w:rStyle w:val="Refdecomentrio"/>
            <w:rFonts w:cs="Times New Roman"/>
            <w:sz w:val="24"/>
            <w:szCs w:val="24"/>
          </w:rPr>
          <w:commentReference w:id="1634"/>
        </w:r>
      </w:del>
    </w:p>
    <w:p w14:paraId="7C6B1226" w14:textId="06C83F5C" w:rsidR="004D4C37" w:rsidRPr="008F45D0" w:rsidDel="001D66AF" w:rsidRDefault="004D4C37">
      <w:pPr>
        <w:spacing w:after="160" w:line="259" w:lineRule="auto"/>
        <w:ind w:right="227" w:firstLine="708"/>
        <w:jc w:val="both"/>
        <w:rPr>
          <w:del w:id="1637" w:author="Emeson Santos" w:date="2019-08-15T21:30:00Z"/>
          <w:rFonts w:cs="Times New Roman"/>
        </w:rPr>
        <w:pPrChange w:id="1638" w:author="Emeson Santos" w:date="2019-08-15T21:50:00Z">
          <w:pPr>
            <w:spacing w:after="160" w:line="259" w:lineRule="auto"/>
            <w:ind w:left="227" w:right="227" w:firstLine="697"/>
            <w:jc w:val="both"/>
          </w:pPr>
        </w:pPrChange>
      </w:pPr>
    </w:p>
    <w:p w14:paraId="0F9034D8" w14:textId="79139920" w:rsidR="004D4C37" w:rsidRPr="008F45D0" w:rsidDel="001D66AF" w:rsidRDefault="004D4C37">
      <w:pPr>
        <w:spacing w:after="160"/>
        <w:ind w:firstLine="708"/>
        <w:jc w:val="both"/>
        <w:rPr>
          <w:del w:id="1639" w:author="Emeson Santos" w:date="2019-08-15T21:30:00Z"/>
          <w:rFonts w:cs="Times New Roman"/>
        </w:rPr>
        <w:pPrChange w:id="1640" w:author="Emeson Santos" w:date="2019-08-15T21:50:00Z">
          <w:pPr>
            <w:spacing w:after="160"/>
            <w:ind w:left="2268" w:firstLine="697"/>
            <w:jc w:val="both"/>
          </w:pPr>
        </w:pPrChange>
      </w:pPr>
      <w:del w:id="1641" w:author="Emeson Santos" w:date="2019-08-15T21:30:00Z">
        <w:r w:rsidRPr="008F45D0" w:rsidDel="001D66AF">
          <w:rPr>
            <w:rFonts w:cs="Times New Roman"/>
          </w:rPr>
          <w:delText xml:space="preserve"> Um processo de negócios consiste em um conjunto de atividades que são executadas em coordenação em um ambiente organizacional e técnico. Essas atividades realizam conjuntamente uma meta de negócios. Cada processo de negócios é executado por uma única organização, mas pode interagir com processos de negócios realizados por outras organizações. </w:delText>
        </w:r>
      </w:del>
    </w:p>
    <w:commentRangeEnd w:id="1623"/>
    <w:p w14:paraId="70A62EE5" w14:textId="4C65AEF6" w:rsidR="003277E6" w:rsidRPr="008F45D0" w:rsidDel="0099382E" w:rsidRDefault="0047588B">
      <w:pPr>
        <w:ind w:firstLine="708"/>
        <w:jc w:val="both"/>
        <w:rPr>
          <w:del w:id="1642" w:author="Emeson Santos" w:date="2019-08-23T08:54:00Z"/>
          <w:rFonts w:cs="Times New Roman"/>
        </w:rPr>
        <w:pPrChange w:id="1643" w:author="Emeson Santos" w:date="2019-08-15T21:50:00Z">
          <w:pPr/>
        </w:pPrChange>
      </w:pPr>
      <w:del w:id="1644" w:author="Emeson Santos" w:date="2019-08-23T08:54:00Z">
        <w:r w:rsidRPr="008F45D0" w:rsidDel="0099382E">
          <w:rPr>
            <w:rStyle w:val="Refdecomentrio"/>
          </w:rPr>
          <w:commentReference w:id="1623"/>
        </w:r>
      </w:del>
    </w:p>
    <w:p w14:paraId="2A4800BC" w14:textId="6620AA22" w:rsidR="004D4C37" w:rsidRPr="008F45D0" w:rsidDel="0099382E" w:rsidRDefault="000C7D8A" w:rsidP="004D4C37">
      <w:pPr>
        <w:spacing w:after="160" w:line="259" w:lineRule="auto"/>
        <w:ind w:left="12" w:firstLine="696"/>
        <w:jc w:val="both"/>
        <w:rPr>
          <w:del w:id="1645" w:author="Emeson Santos" w:date="2019-08-23T08:54:00Z"/>
          <w:rFonts w:cs="Times New Roman"/>
        </w:rPr>
      </w:pPr>
      <w:del w:id="1646" w:author="Emeson Santos" w:date="2019-08-23T08:54:00Z">
        <w:r w:rsidRPr="008F45D0" w:rsidDel="0099382E">
          <w:rPr>
            <w:rFonts w:cs="Times New Roman"/>
          </w:rPr>
          <w:delText>Portanto, entendemos</w:delText>
        </w:r>
        <w:commentRangeStart w:id="1647"/>
        <w:r w:rsidR="004D4C37" w:rsidRPr="008F45D0" w:rsidDel="0099382E">
          <w:rPr>
            <w:rFonts w:cs="Times New Roman"/>
          </w:rPr>
          <w:delText xml:space="preserve"> que o processo de negócio é um trabalho feito em passo a passo a fim de organizar, padronizar, facilitar, e melhorar os processos de uma organização que deve ser conhecido por todos da organização, ou estudado a ponto de que esteja bem claro para uma melhor aplicação dos procedimentos de maneira mais eficaz, de forma que as tarefas sejam especificadas e mapeadas para que </w:delText>
        </w:r>
      </w:del>
      <w:del w:id="1648" w:author="Emeson Santos" w:date="2019-08-15T22:21:00Z">
        <w:r w:rsidR="004D4C37" w:rsidRPr="008F45D0" w:rsidDel="003C2287">
          <w:rPr>
            <w:rFonts w:cs="Times New Roman"/>
          </w:rPr>
          <w:delText>tudo fique mais fácil</w:delText>
        </w:r>
      </w:del>
      <w:del w:id="1649" w:author="Emeson Santos" w:date="2019-08-23T08:54:00Z">
        <w:r w:rsidR="004D4C37" w:rsidRPr="008F45D0" w:rsidDel="0099382E">
          <w:rPr>
            <w:rFonts w:cs="Times New Roman"/>
          </w:rPr>
          <w:delText>, rápido estimulando a produtividade e melhorias dentro e fora das organizações.</w:delText>
        </w:r>
      </w:del>
    </w:p>
    <w:p w14:paraId="7459317A" w14:textId="364DDB7F" w:rsidR="00866254" w:rsidRPr="008F45D0" w:rsidDel="00124999" w:rsidRDefault="00866254">
      <w:pPr>
        <w:spacing w:after="160" w:line="259" w:lineRule="auto"/>
        <w:ind w:left="12" w:firstLine="696"/>
        <w:jc w:val="both"/>
        <w:rPr>
          <w:del w:id="1650" w:author="Emeson Santos" w:date="2019-08-15T19:57:00Z"/>
          <w:rFonts w:cs="Times New Roman"/>
        </w:rPr>
      </w:pPr>
      <w:commentRangeStart w:id="1651"/>
      <w:del w:id="1652" w:author="Emeson Santos" w:date="2019-08-15T19:56:00Z">
        <w:r w:rsidRPr="008F45D0" w:rsidDel="00124999">
          <w:rPr>
            <w:rFonts w:cs="Times New Roman"/>
          </w:rPr>
          <w:delText xml:space="preserve">Segundo </w:delText>
        </w:r>
      </w:del>
      <w:del w:id="1653" w:author="Emeson Santos" w:date="2019-08-23T08:54:00Z">
        <w:r w:rsidRPr="008F45D0" w:rsidDel="0099382E">
          <w:rPr>
            <w:rFonts w:cs="Times New Roman"/>
          </w:rPr>
          <w:delText>Baldam (</w:delText>
        </w:r>
        <w:r w:rsidR="00872AC2" w:rsidRPr="008F45D0" w:rsidDel="0099382E">
          <w:rPr>
            <w:rFonts w:cs="Times New Roman"/>
          </w:rPr>
          <w:delText>2014</w:delText>
        </w:r>
        <w:r w:rsidRPr="008F45D0" w:rsidDel="0099382E">
          <w:rPr>
            <w:rFonts w:cs="Times New Roman"/>
          </w:rPr>
          <w:delText xml:space="preserve">, p. 34) </w:delText>
        </w:r>
      </w:del>
      <w:del w:id="1654" w:author="Emeson Santos" w:date="2019-08-15T21:47:00Z">
        <w:r w:rsidRPr="008F45D0" w:rsidDel="00C57330">
          <w:rPr>
            <w:rFonts w:cs="Times New Roman"/>
          </w:rPr>
          <w:delText>entre os</w:delText>
        </w:r>
      </w:del>
      <w:del w:id="1655" w:author="Emeson Santos" w:date="2019-08-23T08:54:00Z">
        <w:r w:rsidRPr="008F45D0" w:rsidDel="0099382E">
          <w:rPr>
            <w:rFonts w:cs="Times New Roman"/>
          </w:rPr>
          <w:delText xml:space="preserve"> benefícios da utilização do BP</w:delText>
        </w:r>
      </w:del>
      <w:del w:id="1656" w:author="Emeson Santos" w:date="2019-08-15T21:48:00Z">
        <w:r w:rsidRPr="008F45D0" w:rsidDel="00C57330">
          <w:rPr>
            <w:rFonts w:cs="Times New Roman"/>
          </w:rPr>
          <w:delText>M, podemos citar:</w:delText>
        </w:r>
        <w:r w:rsidRPr="008F45D0" w:rsidDel="00EE4830">
          <w:rPr>
            <w:rFonts w:cs="Times New Roman"/>
          </w:rPr>
          <w:delText xml:space="preserve"> </w:delText>
        </w:r>
      </w:del>
    </w:p>
    <w:p w14:paraId="1E6E0C66" w14:textId="3773EF63" w:rsidR="00B90CFF" w:rsidRPr="005C122D" w:rsidDel="00124999" w:rsidRDefault="00866254">
      <w:pPr>
        <w:spacing w:after="160" w:line="259" w:lineRule="auto"/>
        <w:ind w:left="12" w:firstLine="696"/>
        <w:jc w:val="both"/>
        <w:rPr>
          <w:del w:id="1657" w:author="Emeson Santos" w:date="2019-08-15T19:57:00Z"/>
          <w:rFonts w:cs="Times New Roman"/>
        </w:rPr>
        <w:pPrChange w:id="1658" w:author="Emeson Santos" w:date="2019-08-15T21:48:00Z">
          <w:pPr>
            <w:pStyle w:val="PargrafodaLista"/>
            <w:numPr>
              <w:numId w:val="13"/>
            </w:numPr>
            <w:spacing w:after="160" w:line="259" w:lineRule="auto"/>
            <w:ind w:left="1446" w:hanging="360"/>
            <w:jc w:val="both"/>
          </w:pPr>
        </w:pPrChange>
      </w:pPr>
      <w:del w:id="1659" w:author="Emeson Santos" w:date="2019-08-15T19:57:00Z">
        <w:r w:rsidRPr="005C122D" w:rsidDel="00124999">
          <w:rPr>
            <w:rFonts w:cs="Times New Roman"/>
          </w:rPr>
          <w:delText>E</w:delText>
        </w:r>
      </w:del>
      <w:del w:id="1660" w:author="Emeson Santos" w:date="2019-08-15T20:00:00Z">
        <w:r w:rsidRPr="005C122D" w:rsidDel="005472C5">
          <w:rPr>
            <w:rFonts w:cs="Times New Roman"/>
          </w:rPr>
          <w:delText>liminação</w:delText>
        </w:r>
        <w:r w:rsidRPr="005C122D" w:rsidDel="00124999">
          <w:rPr>
            <w:rFonts w:cs="Times New Roman"/>
          </w:rPr>
          <w:delText>/</w:delText>
        </w:r>
        <w:r w:rsidRPr="005C122D" w:rsidDel="005472C5">
          <w:rPr>
            <w:rFonts w:cs="Times New Roman"/>
          </w:rPr>
          <w:delText>redução</w:delText>
        </w:r>
      </w:del>
      <w:del w:id="1661" w:author="Emeson Santos" w:date="2019-08-23T08:54:00Z">
        <w:r w:rsidR="00B90CFF" w:rsidRPr="005C122D" w:rsidDel="0099382E">
          <w:rPr>
            <w:rFonts w:cs="Times New Roman"/>
          </w:rPr>
          <w:delText xml:space="preserve"> </w:delText>
        </w:r>
        <w:r w:rsidRPr="005C122D" w:rsidDel="0099382E">
          <w:rPr>
            <w:rFonts w:cs="Times New Roman"/>
          </w:rPr>
          <w:delText>de</w:delText>
        </w:r>
        <w:r w:rsidR="00B90CFF" w:rsidRPr="005C122D" w:rsidDel="0099382E">
          <w:rPr>
            <w:rFonts w:cs="Times New Roman"/>
          </w:rPr>
          <w:delText xml:space="preserve"> </w:delText>
        </w:r>
        <w:r w:rsidRPr="005C122D" w:rsidDel="0099382E">
          <w:rPr>
            <w:rFonts w:cs="Times New Roman"/>
          </w:rPr>
          <w:delText>tarefas</w:delText>
        </w:r>
        <w:r w:rsidR="00B90CFF" w:rsidRPr="005C122D" w:rsidDel="0099382E">
          <w:rPr>
            <w:rFonts w:cs="Times New Roman"/>
          </w:rPr>
          <w:delText xml:space="preserve"> </w:delText>
        </w:r>
        <w:r w:rsidRPr="005C122D" w:rsidDel="0099382E">
          <w:rPr>
            <w:rFonts w:cs="Times New Roman"/>
          </w:rPr>
          <w:delText>manuais</w:delText>
        </w:r>
      </w:del>
      <w:del w:id="1662" w:author="Emeson Santos" w:date="2019-08-15T19:57:00Z">
        <w:r w:rsidRPr="005C122D" w:rsidDel="00124999">
          <w:rPr>
            <w:rFonts w:cs="Times New Roman"/>
          </w:rPr>
          <w:delText>.</w:delText>
        </w:r>
      </w:del>
    </w:p>
    <w:p w14:paraId="39D41FF9" w14:textId="328EAB14" w:rsidR="00B90CFF" w:rsidRPr="005C122D" w:rsidDel="00124999" w:rsidRDefault="00866254">
      <w:pPr>
        <w:spacing w:after="160" w:line="259" w:lineRule="auto"/>
        <w:ind w:left="12" w:firstLine="696"/>
        <w:jc w:val="both"/>
        <w:rPr>
          <w:del w:id="1663" w:author="Emeson Santos" w:date="2019-08-15T19:58:00Z"/>
          <w:rFonts w:cs="Times New Roman"/>
        </w:rPr>
        <w:pPrChange w:id="1664" w:author="Emeson Santos" w:date="2019-08-15T21:48:00Z">
          <w:pPr>
            <w:pStyle w:val="PargrafodaLista"/>
            <w:numPr>
              <w:numId w:val="13"/>
            </w:numPr>
            <w:spacing w:after="160" w:line="259" w:lineRule="auto"/>
            <w:ind w:left="1446" w:hanging="360"/>
            <w:jc w:val="both"/>
          </w:pPr>
        </w:pPrChange>
      </w:pPr>
      <w:del w:id="1665" w:author="Emeson Santos" w:date="2019-08-15T19:57:00Z">
        <w:r w:rsidRPr="005C122D" w:rsidDel="00124999">
          <w:rPr>
            <w:rFonts w:cs="Times New Roman"/>
          </w:rPr>
          <w:delText>E</w:delText>
        </w:r>
      </w:del>
      <w:del w:id="1666" w:author="Emeson Santos" w:date="2019-08-23T08:54:00Z">
        <w:r w:rsidRPr="005C122D" w:rsidDel="0099382E">
          <w:rPr>
            <w:rFonts w:cs="Times New Roman"/>
          </w:rPr>
          <w:delText>liminação</w:delText>
        </w:r>
        <w:r w:rsidR="00B90CFF" w:rsidRPr="005C122D" w:rsidDel="0099382E">
          <w:rPr>
            <w:rFonts w:cs="Times New Roman"/>
          </w:rPr>
          <w:delText xml:space="preserve"> </w:delText>
        </w:r>
        <w:r w:rsidRPr="005C122D" w:rsidDel="0099382E">
          <w:rPr>
            <w:rFonts w:cs="Times New Roman"/>
          </w:rPr>
          <w:delText>d</w:delText>
        </w:r>
      </w:del>
      <w:del w:id="1667" w:author="Emeson Santos" w:date="2019-08-15T20:01:00Z">
        <w:r w:rsidRPr="005C122D" w:rsidDel="005472C5">
          <w:rPr>
            <w:rFonts w:cs="Times New Roman"/>
          </w:rPr>
          <w:delText>e</w:delText>
        </w:r>
        <w:r w:rsidR="00B90CFF" w:rsidRPr="005C122D" w:rsidDel="005472C5">
          <w:rPr>
            <w:rFonts w:cs="Times New Roman"/>
          </w:rPr>
          <w:delText xml:space="preserve"> </w:delText>
        </w:r>
        <w:r w:rsidRPr="005C122D" w:rsidDel="005472C5">
          <w:rPr>
            <w:rFonts w:cs="Times New Roman"/>
          </w:rPr>
          <w:delText>esforços</w:delText>
        </w:r>
        <w:r w:rsidR="00B90CFF" w:rsidRPr="005C122D" w:rsidDel="005472C5">
          <w:rPr>
            <w:rFonts w:cs="Times New Roman"/>
          </w:rPr>
          <w:delText xml:space="preserve"> </w:delText>
        </w:r>
        <w:r w:rsidRPr="005C122D" w:rsidDel="005472C5">
          <w:rPr>
            <w:rFonts w:cs="Times New Roman"/>
          </w:rPr>
          <w:delText>em</w:delText>
        </w:r>
      </w:del>
      <w:del w:id="1668" w:author="Emeson Santos" w:date="2019-08-23T08:54:00Z">
        <w:r w:rsidR="00B90CFF" w:rsidRPr="005C122D" w:rsidDel="0099382E">
          <w:rPr>
            <w:rFonts w:cs="Times New Roman"/>
          </w:rPr>
          <w:delText xml:space="preserve"> </w:delText>
        </w:r>
        <w:r w:rsidRPr="005C122D" w:rsidDel="0099382E">
          <w:rPr>
            <w:rFonts w:cs="Times New Roman"/>
          </w:rPr>
          <w:delText>duplicidade</w:delText>
        </w:r>
      </w:del>
      <w:del w:id="1669" w:author="Emeson Santos" w:date="2019-08-15T19:57:00Z">
        <w:r w:rsidRPr="005C122D" w:rsidDel="00124999">
          <w:rPr>
            <w:rFonts w:cs="Times New Roman"/>
          </w:rPr>
          <w:delText>.</w:delText>
        </w:r>
      </w:del>
    </w:p>
    <w:p w14:paraId="01BF2B1A" w14:textId="2A38B4D5" w:rsidR="00B90CFF" w:rsidRPr="005C122D" w:rsidDel="00124999" w:rsidRDefault="00866254">
      <w:pPr>
        <w:spacing w:after="160" w:line="259" w:lineRule="auto"/>
        <w:ind w:left="12" w:firstLine="696"/>
        <w:jc w:val="both"/>
        <w:rPr>
          <w:del w:id="1670" w:author="Emeson Santos" w:date="2019-08-15T19:58:00Z"/>
          <w:rFonts w:cs="Times New Roman"/>
        </w:rPr>
        <w:pPrChange w:id="1671" w:author="Emeson Santos" w:date="2019-08-15T21:48:00Z">
          <w:pPr>
            <w:pStyle w:val="PargrafodaLista"/>
            <w:numPr>
              <w:numId w:val="13"/>
            </w:numPr>
            <w:spacing w:after="160" w:line="259" w:lineRule="auto"/>
            <w:ind w:left="1446" w:hanging="360"/>
            <w:jc w:val="both"/>
          </w:pPr>
        </w:pPrChange>
      </w:pPr>
      <w:del w:id="1672" w:author="Emeson Santos" w:date="2019-08-15T19:58:00Z">
        <w:r w:rsidRPr="005C122D" w:rsidDel="00124999">
          <w:rPr>
            <w:rFonts w:cs="Times New Roman"/>
          </w:rPr>
          <w:delText>R</w:delText>
        </w:r>
      </w:del>
      <w:del w:id="1673" w:author="Emeson Santos" w:date="2019-08-23T08:54:00Z">
        <w:r w:rsidRPr="005C122D" w:rsidDel="0099382E">
          <w:rPr>
            <w:rFonts w:cs="Times New Roman"/>
          </w:rPr>
          <w:delText>edução</w:delText>
        </w:r>
        <w:r w:rsidR="00B90CFF" w:rsidRPr="005C122D" w:rsidDel="0099382E">
          <w:rPr>
            <w:rFonts w:cs="Times New Roman"/>
          </w:rPr>
          <w:delText xml:space="preserve"> </w:delText>
        </w:r>
      </w:del>
      <w:del w:id="1674" w:author="Emeson Santos" w:date="2019-08-15T19:58:00Z">
        <w:r w:rsidRPr="005C122D" w:rsidDel="00124999">
          <w:rPr>
            <w:rFonts w:cs="Times New Roman"/>
          </w:rPr>
          <w:delText>do</w:delText>
        </w:r>
        <w:r w:rsidR="00B90CFF" w:rsidRPr="005C122D" w:rsidDel="00124999">
          <w:rPr>
            <w:rFonts w:cs="Times New Roman"/>
          </w:rPr>
          <w:delText xml:space="preserve"> </w:delText>
        </w:r>
        <w:r w:rsidRPr="005C122D" w:rsidDel="00124999">
          <w:rPr>
            <w:rFonts w:cs="Times New Roman"/>
          </w:rPr>
          <w:delText>lead</w:delText>
        </w:r>
        <w:r w:rsidR="00B90CFF" w:rsidRPr="005C122D" w:rsidDel="00124999">
          <w:rPr>
            <w:rFonts w:cs="Times New Roman"/>
          </w:rPr>
          <w:delText xml:space="preserve"> </w:delText>
        </w:r>
        <w:r w:rsidRPr="005C122D" w:rsidDel="00124999">
          <w:rPr>
            <w:rFonts w:cs="Times New Roman"/>
          </w:rPr>
          <w:delText>time</w:delText>
        </w:r>
      </w:del>
      <w:del w:id="1675" w:author="Emeson Santos" w:date="2019-08-23T08:54:00Z">
        <w:r w:rsidRPr="005C122D" w:rsidDel="0099382E">
          <w:rPr>
            <w:rFonts w:cs="Times New Roman"/>
          </w:rPr>
          <w:delText xml:space="preserve"> dos processos</w:delText>
        </w:r>
      </w:del>
      <w:del w:id="1676" w:author="Emeson Santos" w:date="2019-08-15T19:58:00Z">
        <w:r w:rsidRPr="005C122D" w:rsidDel="00124999">
          <w:rPr>
            <w:rFonts w:cs="Times New Roman"/>
          </w:rPr>
          <w:delText>.</w:delText>
        </w:r>
      </w:del>
    </w:p>
    <w:p w14:paraId="152C7DD6" w14:textId="72BBE4E4" w:rsidR="00B90CFF" w:rsidRPr="005C122D" w:rsidDel="00124999" w:rsidRDefault="00866254">
      <w:pPr>
        <w:spacing w:after="160" w:line="259" w:lineRule="auto"/>
        <w:ind w:left="12" w:firstLine="696"/>
        <w:jc w:val="both"/>
        <w:rPr>
          <w:del w:id="1677" w:author="Emeson Santos" w:date="2019-08-15T19:58:00Z"/>
          <w:rFonts w:cs="Times New Roman"/>
        </w:rPr>
        <w:pPrChange w:id="1678" w:author="Emeson Santos" w:date="2019-08-15T21:48:00Z">
          <w:pPr>
            <w:pStyle w:val="PargrafodaLista"/>
            <w:numPr>
              <w:numId w:val="13"/>
            </w:numPr>
            <w:spacing w:after="160" w:line="259" w:lineRule="auto"/>
            <w:ind w:left="1446" w:hanging="360"/>
            <w:jc w:val="both"/>
          </w:pPr>
        </w:pPrChange>
      </w:pPr>
      <w:del w:id="1679" w:author="Emeson Santos" w:date="2019-08-15T19:58:00Z">
        <w:r w:rsidRPr="005C122D" w:rsidDel="00124999">
          <w:rPr>
            <w:rFonts w:cs="Times New Roman"/>
          </w:rPr>
          <w:delText>R</w:delText>
        </w:r>
      </w:del>
      <w:del w:id="1680" w:author="Emeson Santos" w:date="2019-08-23T08:54:00Z">
        <w:r w:rsidRPr="005C122D" w:rsidDel="0099382E">
          <w:rPr>
            <w:rFonts w:cs="Times New Roman"/>
          </w:rPr>
          <w:delText>edução</w:delText>
        </w:r>
        <w:r w:rsidR="00B90CFF" w:rsidRPr="005C122D" w:rsidDel="0099382E">
          <w:rPr>
            <w:rFonts w:cs="Times New Roman"/>
          </w:rPr>
          <w:delText xml:space="preserve"> </w:delText>
        </w:r>
        <w:r w:rsidRPr="005C122D" w:rsidDel="0099382E">
          <w:rPr>
            <w:rFonts w:cs="Times New Roman"/>
          </w:rPr>
          <w:delText>de</w:delText>
        </w:r>
        <w:r w:rsidR="00B90CFF" w:rsidRPr="005C122D" w:rsidDel="0099382E">
          <w:rPr>
            <w:rFonts w:cs="Times New Roman"/>
          </w:rPr>
          <w:delText xml:space="preserve"> </w:delText>
        </w:r>
        <w:r w:rsidRPr="005C122D" w:rsidDel="0099382E">
          <w:rPr>
            <w:rFonts w:cs="Times New Roman"/>
          </w:rPr>
          <w:delText>custos</w:delText>
        </w:r>
      </w:del>
      <w:del w:id="1681" w:author="Emeson Santos" w:date="2019-08-15T19:58:00Z">
        <w:r w:rsidRPr="005C122D" w:rsidDel="00124999">
          <w:rPr>
            <w:rFonts w:cs="Times New Roman"/>
          </w:rPr>
          <w:delText>.</w:delText>
        </w:r>
      </w:del>
    </w:p>
    <w:p w14:paraId="1DDAE708" w14:textId="73A292C2" w:rsidR="00B90CFF" w:rsidRPr="005C122D" w:rsidDel="00124999" w:rsidRDefault="00866254">
      <w:pPr>
        <w:spacing w:after="160" w:line="259" w:lineRule="auto"/>
        <w:ind w:left="12" w:firstLine="696"/>
        <w:jc w:val="both"/>
        <w:rPr>
          <w:del w:id="1682" w:author="Emeson Santos" w:date="2019-08-15T19:59:00Z"/>
          <w:rFonts w:cs="Times New Roman"/>
        </w:rPr>
        <w:pPrChange w:id="1683" w:author="Emeson Santos" w:date="2019-08-15T21:48:00Z">
          <w:pPr>
            <w:pStyle w:val="PargrafodaLista"/>
            <w:numPr>
              <w:numId w:val="13"/>
            </w:numPr>
            <w:spacing w:after="160" w:line="259" w:lineRule="auto"/>
            <w:ind w:left="1446" w:hanging="360"/>
            <w:jc w:val="both"/>
          </w:pPr>
        </w:pPrChange>
      </w:pPr>
      <w:del w:id="1684" w:author="Emeson Santos" w:date="2019-08-15T19:58:00Z">
        <w:r w:rsidRPr="005C122D" w:rsidDel="00124999">
          <w:rPr>
            <w:rFonts w:cs="Times New Roman"/>
          </w:rPr>
          <w:delText>M</w:delText>
        </w:r>
      </w:del>
      <w:del w:id="1685" w:author="Emeson Santos" w:date="2019-08-23T08:54:00Z">
        <w:r w:rsidRPr="005C122D" w:rsidDel="0099382E">
          <w:rPr>
            <w:rFonts w:cs="Times New Roman"/>
          </w:rPr>
          <w:delText>elhoria</w:delText>
        </w:r>
        <w:r w:rsidR="00B90CFF" w:rsidRPr="005C122D" w:rsidDel="0099382E">
          <w:rPr>
            <w:rFonts w:cs="Times New Roman"/>
          </w:rPr>
          <w:delText xml:space="preserve"> </w:delText>
        </w:r>
        <w:r w:rsidRPr="005C122D" w:rsidDel="0099382E">
          <w:rPr>
            <w:rFonts w:cs="Times New Roman"/>
          </w:rPr>
          <w:delText>de</w:delText>
        </w:r>
        <w:r w:rsidR="00B90CFF" w:rsidRPr="005C122D" w:rsidDel="0099382E">
          <w:rPr>
            <w:rFonts w:cs="Times New Roman"/>
          </w:rPr>
          <w:delText xml:space="preserve"> </w:delText>
        </w:r>
        <w:r w:rsidRPr="005C122D" w:rsidDel="0099382E">
          <w:rPr>
            <w:rFonts w:cs="Times New Roman"/>
          </w:rPr>
          <w:delText>serviço</w:delText>
        </w:r>
        <w:r w:rsidR="00B90CFF" w:rsidRPr="005C122D" w:rsidDel="0099382E">
          <w:rPr>
            <w:rFonts w:cs="Times New Roman"/>
          </w:rPr>
          <w:delText xml:space="preserve"> </w:delText>
        </w:r>
        <w:r w:rsidRPr="005C122D" w:rsidDel="0099382E">
          <w:rPr>
            <w:rFonts w:cs="Times New Roman"/>
          </w:rPr>
          <w:delText>ao</w:delText>
        </w:r>
        <w:r w:rsidR="00B90CFF" w:rsidRPr="005C122D" w:rsidDel="0099382E">
          <w:rPr>
            <w:rFonts w:cs="Times New Roman"/>
          </w:rPr>
          <w:delText xml:space="preserve"> </w:delText>
        </w:r>
        <w:r w:rsidRPr="005C122D" w:rsidDel="0099382E">
          <w:rPr>
            <w:rFonts w:cs="Times New Roman"/>
          </w:rPr>
          <w:delText>cliente</w:delText>
        </w:r>
      </w:del>
      <w:del w:id="1686" w:author="Emeson Santos" w:date="2019-08-15T19:59:00Z">
        <w:r w:rsidRPr="005C122D" w:rsidDel="00124999">
          <w:rPr>
            <w:rFonts w:cs="Times New Roman"/>
          </w:rPr>
          <w:delText>.</w:delText>
        </w:r>
      </w:del>
    </w:p>
    <w:p w14:paraId="6BEE4A8D" w14:textId="2CCF2F9B" w:rsidR="00B90CFF" w:rsidRPr="005C122D" w:rsidDel="00124999" w:rsidRDefault="00866254">
      <w:pPr>
        <w:spacing w:after="160" w:line="259" w:lineRule="auto"/>
        <w:ind w:left="12" w:firstLine="696"/>
        <w:jc w:val="both"/>
        <w:rPr>
          <w:del w:id="1687" w:author="Emeson Santos" w:date="2019-08-15T19:59:00Z"/>
          <w:rFonts w:cs="Times New Roman"/>
        </w:rPr>
        <w:pPrChange w:id="1688" w:author="Emeson Santos" w:date="2019-08-15T21:48:00Z">
          <w:pPr>
            <w:pStyle w:val="PargrafodaLista"/>
            <w:numPr>
              <w:numId w:val="13"/>
            </w:numPr>
            <w:spacing w:after="160" w:line="259" w:lineRule="auto"/>
            <w:ind w:left="1446" w:hanging="360"/>
            <w:jc w:val="both"/>
          </w:pPr>
        </w:pPrChange>
      </w:pPr>
      <w:del w:id="1689" w:author="Emeson Santos" w:date="2019-08-15T19:59:00Z">
        <w:r w:rsidRPr="005C122D" w:rsidDel="00124999">
          <w:rPr>
            <w:rFonts w:cs="Times New Roman"/>
          </w:rPr>
          <w:delText>G</w:delText>
        </w:r>
      </w:del>
      <w:del w:id="1690" w:author="Emeson Santos" w:date="2019-08-15T20:01:00Z">
        <w:r w:rsidRPr="005C122D" w:rsidDel="005472C5">
          <w:rPr>
            <w:rFonts w:cs="Times New Roman"/>
          </w:rPr>
          <w:delText>erenciabilidade</w:delText>
        </w:r>
      </w:del>
      <w:del w:id="1691" w:author="Emeson Santos" w:date="2019-08-23T08:54:00Z">
        <w:r w:rsidR="00B90CFF" w:rsidRPr="005C122D" w:rsidDel="0099382E">
          <w:rPr>
            <w:rFonts w:cs="Times New Roman"/>
          </w:rPr>
          <w:delText xml:space="preserve"> </w:delText>
        </w:r>
        <w:r w:rsidRPr="005C122D" w:rsidDel="0099382E">
          <w:rPr>
            <w:rFonts w:cs="Times New Roman"/>
          </w:rPr>
          <w:delText>das</w:delText>
        </w:r>
        <w:r w:rsidR="00B90CFF" w:rsidRPr="005C122D" w:rsidDel="0099382E">
          <w:rPr>
            <w:rFonts w:cs="Times New Roman"/>
          </w:rPr>
          <w:delText xml:space="preserve"> </w:delText>
        </w:r>
        <w:r w:rsidRPr="005C122D" w:rsidDel="0099382E">
          <w:rPr>
            <w:rFonts w:cs="Times New Roman"/>
          </w:rPr>
          <w:delText>atividades</w:delText>
        </w:r>
      </w:del>
      <w:del w:id="1692" w:author="Emeson Santos" w:date="2019-08-15T19:59:00Z">
        <w:r w:rsidRPr="005C122D" w:rsidDel="00124999">
          <w:rPr>
            <w:rFonts w:cs="Times New Roman"/>
          </w:rPr>
          <w:delText>.</w:delText>
        </w:r>
      </w:del>
    </w:p>
    <w:p w14:paraId="64FC9818" w14:textId="50CE4EEA" w:rsidR="00B90CFF" w:rsidRPr="005C122D" w:rsidDel="00124999" w:rsidRDefault="00866254">
      <w:pPr>
        <w:spacing w:after="160" w:line="259" w:lineRule="auto"/>
        <w:ind w:left="12" w:firstLine="696"/>
        <w:jc w:val="both"/>
        <w:rPr>
          <w:del w:id="1693" w:author="Emeson Santos" w:date="2019-08-15T19:59:00Z"/>
          <w:rFonts w:cs="Times New Roman"/>
        </w:rPr>
        <w:pPrChange w:id="1694" w:author="Emeson Santos" w:date="2019-08-15T21:48:00Z">
          <w:pPr>
            <w:pStyle w:val="PargrafodaLista"/>
            <w:numPr>
              <w:numId w:val="13"/>
            </w:numPr>
            <w:spacing w:after="160" w:line="259" w:lineRule="auto"/>
            <w:ind w:left="1446" w:hanging="360"/>
            <w:jc w:val="both"/>
          </w:pPr>
        </w:pPrChange>
      </w:pPr>
      <w:del w:id="1695" w:author="Emeson Santos" w:date="2019-08-15T19:59:00Z">
        <w:r w:rsidRPr="005C122D" w:rsidDel="00124999">
          <w:rPr>
            <w:rFonts w:cs="Times New Roman"/>
          </w:rPr>
          <w:delText>I</w:delText>
        </w:r>
      </w:del>
      <w:del w:id="1696" w:author="Emeson Santos" w:date="2019-08-23T08:54:00Z">
        <w:r w:rsidRPr="005C122D" w:rsidDel="0099382E">
          <w:rPr>
            <w:rFonts w:cs="Times New Roman"/>
          </w:rPr>
          <w:delText>ntegração</w:delText>
        </w:r>
        <w:r w:rsidR="00B90CFF" w:rsidRPr="005C122D" w:rsidDel="0099382E">
          <w:rPr>
            <w:rFonts w:cs="Times New Roman"/>
          </w:rPr>
          <w:delText xml:space="preserve"> </w:delText>
        </w:r>
        <w:r w:rsidRPr="005C122D" w:rsidDel="0099382E">
          <w:rPr>
            <w:rFonts w:cs="Times New Roman"/>
          </w:rPr>
          <w:delText>de</w:delText>
        </w:r>
        <w:r w:rsidR="00B90CFF" w:rsidRPr="005C122D" w:rsidDel="0099382E">
          <w:rPr>
            <w:rFonts w:cs="Times New Roman"/>
          </w:rPr>
          <w:delText xml:space="preserve"> </w:delText>
        </w:r>
        <w:r w:rsidRPr="005C122D" w:rsidDel="0099382E">
          <w:rPr>
            <w:rFonts w:cs="Times New Roman"/>
          </w:rPr>
          <w:delText>sistemas</w:delText>
        </w:r>
        <w:r w:rsidR="00B90CFF" w:rsidRPr="005C122D" w:rsidDel="0099382E">
          <w:rPr>
            <w:rFonts w:cs="Times New Roman"/>
          </w:rPr>
          <w:delText xml:space="preserve"> </w:delText>
        </w:r>
        <w:r w:rsidRPr="005C122D" w:rsidDel="0099382E">
          <w:rPr>
            <w:rFonts w:cs="Times New Roman"/>
          </w:rPr>
          <w:delText>desconectados</w:delText>
        </w:r>
      </w:del>
      <w:del w:id="1697" w:author="Emeson Santos" w:date="2019-08-15T19:59:00Z">
        <w:r w:rsidRPr="005C122D" w:rsidDel="00124999">
          <w:rPr>
            <w:rFonts w:cs="Times New Roman"/>
          </w:rPr>
          <w:delText>.</w:delText>
        </w:r>
      </w:del>
    </w:p>
    <w:p w14:paraId="4218AC3C" w14:textId="2789F992" w:rsidR="00866254" w:rsidRPr="005C122D" w:rsidDel="00135233" w:rsidRDefault="00866254">
      <w:pPr>
        <w:spacing w:after="160" w:line="259" w:lineRule="auto"/>
        <w:ind w:left="12" w:firstLine="696"/>
        <w:jc w:val="both"/>
        <w:rPr>
          <w:del w:id="1698" w:author="Emeson Santos" w:date="2019-08-15T21:49:00Z"/>
          <w:rFonts w:cs="Times New Roman"/>
        </w:rPr>
        <w:pPrChange w:id="1699" w:author="Emeson Santos" w:date="2019-08-15T21:48:00Z">
          <w:pPr>
            <w:pStyle w:val="PargrafodaLista"/>
            <w:numPr>
              <w:numId w:val="13"/>
            </w:numPr>
            <w:spacing w:after="160" w:line="259" w:lineRule="auto"/>
            <w:ind w:left="1446" w:hanging="360"/>
            <w:jc w:val="both"/>
          </w:pPr>
        </w:pPrChange>
      </w:pPr>
      <w:del w:id="1700" w:author="Emeson Santos" w:date="2019-08-15T19:59:00Z">
        <w:r w:rsidRPr="005C122D" w:rsidDel="00124999">
          <w:rPr>
            <w:rFonts w:cs="Times New Roman"/>
          </w:rPr>
          <w:delText>D</w:delText>
        </w:r>
      </w:del>
      <w:del w:id="1701" w:author="Emeson Santos" w:date="2019-08-23T08:54:00Z">
        <w:r w:rsidRPr="005C122D" w:rsidDel="0099382E">
          <w:rPr>
            <w:rFonts w:cs="Times New Roman"/>
          </w:rPr>
          <w:delText>irecionamento</w:delText>
        </w:r>
        <w:r w:rsidR="00B90CFF" w:rsidRPr="005C122D" w:rsidDel="0099382E">
          <w:rPr>
            <w:rFonts w:cs="Times New Roman"/>
          </w:rPr>
          <w:delText xml:space="preserve"> </w:delText>
        </w:r>
        <w:r w:rsidRPr="005C122D" w:rsidDel="0099382E">
          <w:rPr>
            <w:rFonts w:cs="Times New Roman"/>
          </w:rPr>
          <w:delText>automático</w:delText>
        </w:r>
        <w:r w:rsidR="00B90CFF" w:rsidRPr="005C122D" w:rsidDel="0099382E">
          <w:rPr>
            <w:rFonts w:cs="Times New Roman"/>
          </w:rPr>
          <w:delText xml:space="preserve"> </w:delText>
        </w:r>
        <w:r w:rsidRPr="005C122D" w:rsidDel="0099382E">
          <w:rPr>
            <w:rFonts w:cs="Times New Roman"/>
          </w:rPr>
          <w:delText>de</w:delText>
        </w:r>
        <w:r w:rsidR="00B90CFF" w:rsidRPr="005C122D" w:rsidDel="0099382E">
          <w:rPr>
            <w:rFonts w:cs="Times New Roman"/>
          </w:rPr>
          <w:delText xml:space="preserve"> </w:delText>
        </w:r>
        <w:r w:rsidRPr="005C122D" w:rsidDel="0099382E">
          <w:rPr>
            <w:rFonts w:cs="Times New Roman"/>
          </w:rPr>
          <w:delText>problemas</w:delText>
        </w:r>
      </w:del>
      <w:del w:id="1702" w:author="Emeson Santos" w:date="2019-08-15T19:59:00Z">
        <w:r w:rsidRPr="005C122D" w:rsidDel="00124999">
          <w:rPr>
            <w:rFonts w:cs="Times New Roman"/>
          </w:rPr>
          <w:delText>/</w:delText>
        </w:r>
      </w:del>
      <w:del w:id="1703" w:author="Emeson Santos" w:date="2019-08-23T08:54:00Z">
        <w:r w:rsidRPr="005C122D" w:rsidDel="0099382E">
          <w:rPr>
            <w:rFonts w:cs="Times New Roman"/>
          </w:rPr>
          <w:delText>exceções</w:delText>
        </w:r>
        <w:r w:rsidR="00B90CFF" w:rsidRPr="005C122D" w:rsidDel="0099382E">
          <w:rPr>
            <w:rFonts w:cs="Times New Roman"/>
          </w:rPr>
          <w:delText xml:space="preserve"> </w:delText>
        </w:r>
        <w:r w:rsidRPr="005C122D" w:rsidDel="0099382E">
          <w:rPr>
            <w:rFonts w:cs="Times New Roman"/>
          </w:rPr>
          <w:delText>para</w:delText>
        </w:r>
        <w:r w:rsidR="00B90CFF" w:rsidRPr="005C122D" w:rsidDel="0099382E">
          <w:rPr>
            <w:rFonts w:cs="Times New Roman"/>
          </w:rPr>
          <w:delText xml:space="preserve"> </w:delText>
        </w:r>
        <w:r w:rsidRPr="005C122D" w:rsidDel="0099382E">
          <w:rPr>
            <w:rFonts w:cs="Times New Roman"/>
          </w:rPr>
          <w:delText>os</w:delText>
        </w:r>
        <w:r w:rsidR="00217717" w:rsidRPr="005C122D" w:rsidDel="0099382E">
          <w:rPr>
            <w:rFonts w:cs="Times New Roman"/>
          </w:rPr>
          <w:delText xml:space="preserve"> </w:delText>
        </w:r>
        <w:r w:rsidRPr="005C122D" w:rsidDel="0099382E">
          <w:rPr>
            <w:rFonts w:cs="Times New Roman"/>
          </w:rPr>
          <w:delText>gerentes</w:delText>
        </w:r>
      </w:del>
      <w:del w:id="1704" w:author="Emeson Santos" w:date="2019-08-15T19:59:00Z">
        <w:r w:rsidRPr="005C122D" w:rsidDel="00124999">
          <w:rPr>
            <w:rFonts w:cs="Times New Roman"/>
          </w:rPr>
          <w:delText>/</w:delText>
        </w:r>
      </w:del>
      <w:del w:id="1705" w:author="Emeson Santos" w:date="2019-08-23T08:54:00Z">
        <w:r w:rsidRPr="005C122D" w:rsidDel="0099382E">
          <w:rPr>
            <w:rFonts w:cs="Times New Roman"/>
          </w:rPr>
          <w:delText>responsáveis</w:delText>
        </w:r>
        <w:r w:rsidR="00B90CFF" w:rsidRPr="005C122D" w:rsidDel="0099382E">
          <w:rPr>
            <w:rFonts w:cs="Times New Roman"/>
          </w:rPr>
          <w:delText xml:space="preserve"> </w:delText>
        </w:r>
        <w:r w:rsidRPr="005C122D" w:rsidDel="0099382E">
          <w:rPr>
            <w:rFonts w:cs="Times New Roman"/>
          </w:rPr>
          <w:delText>pelos</w:delText>
        </w:r>
        <w:r w:rsidR="00B90CFF" w:rsidRPr="005C122D" w:rsidDel="0099382E">
          <w:rPr>
            <w:rFonts w:cs="Times New Roman"/>
          </w:rPr>
          <w:delText xml:space="preserve"> </w:delText>
        </w:r>
      </w:del>
      <w:del w:id="1706" w:author="Emeson Santos" w:date="2019-08-15T21:57:00Z">
        <w:r w:rsidRPr="005C122D" w:rsidDel="00981A18">
          <w:rPr>
            <w:rFonts w:cs="Times New Roman"/>
          </w:rPr>
          <w:delText>processos.</w:delText>
        </w:r>
        <w:commentRangeEnd w:id="1651"/>
        <w:r w:rsidR="00872AC2" w:rsidRPr="008F45D0" w:rsidDel="00981A18">
          <w:rPr>
            <w:rStyle w:val="Refdecomentrio"/>
            <w:rFonts w:cs="Times New Roman"/>
            <w:sz w:val="24"/>
            <w:szCs w:val="24"/>
            <w:rPrChange w:id="1707" w:author="Emeson Santos" w:date="2019-08-23T09:00:00Z">
              <w:rPr>
                <w:rStyle w:val="Refdecomentrio"/>
                <w:rFonts w:cs="Times New Roman"/>
              </w:rPr>
            </w:rPrChange>
          </w:rPr>
          <w:commentReference w:id="1651"/>
        </w:r>
      </w:del>
    </w:p>
    <w:p w14:paraId="275103F7" w14:textId="51D3C054" w:rsidR="004D4C37" w:rsidRPr="008F45D0" w:rsidDel="0099382E" w:rsidRDefault="004D4C37">
      <w:pPr>
        <w:spacing w:after="160" w:line="259" w:lineRule="auto"/>
        <w:ind w:left="12" w:firstLine="696"/>
        <w:jc w:val="both"/>
        <w:rPr>
          <w:del w:id="1708" w:author="Emeson Santos" w:date="2019-08-23T08:54:00Z"/>
          <w:rFonts w:cs="Times New Roman"/>
        </w:rPr>
        <w:pPrChange w:id="1709" w:author="Emeson Santos" w:date="2019-08-15T21:49:00Z">
          <w:pPr>
            <w:spacing w:after="160" w:line="259" w:lineRule="auto"/>
            <w:ind w:left="12" w:firstLine="432"/>
            <w:jc w:val="both"/>
          </w:pPr>
        </w:pPrChange>
      </w:pPr>
      <w:del w:id="1710" w:author="Emeson Santos" w:date="2019-08-15T21:57:00Z">
        <w:r w:rsidRPr="008F45D0" w:rsidDel="00981A18">
          <w:rPr>
            <w:rFonts w:cs="Times New Roman"/>
          </w:rPr>
          <w:delText>Logo</w:delText>
        </w:r>
      </w:del>
      <w:del w:id="1711" w:author="Emeson Santos" w:date="2019-08-23T08:54:00Z">
        <w:r w:rsidRPr="008F45D0" w:rsidDel="0099382E">
          <w:rPr>
            <w:rFonts w:cs="Times New Roman"/>
          </w:rPr>
          <w:delText>, é justo dizer que o sucesso ou fracasso de uma empresa ou organização depende de como, e se, está organizada.</w:delText>
        </w:r>
        <w:commentRangeEnd w:id="1647"/>
        <w:r w:rsidRPr="008F45D0" w:rsidDel="0099382E">
          <w:rPr>
            <w:rStyle w:val="Refdecomentrio"/>
            <w:rFonts w:cs="Times New Roman"/>
            <w:sz w:val="24"/>
            <w:szCs w:val="24"/>
          </w:rPr>
          <w:commentReference w:id="1647"/>
        </w:r>
      </w:del>
    </w:p>
    <w:p w14:paraId="6A11E223" w14:textId="5F13DE36" w:rsidR="004D4C37" w:rsidRPr="008F45D0" w:rsidDel="0099382E" w:rsidRDefault="004D4C37">
      <w:pPr>
        <w:spacing w:after="160" w:line="259" w:lineRule="auto"/>
        <w:ind w:firstLine="708"/>
        <w:jc w:val="both"/>
        <w:rPr>
          <w:del w:id="1712" w:author="Emeson Santos" w:date="2019-08-23T08:54:00Z"/>
          <w:rFonts w:cs="Times New Roman"/>
          <w:rPrChange w:id="1713" w:author="Emeson Santos" w:date="2019-08-23T09:00:00Z">
            <w:rPr>
              <w:del w:id="1714" w:author="Emeson Santos" w:date="2019-08-23T08:54:00Z"/>
              <w:rFonts w:cs="Times New Roman"/>
              <w:color w:val="FF0000"/>
            </w:rPr>
          </w:rPrChange>
        </w:rPr>
        <w:pPrChange w:id="1715" w:author="Emeson Santos" w:date="2019-08-15T21:55:00Z">
          <w:pPr>
            <w:spacing w:after="160" w:line="259" w:lineRule="auto"/>
            <w:ind w:firstLine="444"/>
            <w:jc w:val="both"/>
          </w:pPr>
        </w:pPrChange>
      </w:pPr>
      <w:del w:id="1716" w:author="Emeson Santos" w:date="2019-08-23T08:54:00Z">
        <w:r w:rsidRPr="008F45D0" w:rsidDel="0099382E">
          <w:rPr>
            <w:rFonts w:cs="Times New Roman"/>
            <w:rPrChange w:id="1717" w:author="Emeson Santos" w:date="2019-08-23T09:00:00Z">
              <w:rPr>
                <w:rFonts w:cs="Times New Roman"/>
                <w:color w:val="FF0000"/>
              </w:rPr>
            </w:rPrChange>
          </w:rPr>
          <w:delText xml:space="preserve">Os processos de negócios apresentam três tipos de classificações: o processo primário, o processo de suporte e o processo de gerenciamento. No caso deste trabalho </w:delText>
        </w:r>
        <w:r w:rsidR="000C7D8A" w:rsidRPr="008F45D0" w:rsidDel="0099382E">
          <w:rPr>
            <w:rFonts w:cs="Times New Roman"/>
            <w:rPrChange w:id="1718" w:author="Emeson Santos" w:date="2019-08-23T09:00:00Z">
              <w:rPr>
                <w:rFonts w:cs="Times New Roman"/>
                <w:color w:val="FF0000"/>
              </w:rPr>
            </w:rPrChange>
          </w:rPr>
          <w:delText xml:space="preserve">não </w:delText>
        </w:r>
        <w:r w:rsidRPr="008F45D0" w:rsidDel="0099382E">
          <w:rPr>
            <w:rFonts w:cs="Times New Roman"/>
            <w:rPrChange w:id="1719" w:author="Emeson Santos" w:date="2019-08-23T09:00:00Z">
              <w:rPr>
                <w:rFonts w:cs="Times New Roman"/>
                <w:color w:val="FF0000"/>
              </w:rPr>
            </w:rPrChange>
          </w:rPr>
          <w:delText xml:space="preserve">vamos utilizar </w:delText>
        </w:r>
        <w:r w:rsidR="000C7D8A" w:rsidRPr="008F45D0" w:rsidDel="0099382E">
          <w:rPr>
            <w:rFonts w:cs="Times New Roman"/>
            <w:rPrChange w:id="1720" w:author="Emeson Santos" w:date="2019-08-23T09:00:00Z">
              <w:rPr>
                <w:rFonts w:cs="Times New Roman"/>
                <w:color w:val="FF0000"/>
              </w:rPr>
            </w:rPrChange>
          </w:rPr>
          <w:delText>o processo de suporte nem o de gerenciamento focando assim no processo</w:delText>
        </w:r>
        <w:r w:rsidR="00F85D41" w:rsidRPr="008F45D0" w:rsidDel="0099382E">
          <w:rPr>
            <w:rFonts w:cs="Times New Roman"/>
            <w:rPrChange w:id="1721" w:author="Emeson Santos" w:date="2019-08-23T09:00:00Z">
              <w:rPr>
                <w:rFonts w:cs="Times New Roman"/>
                <w:color w:val="FF0000"/>
              </w:rPr>
            </w:rPrChange>
          </w:rPr>
          <w:delText xml:space="preserve"> </w:delText>
        </w:r>
      </w:del>
      <w:del w:id="1722" w:author="Emeson Santos" w:date="2019-08-15T21:49:00Z">
        <w:r w:rsidR="000C7D8A" w:rsidRPr="008F45D0" w:rsidDel="00135233">
          <w:rPr>
            <w:rFonts w:cs="Times New Roman"/>
            <w:rPrChange w:id="1723" w:author="Emeson Santos" w:date="2019-08-23T09:00:00Z">
              <w:rPr>
                <w:rFonts w:cs="Times New Roman"/>
                <w:color w:val="FF0000"/>
              </w:rPr>
            </w:rPrChange>
          </w:rPr>
          <w:delText xml:space="preserve">de gerenciamento </w:delText>
        </w:r>
      </w:del>
      <w:del w:id="1724" w:author="Emeson Santos" w:date="2019-08-23T08:54:00Z">
        <w:r w:rsidR="000C7D8A" w:rsidRPr="008F45D0" w:rsidDel="0099382E">
          <w:rPr>
            <w:rFonts w:cs="Times New Roman"/>
            <w:rPrChange w:id="1725" w:author="Emeson Santos" w:date="2019-08-23T09:00:00Z">
              <w:rPr>
                <w:rFonts w:cs="Times New Roman"/>
                <w:color w:val="FF0000"/>
              </w:rPr>
            </w:rPrChange>
          </w:rPr>
          <w:delText>primário</w:delText>
        </w:r>
        <w:r w:rsidRPr="008F45D0" w:rsidDel="0099382E">
          <w:rPr>
            <w:rFonts w:cs="Times New Roman"/>
            <w:rPrChange w:id="1726" w:author="Emeson Santos" w:date="2019-08-23T09:00:00Z">
              <w:rPr>
                <w:rFonts w:cs="Times New Roman"/>
                <w:color w:val="FF0000"/>
              </w:rPr>
            </w:rPrChange>
          </w:rPr>
          <w:delText>.</w:delText>
        </w:r>
      </w:del>
    </w:p>
    <w:p w14:paraId="4B1D3686" w14:textId="7937AA0C" w:rsidR="004D4C37" w:rsidRPr="008F45D0" w:rsidDel="005B3441" w:rsidRDefault="004D4C37">
      <w:pPr>
        <w:spacing w:after="160" w:line="259" w:lineRule="auto"/>
        <w:ind w:firstLine="720"/>
        <w:jc w:val="both"/>
        <w:rPr>
          <w:del w:id="1727" w:author="Emeson Santos" w:date="2019-08-15T20:58:00Z"/>
          <w:rFonts w:cs="Times New Roman"/>
          <w:rPrChange w:id="1728" w:author="Emeson Santos" w:date="2019-08-23T09:00:00Z">
            <w:rPr>
              <w:del w:id="1729" w:author="Emeson Santos" w:date="2019-08-15T20:58:00Z"/>
              <w:rFonts w:cs="Times New Roman"/>
              <w:color w:val="FF0000"/>
            </w:rPr>
          </w:rPrChange>
        </w:rPr>
        <w:pPrChange w:id="1730" w:author="Emeson Santos" w:date="2019-08-15T21:54:00Z">
          <w:pPr>
            <w:spacing w:after="160" w:line="259" w:lineRule="auto"/>
            <w:ind w:firstLine="360"/>
            <w:jc w:val="both"/>
          </w:pPr>
        </w:pPrChange>
      </w:pPr>
      <w:commentRangeStart w:id="1731"/>
      <w:del w:id="1732" w:author="Emeson Santos" w:date="2019-08-15T20:27:00Z">
        <w:r w:rsidRPr="008F45D0" w:rsidDel="00803AD3">
          <w:rPr>
            <w:rFonts w:cs="Times New Roman"/>
            <w:rPrChange w:id="1733" w:author="Emeson Santos" w:date="2019-08-23T09:00:00Z">
              <w:rPr>
                <w:rFonts w:cs="Times New Roman"/>
                <w:color w:val="FF0000"/>
              </w:rPr>
            </w:rPrChange>
          </w:rPr>
          <w:delText xml:space="preserve">O processo primário conforme </w:delText>
        </w:r>
      </w:del>
      <w:commentRangeStart w:id="1734"/>
      <w:del w:id="1735" w:author="Emeson Santos" w:date="2019-08-23T08:54:00Z">
        <w:r w:rsidRPr="008F45D0" w:rsidDel="0099382E">
          <w:rPr>
            <w:rFonts w:cs="Times New Roman"/>
            <w:rPrChange w:id="1736" w:author="Emeson Santos" w:date="2019-08-23T09:00:00Z">
              <w:rPr>
                <w:rFonts w:cs="Times New Roman"/>
                <w:color w:val="FF0000"/>
              </w:rPr>
            </w:rPrChange>
          </w:rPr>
          <w:delText>Brasil (2013, p. 36)</w:delText>
        </w:r>
        <w:commentRangeEnd w:id="1734"/>
        <w:r w:rsidRPr="008F45D0" w:rsidDel="0099382E">
          <w:rPr>
            <w:rStyle w:val="Refdecomentrio"/>
            <w:rFonts w:cs="Times New Roman"/>
            <w:sz w:val="24"/>
            <w:szCs w:val="24"/>
            <w:rPrChange w:id="1737" w:author="Emeson Santos" w:date="2019-08-23T09:00:00Z">
              <w:rPr>
                <w:rStyle w:val="Refdecomentrio"/>
                <w:rFonts w:cs="Times New Roman"/>
                <w:color w:val="FF0000"/>
                <w:sz w:val="24"/>
                <w:szCs w:val="24"/>
              </w:rPr>
            </w:rPrChange>
          </w:rPr>
          <w:commentReference w:id="1734"/>
        </w:r>
      </w:del>
    </w:p>
    <w:p w14:paraId="4279FD2C" w14:textId="27183421" w:rsidR="005B3441" w:rsidRPr="008F45D0" w:rsidDel="0099382E" w:rsidRDefault="005B3441">
      <w:pPr>
        <w:spacing w:after="160" w:line="259" w:lineRule="auto"/>
        <w:ind w:firstLine="720"/>
        <w:jc w:val="both"/>
        <w:rPr>
          <w:del w:id="1738" w:author="Emeson Santos" w:date="2019-08-23T08:54:00Z"/>
          <w:moveTo w:id="1739" w:author="Emeson Santos" w:date="2019-08-15T21:54:00Z"/>
          <w:rStyle w:val="textline"/>
          <w:rFonts w:cs="Times New Roman"/>
          <w:shd w:val="clear" w:color="auto" w:fill="FFFFFF"/>
          <w:rPrChange w:id="1740" w:author="Emeson Santos" w:date="2019-08-23T09:00:00Z">
            <w:rPr>
              <w:del w:id="1741" w:author="Emeson Santos" w:date="2019-08-23T08:54:00Z"/>
              <w:moveTo w:id="1742" w:author="Emeson Santos" w:date="2019-08-15T21:54:00Z"/>
              <w:rStyle w:val="textline"/>
              <w:rFonts w:cs="Times New Roman"/>
              <w:color w:val="000000" w:themeColor="text1"/>
              <w:shd w:val="clear" w:color="auto" w:fill="FFFFFF"/>
            </w:rPr>
          </w:rPrChange>
        </w:rPr>
        <w:pPrChange w:id="1743" w:author="Emeson Santos" w:date="2019-08-15T21:54:00Z">
          <w:pPr>
            <w:spacing w:after="160" w:line="259" w:lineRule="auto"/>
            <w:ind w:firstLine="360"/>
            <w:jc w:val="both"/>
          </w:pPr>
        </w:pPrChange>
      </w:pPr>
      <w:moveToRangeStart w:id="1744" w:author="Emeson Santos" w:date="2019-08-15T21:54:00Z" w:name="move16798468"/>
      <w:moveTo w:id="1745" w:author="Emeson Santos" w:date="2019-08-15T21:54:00Z">
        <w:del w:id="1746" w:author="Emeson Santos" w:date="2019-08-23T08:54:00Z">
          <w:r w:rsidRPr="008F45D0" w:rsidDel="0099382E">
            <w:rPr>
              <w:rFonts w:cs="Times New Roman"/>
              <w:rPrChange w:id="1747" w:author="Emeson Santos" w:date="2019-08-23T09:00:00Z">
                <w:rPr>
                  <w:rFonts w:cs="Times New Roman"/>
                  <w:color w:val="000000" w:themeColor="text1"/>
                </w:rPr>
              </w:rPrChange>
            </w:rPr>
            <w:delText xml:space="preserve">Segundo Cavalcanti (2017, p. 141), </w:delText>
          </w:r>
          <w:r w:rsidRPr="008F45D0" w:rsidDel="0099382E">
            <w:rPr>
              <w:rStyle w:val="textline"/>
              <w:rFonts w:cs="Times New Roman"/>
              <w:shd w:val="clear" w:color="auto" w:fill="FFFFFF"/>
              <w:rPrChange w:id="1748" w:author="Emeson Santos" w:date="2019-08-23T09:00:00Z">
                <w:rPr>
                  <w:rStyle w:val="textline"/>
                  <w:rFonts w:cs="Times New Roman"/>
                  <w:color w:val="000000" w:themeColor="text1"/>
                  <w:shd w:val="clear" w:color="auto" w:fill="FFFFFF"/>
                </w:rPr>
              </w:rPrChange>
            </w:rPr>
            <w:delText>O mapeamento de processos são várias tarefas, ou atividades, dos processos existentes que são representadas seguindo uma notação e permitindo uma boa compreensão, e um melhor gerenciamento de seus processos e de seus componentes.</w:delText>
          </w:r>
          <w:commentRangeStart w:id="1749"/>
          <w:commentRangeEnd w:id="1749"/>
          <w:r w:rsidRPr="008F45D0" w:rsidDel="0099382E">
            <w:rPr>
              <w:rStyle w:val="Refdecomentrio"/>
            </w:rPr>
            <w:commentReference w:id="1749"/>
          </w:r>
        </w:del>
      </w:moveTo>
    </w:p>
    <w:moveToRangeEnd w:id="1744"/>
    <w:p w14:paraId="3AC19C67" w14:textId="66948CE9" w:rsidR="004D4C37" w:rsidRPr="008F45D0" w:rsidDel="005B3441" w:rsidRDefault="004D4C37">
      <w:pPr>
        <w:spacing w:after="160" w:line="259" w:lineRule="auto"/>
        <w:ind w:firstLine="444"/>
        <w:jc w:val="both"/>
        <w:rPr>
          <w:del w:id="1750" w:author="Emeson Santos" w:date="2019-08-15T21:54:00Z"/>
          <w:rFonts w:cs="Times New Roman"/>
          <w:rPrChange w:id="1751" w:author="Emeson Santos" w:date="2019-08-23T09:00:00Z">
            <w:rPr>
              <w:del w:id="1752" w:author="Emeson Santos" w:date="2019-08-15T21:54:00Z"/>
              <w:rFonts w:cs="Times New Roman"/>
              <w:color w:val="FF0000"/>
            </w:rPr>
          </w:rPrChange>
        </w:rPr>
        <w:pPrChange w:id="1753" w:author="Emeson Santos" w:date="2019-08-15T20:58:00Z">
          <w:pPr>
            <w:spacing w:after="160" w:line="259" w:lineRule="auto"/>
            <w:ind w:left="12" w:firstLine="696"/>
            <w:jc w:val="both"/>
          </w:pPr>
        </w:pPrChange>
      </w:pPr>
    </w:p>
    <w:p w14:paraId="309A0093" w14:textId="0BC66A1D" w:rsidR="004D4C37" w:rsidRPr="008F45D0" w:rsidDel="002E0E14" w:rsidRDefault="004D4C37">
      <w:pPr>
        <w:spacing w:after="160"/>
        <w:jc w:val="both"/>
        <w:rPr>
          <w:del w:id="1754" w:author="Emeson Santos" w:date="2019-08-15T20:42:00Z"/>
          <w:rFonts w:cs="Times New Roman"/>
          <w:rPrChange w:id="1755" w:author="Emeson Santos" w:date="2019-08-23T09:00:00Z">
            <w:rPr>
              <w:del w:id="1756" w:author="Emeson Santos" w:date="2019-08-15T20:42:00Z"/>
              <w:rFonts w:cs="Times New Roman"/>
              <w:color w:val="FF0000"/>
            </w:rPr>
          </w:rPrChange>
        </w:rPr>
        <w:pPrChange w:id="1757" w:author="Emeson Santos" w:date="2019-08-15T21:54:00Z">
          <w:pPr>
            <w:spacing w:after="160"/>
            <w:ind w:left="2268" w:firstLine="697"/>
            <w:jc w:val="both"/>
          </w:pPr>
        </w:pPrChange>
      </w:pPr>
      <w:commentRangeStart w:id="1758"/>
      <w:commentRangeStart w:id="1759"/>
      <w:del w:id="1760" w:author="Emeson Santos" w:date="2019-08-15T20:42:00Z">
        <w:r w:rsidRPr="008F45D0" w:rsidDel="002E0E14">
          <w:rPr>
            <w:rFonts w:cs="Times New Roman"/>
            <w:rPrChange w:id="1761" w:author="Emeson Santos" w:date="2019-08-23T09:00:00Z">
              <w:rPr>
                <w:rFonts w:cs="Times New Roman"/>
                <w:color w:val="FF0000"/>
              </w:rPr>
            </w:rPrChange>
          </w:rPr>
          <w:delText xml:space="preserve"> É um processo tipicamente interfuncional ponta a ponta (e até interorganizacional ponta a ponta) que agrega valor diretamente para o cliente. Processos primários são frequentemente referenciados como processos essenciais ou finalísticos, pois representam as atividades essenciais que uma organização executa para cumprir sua missão. Esses processos constroem a percepção de valor pelo cliente por estarem diretamente relacionados à experiência de consumo do produto ou serviço.</w:delText>
        </w:r>
        <w:commentRangeEnd w:id="1731"/>
        <w:r w:rsidR="004C52B2" w:rsidRPr="008F45D0" w:rsidDel="002E0E14">
          <w:rPr>
            <w:rStyle w:val="Refdecomentrio"/>
          </w:rPr>
          <w:commentReference w:id="1731"/>
        </w:r>
      </w:del>
    </w:p>
    <w:p w14:paraId="00511987" w14:textId="382B6A24" w:rsidR="00E47D7E" w:rsidRPr="008F45D0" w:rsidDel="00885562" w:rsidRDefault="00E47D7E">
      <w:pPr>
        <w:spacing w:after="160" w:line="259" w:lineRule="auto"/>
        <w:jc w:val="both"/>
        <w:rPr>
          <w:del w:id="1762" w:author="Emeson Santos" w:date="2019-08-15T20:45:00Z"/>
          <w:rFonts w:cs="Times New Roman"/>
          <w:shd w:val="clear" w:color="auto" w:fill="FFFFFF"/>
          <w:rPrChange w:id="1763" w:author="Emeson Santos" w:date="2019-08-23T09:00:00Z">
            <w:rPr>
              <w:del w:id="1764" w:author="Emeson Santos" w:date="2019-08-15T20:45:00Z"/>
              <w:rFonts w:cs="Times New Roman"/>
              <w:color w:val="000000" w:themeColor="text1"/>
              <w:shd w:val="clear" w:color="auto" w:fill="FFFFFF"/>
            </w:rPr>
          </w:rPrChange>
        </w:rPr>
        <w:pPrChange w:id="1765" w:author="Emeson Santos" w:date="2019-08-15T21:54:00Z">
          <w:pPr>
            <w:spacing w:after="160" w:line="259" w:lineRule="auto"/>
            <w:ind w:left="12" w:firstLine="696"/>
            <w:jc w:val="both"/>
          </w:pPr>
        </w:pPrChange>
      </w:pPr>
      <w:del w:id="1766" w:author="Emeson Santos" w:date="2019-08-23T08:54:00Z">
        <w:r w:rsidRPr="008F45D0" w:rsidDel="0099382E">
          <w:rPr>
            <w:rFonts w:cs="Times New Roman"/>
            <w:shd w:val="clear" w:color="auto" w:fill="FFFFFF"/>
            <w:rPrChange w:id="1767" w:author="Emeson Santos" w:date="2019-08-23T09:00:00Z">
              <w:rPr>
                <w:rFonts w:cs="Times New Roman"/>
                <w:color w:val="000000" w:themeColor="text1"/>
                <w:shd w:val="clear" w:color="auto" w:fill="FFFFFF"/>
              </w:rPr>
            </w:rPrChange>
          </w:rPr>
          <w:delText>A</w:delText>
        </w:r>
        <w:r w:rsidR="00B55260" w:rsidRPr="008F45D0" w:rsidDel="0099382E">
          <w:rPr>
            <w:rFonts w:cs="Times New Roman"/>
            <w:shd w:val="clear" w:color="auto" w:fill="FFFFFF"/>
            <w:rPrChange w:id="1768" w:author="Emeson Santos" w:date="2019-08-23T09:00:00Z">
              <w:rPr>
                <w:rFonts w:cs="Times New Roman"/>
                <w:color w:val="000000" w:themeColor="text1"/>
                <w:shd w:val="clear" w:color="auto" w:fill="FFFFFF"/>
              </w:rPr>
            </w:rPrChange>
          </w:rPr>
          <w:delText xml:space="preserve"> figura 1 exibe</w:delText>
        </w:r>
        <w:r w:rsidRPr="008F45D0" w:rsidDel="0099382E">
          <w:rPr>
            <w:rFonts w:cs="Times New Roman"/>
            <w:shd w:val="clear" w:color="auto" w:fill="FFFFFF"/>
            <w:rPrChange w:id="1769" w:author="Emeson Santos" w:date="2019-08-23T09:00:00Z">
              <w:rPr>
                <w:rFonts w:cs="Times New Roman"/>
                <w:color w:val="000000" w:themeColor="text1"/>
                <w:shd w:val="clear" w:color="auto" w:fill="FFFFFF"/>
              </w:rPr>
            </w:rPrChange>
          </w:rPr>
          <w:delText xml:space="preserve"> </w:delText>
        </w:r>
        <w:r w:rsidR="00B55260" w:rsidRPr="008F45D0" w:rsidDel="0099382E">
          <w:rPr>
            <w:rFonts w:cs="Times New Roman"/>
            <w:shd w:val="clear" w:color="auto" w:fill="FFFFFF"/>
            <w:rPrChange w:id="1770" w:author="Emeson Santos" w:date="2019-08-23T09:00:00Z">
              <w:rPr>
                <w:rFonts w:cs="Times New Roman"/>
                <w:color w:val="000000" w:themeColor="text1"/>
                <w:shd w:val="clear" w:color="auto" w:fill="FFFFFF"/>
              </w:rPr>
            </w:rPrChange>
          </w:rPr>
          <w:delText xml:space="preserve">o </w:delText>
        </w:r>
        <w:r w:rsidRPr="008F45D0" w:rsidDel="0099382E">
          <w:rPr>
            <w:rFonts w:cs="Times New Roman"/>
            <w:shd w:val="clear" w:color="auto" w:fill="FFFFFF"/>
            <w:rPrChange w:id="1771" w:author="Emeson Santos" w:date="2019-08-23T09:00:00Z">
              <w:rPr>
                <w:rFonts w:cs="Times New Roman"/>
                <w:color w:val="000000" w:themeColor="text1"/>
                <w:shd w:val="clear" w:color="auto" w:fill="FFFFFF"/>
              </w:rPr>
            </w:rPrChange>
          </w:rPr>
          <w:delText>ciclo de vida</w:delText>
        </w:r>
        <w:r w:rsidR="00B55260" w:rsidRPr="008F45D0" w:rsidDel="0099382E">
          <w:rPr>
            <w:rFonts w:cs="Times New Roman"/>
            <w:shd w:val="clear" w:color="auto" w:fill="FFFFFF"/>
            <w:rPrChange w:id="1772" w:author="Emeson Santos" w:date="2019-08-23T09:00:00Z">
              <w:rPr>
                <w:rFonts w:cs="Times New Roman"/>
                <w:color w:val="000000" w:themeColor="text1"/>
                <w:shd w:val="clear" w:color="auto" w:fill="FFFFFF"/>
              </w:rPr>
            </w:rPrChange>
          </w:rPr>
          <w:delText xml:space="preserve"> </w:delText>
        </w:r>
        <w:r w:rsidR="00387DA1" w:rsidRPr="008F45D0" w:rsidDel="0099382E">
          <w:rPr>
            <w:rFonts w:cs="Times New Roman"/>
            <w:shd w:val="clear" w:color="auto" w:fill="FFFFFF"/>
            <w:rPrChange w:id="1773" w:author="Emeson Santos" w:date="2019-08-23T09:00:00Z">
              <w:rPr>
                <w:rFonts w:cs="Times New Roman"/>
                <w:color w:val="000000" w:themeColor="text1"/>
                <w:shd w:val="clear" w:color="auto" w:fill="FFFFFF"/>
              </w:rPr>
            </w:rPrChange>
          </w:rPr>
          <w:delText>conhecido como PDCA</w:delText>
        </w:r>
        <w:r w:rsidRPr="008F45D0" w:rsidDel="0099382E">
          <w:rPr>
            <w:rFonts w:cs="Times New Roman"/>
            <w:shd w:val="clear" w:color="auto" w:fill="FFFFFF"/>
            <w:rPrChange w:id="1774" w:author="Emeson Santos" w:date="2019-08-23T09:00:00Z">
              <w:rPr>
                <w:rFonts w:cs="Times New Roman"/>
                <w:color w:val="000000" w:themeColor="text1"/>
                <w:shd w:val="clear" w:color="auto" w:fill="FFFFFF"/>
              </w:rPr>
            </w:rPrChange>
          </w:rPr>
          <w:delText xml:space="preserve"> </w:delText>
        </w:r>
        <w:r w:rsidR="00B55260" w:rsidRPr="008F45D0" w:rsidDel="0099382E">
          <w:rPr>
            <w:rFonts w:cs="Times New Roman"/>
            <w:shd w:val="clear" w:color="auto" w:fill="FFFFFF"/>
            <w:rPrChange w:id="1775" w:author="Emeson Santos" w:date="2019-08-23T09:00:00Z">
              <w:rPr>
                <w:rFonts w:cs="Times New Roman"/>
                <w:color w:val="000000" w:themeColor="text1"/>
                <w:shd w:val="clear" w:color="auto" w:fill="FFFFFF"/>
              </w:rPr>
            </w:rPrChange>
          </w:rPr>
          <w:delText xml:space="preserve">de modelagem de processos de negócios, </w:delText>
        </w:r>
        <w:r w:rsidRPr="008F45D0" w:rsidDel="0099382E">
          <w:rPr>
            <w:rFonts w:cs="Times New Roman"/>
            <w:shd w:val="clear" w:color="auto" w:fill="FFFFFF"/>
            <w:rPrChange w:id="1776" w:author="Emeson Santos" w:date="2019-08-23T09:00:00Z">
              <w:rPr>
                <w:rFonts w:cs="Times New Roman"/>
                <w:color w:val="000000" w:themeColor="text1"/>
                <w:shd w:val="clear" w:color="auto" w:fill="FFFFFF"/>
              </w:rPr>
            </w:rPrChange>
          </w:rPr>
          <w:delText>onde</w:delText>
        </w:r>
      </w:del>
      <w:del w:id="1777" w:author="Emeson Santos" w:date="2019-08-15T20:59:00Z">
        <w:r w:rsidRPr="008F45D0" w:rsidDel="00831B42">
          <w:rPr>
            <w:rFonts w:cs="Times New Roman"/>
            <w:shd w:val="clear" w:color="auto" w:fill="FFFFFF"/>
            <w:rPrChange w:id="1778" w:author="Emeson Santos" w:date="2019-08-23T09:00:00Z">
              <w:rPr>
                <w:rFonts w:cs="Times New Roman"/>
                <w:color w:val="000000" w:themeColor="text1"/>
                <w:shd w:val="clear" w:color="auto" w:fill="FFFFFF"/>
              </w:rPr>
            </w:rPrChange>
          </w:rPr>
          <w:delText xml:space="preserve"> segundo</w:delText>
        </w:r>
      </w:del>
      <w:del w:id="1779" w:author="Emeson Santos" w:date="2019-08-23T08:54:00Z">
        <w:r w:rsidRPr="008F45D0" w:rsidDel="0099382E">
          <w:rPr>
            <w:rFonts w:cs="Times New Roman"/>
            <w:shd w:val="clear" w:color="auto" w:fill="FFFFFF"/>
            <w:rPrChange w:id="1780" w:author="Emeson Santos" w:date="2019-08-23T09:00:00Z">
              <w:rPr>
                <w:rFonts w:cs="Times New Roman"/>
                <w:color w:val="000000" w:themeColor="text1"/>
                <w:shd w:val="clear" w:color="auto" w:fill="FFFFFF"/>
              </w:rPr>
            </w:rPrChange>
          </w:rPr>
          <w:delText xml:space="preserve"> Campos (2014, p. 26) </w:delText>
        </w:r>
      </w:del>
      <w:del w:id="1781" w:author="Emeson Santos" w:date="2019-08-15T20:59:00Z">
        <w:r w:rsidRPr="008F45D0" w:rsidDel="00831B42">
          <w:rPr>
            <w:rFonts w:cs="Times New Roman"/>
            <w:shd w:val="clear" w:color="auto" w:fill="FFFFFF"/>
            <w:rPrChange w:id="1782" w:author="Emeson Santos" w:date="2019-08-23T09:00:00Z">
              <w:rPr>
                <w:rFonts w:cs="Times New Roman"/>
                <w:color w:val="000000" w:themeColor="text1"/>
                <w:shd w:val="clear" w:color="auto" w:fill="FFFFFF"/>
              </w:rPr>
            </w:rPrChange>
          </w:rPr>
          <w:delText>“</w:delText>
        </w:r>
      </w:del>
      <w:del w:id="1783" w:author="Emeson Santos" w:date="2019-08-23T08:54:00Z">
        <w:r w:rsidRPr="008F45D0" w:rsidDel="0099382E">
          <w:rPr>
            <w:rFonts w:cs="Times New Roman"/>
            <w:shd w:val="clear" w:color="auto" w:fill="FFFFFF"/>
            <w:rPrChange w:id="1784" w:author="Emeson Santos" w:date="2019-08-23T09:00:00Z">
              <w:rPr>
                <w:rFonts w:cs="Times New Roman"/>
                <w:color w:val="000000" w:themeColor="text1"/>
                <w:shd w:val="clear" w:color="auto" w:fill="FFFFFF"/>
              </w:rPr>
            </w:rPrChange>
          </w:rPr>
          <w:delText>trata</w:delText>
        </w:r>
      </w:del>
      <w:del w:id="1785" w:author="Emeson Santos" w:date="2019-08-15T20:59:00Z">
        <w:r w:rsidRPr="008F45D0" w:rsidDel="00831B42">
          <w:rPr>
            <w:rFonts w:cs="Times New Roman"/>
            <w:shd w:val="clear" w:color="auto" w:fill="FFFFFF"/>
            <w:rPrChange w:id="1786" w:author="Emeson Santos" w:date="2019-08-23T09:00:00Z">
              <w:rPr>
                <w:rFonts w:cs="Times New Roman"/>
                <w:color w:val="000000" w:themeColor="text1"/>
                <w:shd w:val="clear" w:color="auto" w:fill="FFFFFF"/>
              </w:rPr>
            </w:rPrChange>
          </w:rPr>
          <w:delText>-se</w:delText>
        </w:r>
      </w:del>
      <w:del w:id="1787" w:author="Emeson Santos" w:date="2019-08-23T08:54:00Z">
        <w:r w:rsidRPr="008F45D0" w:rsidDel="0099382E">
          <w:rPr>
            <w:rFonts w:cs="Times New Roman"/>
            <w:shd w:val="clear" w:color="auto" w:fill="FFFFFF"/>
            <w:rPrChange w:id="1788" w:author="Emeson Santos" w:date="2019-08-23T09:00:00Z">
              <w:rPr>
                <w:rFonts w:cs="Times New Roman"/>
                <w:color w:val="000000" w:themeColor="text1"/>
                <w:shd w:val="clear" w:color="auto" w:fill="FFFFFF"/>
              </w:rPr>
            </w:rPrChange>
          </w:rPr>
          <w:delText xml:space="preserve"> de um método que aplica continua e progressiv</w:delText>
        </w:r>
      </w:del>
      <w:del w:id="1789" w:author="Emeson Santos" w:date="2019-08-15T21:00:00Z">
        <w:r w:rsidRPr="008F45D0" w:rsidDel="00831B42">
          <w:rPr>
            <w:rFonts w:cs="Times New Roman"/>
            <w:shd w:val="clear" w:color="auto" w:fill="FFFFFF"/>
            <w:rPrChange w:id="1790" w:author="Emeson Santos" w:date="2019-08-23T09:00:00Z">
              <w:rPr>
                <w:rFonts w:cs="Times New Roman"/>
                <w:color w:val="000000" w:themeColor="text1"/>
                <w:shd w:val="clear" w:color="auto" w:fill="FFFFFF"/>
              </w:rPr>
            </w:rPrChange>
          </w:rPr>
          <w:delText>amente</w:delText>
        </w:r>
      </w:del>
      <w:del w:id="1791" w:author="Emeson Santos" w:date="2019-08-23T08:54:00Z">
        <w:r w:rsidRPr="008F45D0" w:rsidDel="0099382E">
          <w:rPr>
            <w:rFonts w:cs="Times New Roman"/>
            <w:shd w:val="clear" w:color="auto" w:fill="FFFFFF"/>
            <w:rPrChange w:id="1792" w:author="Emeson Santos" w:date="2019-08-23T09:00:00Z">
              <w:rPr>
                <w:rFonts w:cs="Times New Roman"/>
                <w:color w:val="000000" w:themeColor="text1"/>
                <w:shd w:val="clear" w:color="auto" w:fill="FFFFFF"/>
              </w:rPr>
            </w:rPrChange>
          </w:rPr>
          <w:delText xml:space="preserve"> um conjunto de quatro </w:delText>
        </w:r>
      </w:del>
      <w:del w:id="1793" w:author="Emeson Santos" w:date="2019-08-15T21:00:00Z">
        <w:r w:rsidRPr="008F45D0" w:rsidDel="00831B42">
          <w:rPr>
            <w:rFonts w:cs="Times New Roman"/>
            <w:shd w:val="clear" w:color="auto" w:fill="FFFFFF"/>
            <w:rPrChange w:id="1794" w:author="Emeson Santos" w:date="2019-08-23T09:00:00Z">
              <w:rPr>
                <w:rFonts w:cs="Times New Roman"/>
                <w:color w:val="000000" w:themeColor="text1"/>
                <w:shd w:val="clear" w:color="auto" w:fill="FFFFFF"/>
              </w:rPr>
            </w:rPrChange>
          </w:rPr>
          <w:delText>passos</w:delText>
        </w:r>
      </w:del>
      <w:del w:id="1795" w:author="Emeson Santos" w:date="2019-08-23T08:54:00Z">
        <w:r w:rsidRPr="008F45D0" w:rsidDel="0099382E">
          <w:rPr>
            <w:rFonts w:cs="Times New Roman"/>
            <w:shd w:val="clear" w:color="auto" w:fill="FFFFFF"/>
            <w:rPrChange w:id="1796" w:author="Emeson Santos" w:date="2019-08-23T09:00:00Z">
              <w:rPr>
                <w:rFonts w:cs="Times New Roman"/>
                <w:color w:val="000000" w:themeColor="text1"/>
                <w:shd w:val="clear" w:color="auto" w:fill="FFFFFF"/>
              </w:rPr>
            </w:rPrChange>
          </w:rPr>
          <w:delText>:</w:delText>
        </w:r>
        <w:r w:rsidR="00824C17" w:rsidRPr="008F45D0" w:rsidDel="0099382E">
          <w:rPr>
            <w:rFonts w:cs="Times New Roman"/>
            <w:shd w:val="clear" w:color="auto" w:fill="FFFFFF"/>
            <w:rPrChange w:id="1797" w:author="Emeson Santos" w:date="2019-08-23T09:00:00Z">
              <w:rPr>
                <w:rFonts w:cs="Times New Roman"/>
                <w:color w:val="000000" w:themeColor="text1"/>
                <w:shd w:val="clear" w:color="auto" w:fill="FFFFFF"/>
              </w:rPr>
            </w:rPrChange>
          </w:rPr>
          <w:delText xml:space="preserve"> </w:delText>
        </w:r>
        <w:r w:rsidR="00824C17" w:rsidRPr="008F45D0" w:rsidDel="0099382E">
          <w:rPr>
            <w:rFonts w:cs="Times New Roman"/>
            <w:i/>
            <w:iCs/>
            <w:shd w:val="clear" w:color="auto" w:fill="FFFFFF"/>
            <w:rPrChange w:id="1798" w:author="Emeson Santos" w:date="2019-08-23T09:00:00Z">
              <w:rPr>
                <w:rFonts w:cs="Times New Roman"/>
                <w:i/>
                <w:iCs/>
                <w:color w:val="000000" w:themeColor="text1"/>
                <w:shd w:val="clear" w:color="auto" w:fill="FFFFFF"/>
              </w:rPr>
            </w:rPrChange>
          </w:rPr>
          <w:delText>Plan</w:delText>
        </w:r>
        <w:r w:rsidR="00FB505B" w:rsidRPr="008F45D0" w:rsidDel="0099382E">
          <w:rPr>
            <w:rFonts w:cs="Times New Roman"/>
            <w:i/>
            <w:iCs/>
            <w:shd w:val="clear" w:color="auto" w:fill="FFFFFF"/>
            <w:rPrChange w:id="1799" w:author="Emeson Santos" w:date="2019-08-23T09:00:00Z">
              <w:rPr>
                <w:rFonts w:cs="Times New Roman"/>
                <w:i/>
                <w:iCs/>
                <w:color w:val="000000" w:themeColor="text1"/>
                <w:shd w:val="clear" w:color="auto" w:fill="FFFFFF"/>
              </w:rPr>
            </w:rPrChange>
          </w:rPr>
          <w:delText xml:space="preserve"> </w:delText>
        </w:r>
        <w:r w:rsidR="00824C17" w:rsidRPr="008F45D0" w:rsidDel="0099382E">
          <w:rPr>
            <w:rFonts w:cs="Times New Roman"/>
            <w:shd w:val="clear" w:color="auto" w:fill="FFFFFF"/>
            <w:rPrChange w:id="1800" w:author="Emeson Santos" w:date="2019-08-23T09:00:00Z">
              <w:rPr>
                <w:rFonts w:cs="Times New Roman"/>
                <w:color w:val="000000" w:themeColor="text1"/>
                <w:shd w:val="clear" w:color="auto" w:fill="FFFFFF"/>
              </w:rPr>
            </w:rPrChange>
          </w:rPr>
          <w:delText xml:space="preserve">(Planejar), </w:delText>
        </w:r>
        <w:r w:rsidR="00824C17" w:rsidRPr="008F45D0" w:rsidDel="0099382E">
          <w:rPr>
            <w:rFonts w:cs="Times New Roman"/>
            <w:i/>
            <w:iCs/>
            <w:shd w:val="clear" w:color="auto" w:fill="FFFFFF"/>
            <w:rPrChange w:id="1801" w:author="Emeson Santos" w:date="2019-08-23T09:00:00Z">
              <w:rPr>
                <w:rFonts w:cs="Times New Roman"/>
                <w:i/>
                <w:iCs/>
                <w:color w:val="000000" w:themeColor="text1"/>
                <w:shd w:val="clear" w:color="auto" w:fill="FFFFFF"/>
              </w:rPr>
            </w:rPrChange>
          </w:rPr>
          <w:delText xml:space="preserve">Do </w:delText>
        </w:r>
        <w:r w:rsidR="00824C17" w:rsidRPr="008F45D0" w:rsidDel="0099382E">
          <w:rPr>
            <w:rFonts w:cs="Times New Roman"/>
            <w:shd w:val="clear" w:color="auto" w:fill="FFFFFF"/>
            <w:rPrChange w:id="1802" w:author="Emeson Santos" w:date="2019-08-23T09:00:00Z">
              <w:rPr>
                <w:rFonts w:cs="Times New Roman"/>
                <w:color w:val="000000" w:themeColor="text1"/>
                <w:shd w:val="clear" w:color="auto" w:fill="FFFFFF"/>
              </w:rPr>
            </w:rPrChange>
          </w:rPr>
          <w:delText>(executar)</w:delText>
        </w:r>
        <w:r w:rsidR="00824C17" w:rsidRPr="008F45D0" w:rsidDel="0099382E">
          <w:rPr>
            <w:rFonts w:cs="Times New Roman"/>
            <w:i/>
            <w:iCs/>
            <w:shd w:val="clear" w:color="auto" w:fill="FFFFFF"/>
            <w:rPrChange w:id="1803" w:author="Emeson Santos" w:date="2019-08-23T09:00:00Z">
              <w:rPr>
                <w:rFonts w:cs="Times New Roman"/>
                <w:i/>
                <w:iCs/>
                <w:color w:val="000000" w:themeColor="text1"/>
                <w:shd w:val="clear" w:color="auto" w:fill="FFFFFF"/>
              </w:rPr>
            </w:rPrChange>
          </w:rPr>
          <w:delText xml:space="preserve">, Check </w:delText>
        </w:r>
        <w:r w:rsidR="00824C17" w:rsidRPr="008F45D0" w:rsidDel="0099382E">
          <w:rPr>
            <w:rFonts w:cs="Times New Roman"/>
            <w:shd w:val="clear" w:color="auto" w:fill="FFFFFF"/>
            <w:rPrChange w:id="1804" w:author="Emeson Santos" w:date="2019-08-23T09:00:00Z">
              <w:rPr>
                <w:rFonts w:cs="Times New Roman"/>
                <w:color w:val="000000" w:themeColor="text1"/>
                <w:shd w:val="clear" w:color="auto" w:fill="FFFFFF"/>
              </w:rPr>
            </w:rPrChange>
          </w:rPr>
          <w:delText>(Verificar)</w:delText>
        </w:r>
        <w:r w:rsidR="00824C17" w:rsidRPr="008F45D0" w:rsidDel="0099382E">
          <w:rPr>
            <w:rFonts w:cs="Times New Roman"/>
            <w:i/>
            <w:iCs/>
            <w:shd w:val="clear" w:color="auto" w:fill="FFFFFF"/>
            <w:rPrChange w:id="1805" w:author="Emeson Santos" w:date="2019-08-23T09:00:00Z">
              <w:rPr>
                <w:rFonts w:cs="Times New Roman"/>
                <w:i/>
                <w:iCs/>
                <w:color w:val="000000" w:themeColor="text1"/>
                <w:shd w:val="clear" w:color="auto" w:fill="FFFFFF"/>
              </w:rPr>
            </w:rPrChange>
          </w:rPr>
          <w:delText xml:space="preserve">, ACT </w:delText>
        </w:r>
        <w:r w:rsidR="00824C17" w:rsidRPr="008F45D0" w:rsidDel="0099382E">
          <w:rPr>
            <w:rFonts w:cs="Times New Roman"/>
            <w:shd w:val="clear" w:color="auto" w:fill="FFFFFF"/>
            <w:rPrChange w:id="1806" w:author="Emeson Santos" w:date="2019-08-23T09:00:00Z">
              <w:rPr>
                <w:rFonts w:cs="Times New Roman"/>
                <w:color w:val="000000" w:themeColor="text1"/>
                <w:shd w:val="clear" w:color="auto" w:fill="FFFFFF"/>
              </w:rPr>
            </w:rPrChange>
          </w:rPr>
          <w:delText>(Agir).</w:delText>
        </w:r>
        <w:r w:rsidRPr="008F45D0" w:rsidDel="0099382E">
          <w:rPr>
            <w:rFonts w:cs="Times New Roman"/>
            <w:shd w:val="clear" w:color="auto" w:fill="FFFFFF"/>
            <w:rPrChange w:id="1807" w:author="Emeson Santos" w:date="2019-08-23T09:00:00Z">
              <w:rPr>
                <w:rFonts w:cs="Times New Roman"/>
                <w:color w:val="000000" w:themeColor="text1"/>
                <w:shd w:val="clear" w:color="auto" w:fill="FFFFFF"/>
              </w:rPr>
            </w:rPrChange>
          </w:rPr>
          <w:delText>”</w:delText>
        </w:r>
        <w:commentRangeEnd w:id="1758"/>
        <w:r w:rsidR="00831B42" w:rsidRPr="008F45D0" w:rsidDel="0099382E">
          <w:rPr>
            <w:rStyle w:val="Refdecomentrio"/>
          </w:rPr>
          <w:commentReference w:id="1758"/>
        </w:r>
        <w:commentRangeEnd w:id="1759"/>
        <w:r w:rsidR="00A56173" w:rsidRPr="008F45D0" w:rsidDel="0099382E">
          <w:rPr>
            <w:rStyle w:val="Refdecomentrio"/>
          </w:rPr>
          <w:commentReference w:id="1759"/>
        </w:r>
      </w:del>
    </w:p>
    <w:p w14:paraId="1979BD5D" w14:textId="2186EFCE" w:rsidR="004C776B" w:rsidRPr="008F45D0" w:rsidDel="00371669" w:rsidRDefault="004C776B">
      <w:pPr>
        <w:spacing w:after="160" w:line="259" w:lineRule="auto"/>
        <w:jc w:val="both"/>
        <w:rPr>
          <w:del w:id="1808" w:author="Emeson Santos" w:date="2019-08-15T20:44:00Z"/>
          <w:rFonts w:cs="Times New Roman"/>
          <w:shd w:val="clear" w:color="auto" w:fill="FFFFFF"/>
          <w:rPrChange w:id="1809" w:author="Emeson Santos" w:date="2019-08-23T09:00:00Z">
            <w:rPr>
              <w:del w:id="1810" w:author="Emeson Santos" w:date="2019-08-15T20:44:00Z"/>
              <w:rFonts w:cs="Times New Roman"/>
              <w:color w:val="FF0000"/>
              <w:shd w:val="clear" w:color="auto" w:fill="FFFFFF"/>
            </w:rPr>
          </w:rPrChange>
        </w:rPr>
        <w:pPrChange w:id="1811" w:author="Emeson Santos" w:date="2019-08-15T21:54:00Z">
          <w:pPr>
            <w:spacing w:after="160" w:line="259" w:lineRule="auto"/>
            <w:ind w:left="12" w:firstLine="696"/>
            <w:jc w:val="both"/>
          </w:pPr>
        </w:pPrChange>
      </w:pPr>
      <w:del w:id="1812" w:author="Emeson Santos" w:date="2019-08-15T20:45:00Z">
        <w:r w:rsidRPr="008F45D0" w:rsidDel="00885562">
          <w:rPr>
            <w:rFonts w:cs="Times New Roman"/>
            <w:shd w:val="clear" w:color="auto" w:fill="FFFFFF"/>
            <w:rPrChange w:id="1813" w:author="Emeson Santos" w:date="2019-08-23T09:00:00Z">
              <w:rPr>
                <w:rFonts w:cs="Times New Roman"/>
                <w:color w:val="FF0000"/>
                <w:shd w:val="clear" w:color="auto" w:fill="FFFFFF"/>
              </w:rPr>
            </w:rPrChange>
          </w:rPr>
          <w:delText>(...construir minha própria figura)</w:delText>
        </w:r>
      </w:del>
    </w:p>
    <w:p w14:paraId="3D1DFDFE" w14:textId="77777777" w:rsidR="00371669" w:rsidRPr="008F45D0" w:rsidRDefault="00371669">
      <w:pPr>
        <w:spacing w:after="160" w:line="259" w:lineRule="auto"/>
        <w:jc w:val="both"/>
        <w:rPr>
          <w:ins w:id="1814" w:author="Emeson Santos" w:date="2019-08-15T20:44:00Z"/>
          <w:rFonts w:cs="Times New Roman"/>
          <w:shd w:val="clear" w:color="auto" w:fill="FFFFFF"/>
          <w:rPrChange w:id="1815" w:author="Emeson Santos" w:date="2019-08-23T09:00:00Z">
            <w:rPr>
              <w:ins w:id="1816" w:author="Emeson Santos" w:date="2019-08-15T20:44:00Z"/>
              <w:rFonts w:cs="Times New Roman"/>
              <w:color w:val="FF0000"/>
              <w:shd w:val="clear" w:color="auto" w:fill="FFFFFF"/>
            </w:rPr>
          </w:rPrChange>
        </w:rPr>
        <w:pPrChange w:id="1817" w:author="Emeson Santos" w:date="2019-08-15T21:54:00Z">
          <w:pPr>
            <w:spacing w:after="160" w:line="259" w:lineRule="auto"/>
            <w:ind w:left="12" w:firstLine="696"/>
            <w:jc w:val="both"/>
          </w:pPr>
        </w:pPrChange>
      </w:pPr>
    </w:p>
    <w:p w14:paraId="6A8BB21C" w14:textId="77777777" w:rsidR="007D20F7" w:rsidRPr="008F45D0" w:rsidRDefault="007D20F7">
      <w:pPr>
        <w:keepNext/>
        <w:spacing w:after="160" w:line="259" w:lineRule="auto"/>
        <w:jc w:val="center"/>
        <w:rPr>
          <w:ins w:id="1818" w:author="Emeson Santos" w:date="2019-08-15T20:52:00Z"/>
        </w:rPr>
        <w:pPrChange w:id="1819" w:author="Emeson Santos" w:date="2019-08-15T20:52:00Z">
          <w:pPr>
            <w:spacing w:after="160" w:line="259" w:lineRule="auto"/>
            <w:jc w:val="center"/>
          </w:pPr>
        </w:pPrChange>
      </w:pPr>
      <w:ins w:id="1820" w:author="Emeson Santos" w:date="2019-08-15T20:47:00Z">
        <w:r w:rsidRPr="005C122D">
          <w:rPr>
            <w:noProof/>
          </w:rPr>
          <mc:AlternateContent>
            <mc:Choice Requires="wpg">
              <w:drawing>
                <wp:inline distT="0" distB="0" distL="0" distR="0" wp14:anchorId="34C7D93D" wp14:editId="6042250D">
                  <wp:extent cx="3568231" cy="3139749"/>
                  <wp:effectExtent l="57150" t="38100" r="70485" b="99060"/>
                  <wp:docPr id="2" name="Agrupar 2"/>
                  <wp:cNvGraphicFramePr/>
                  <a:graphic xmlns:a="http://schemas.openxmlformats.org/drawingml/2006/main">
                    <a:graphicData uri="http://schemas.microsoft.com/office/word/2010/wordprocessingGroup">
                      <wpg:wgp>
                        <wpg:cNvGrpSpPr/>
                        <wpg:grpSpPr>
                          <a:xfrm>
                            <a:off x="0" y="0"/>
                            <a:ext cx="3568231" cy="3139749"/>
                            <a:chOff x="1011723" y="136597"/>
                            <a:chExt cx="3568231" cy="3139749"/>
                          </a:xfrm>
                        </wpg:grpSpPr>
                        <wps:wsp>
                          <wps:cNvPr id="8" name="Círculo: Vazio 8"/>
                          <wps:cNvSpPr/>
                          <wps:spPr>
                            <a:xfrm>
                              <a:off x="1011723" y="136597"/>
                              <a:ext cx="3568231" cy="3139749"/>
                            </a:xfrm>
                            <a:prstGeom prst="donut">
                              <a:avLst>
                                <a:gd name="adj" fmla="val 43247"/>
                              </a:avLst>
                            </a:prstGeom>
                            <a:ln/>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Dodecágono 9"/>
                          <wps:cNvSpPr/>
                          <wps:spPr>
                            <a:xfrm>
                              <a:off x="3244132" y="539603"/>
                              <a:ext cx="787108" cy="660501"/>
                            </a:xfrm>
                            <a:prstGeom prst="dodecagon">
                              <a:avLst/>
                            </a:prstGeom>
                            <a:ln/>
                          </wps:spPr>
                          <wps:style>
                            <a:lnRef idx="1">
                              <a:schemeClr val="dk1"/>
                            </a:lnRef>
                            <a:fillRef idx="2">
                              <a:schemeClr val="dk1"/>
                            </a:fillRef>
                            <a:effectRef idx="1">
                              <a:schemeClr val="dk1"/>
                            </a:effectRef>
                            <a:fontRef idx="minor">
                              <a:schemeClr val="dk1"/>
                            </a:fontRef>
                          </wps:style>
                          <wps:txbx>
                            <w:txbxContent>
                              <w:p w14:paraId="2853E5E7" w14:textId="77777777" w:rsidR="0057522E" w:rsidRPr="00B14F54" w:rsidRDefault="0057522E" w:rsidP="007D20F7">
                                <w:pPr>
                                  <w:jc w:val="center"/>
                                  <w:rPr>
                                    <w:rFonts w:cs="Times New Roman"/>
                                    <w:b/>
                                    <w:bCs/>
                                  </w:rPr>
                                </w:pPr>
                                <w:r w:rsidRPr="00B14F54">
                                  <w:rPr>
                                    <w:rFonts w:cs="Times New Roman"/>
                                    <w:b/>
                                    <w:bCs/>
                                  </w:rPr>
                                  <w:t>Plan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 name="Dodecágono 10"/>
                          <wps:cNvSpPr/>
                          <wps:spPr>
                            <a:xfrm>
                              <a:off x="3196505" y="2113573"/>
                              <a:ext cx="787000" cy="659835"/>
                            </a:xfrm>
                            <a:prstGeom prst="dodecagon">
                              <a:avLst/>
                            </a:prstGeom>
                            <a:ln/>
                          </wps:spPr>
                          <wps:style>
                            <a:lnRef idx="1">
                              <a:schemeClr val="dk1"/>
                            </a:lnRef>
                            <a:fillRef idx="2">
                              <a:schemeClr val="dk1"/>
                            </a:fillRef>
                            <a:effectRef idx="1">
                              <a:schemeClr val="dk1"/>
                            </a:effectRef>
                            <a:fontRef idx="minor">
                              <a:schemeClr val="dk1"/>
                            </a:fontRef>
                          </wps:style>
                          <wps:txbx>
                            <w:txbxContent>
                              <w:p w14:paraId="35A78F48" w14:textId="77777777" w:rsidR="0057522E" w:rsidRPr="00B14F54" w:rsidRDefault="0057522E" w:rsidP="007D20F7">
                                <w:pPr>
                                  <w:jc w:val="center"/>
                                  <w:rPr>
                                    <w:rFonts w:cs="Times New Roman"/>
                                    <w:b/>
                                    <w:bCs/>
                                  </w:rPr>
                                </w:pPr>
                                <w:r w:rsidRPr="00B14F54">
                                  <w:rPr>
                                    <w:rFonts w:cs="Times New Roman"/>
                                    <w:b/>
                                    <w:bCs/>
                                  </w:rPr>
                                  <w:t>Do</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 name="Dodecágono 12"/>
                          <wps:cNvSpPr/>
                          <wps:spPr>
                            <a:xfrm>
                              <a:off x="1444261" y="2049252"/>
                              <a:ext cx="787000" cy="659835"/>
                            </a:xfrm>
                            <a:prstGeom prst="dodecagon">
                              <a:avLst/>
                            </a:prstGeom>
                            <a:ln/>
                          </wps:spPr>
                          <wps:style>
                            <a:lnRef idx="1">
                              <a:schemeClr val="dk1"/>
                            </a:lnRef>
                            <a:fillRef idx="2">
                              <a:schemeClr val="dk1"/>
                            </a:fillRef>
                            <a:effectRef idx="1">
                              <a:schemeClr val="dk1"/>
                            </a:effectRef>
                            <a:fontRef idx="minor">
                              <a:schemeClr val="dk1"/>
                            </a:fontRef>
                          </wps:style>
                          <wps:txbx>
                            <w:txbxContent>
                              <w:p w14:paraId="7830981E" w14:textId="77777777" w:rsidR="0057522E" w:rsidRPr="00B14F54" w:rsidRDefault="0057522E" w:rsidP="007D20F7">
                                <w:pPr>
                                  <w:jc w:val="center"/>
                                  <w:rPr>
                                    <w:rFonts w:cs="Times New Roman"/>
                                    <w:b/>
                                    <w:bCs/>
                                  </w:rPr>
                                </w:pPr>
                                <w:r w:rsidRPr="00B14F54">
                                  <w:rPr>
                                    <w:rFonts w:cs="Times New Roman"/>
                                    <w:b/>
                                    <w:bCs/>
                                  </w:rPr>
                                  <w:t>Check</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 name="Dodecágono 14"/>
                          <wps:cNvSpPr/>
                          <wps:spPr>
                            <a:xfrm>
                              <a:off x="1515819" y="507482"/>
                              <a:ext cx="787000" cy="659835"/>
                            </a:xfrm>
                            <a:prstGeom prst="dodecagon">
                              <a:avLst/>
                            </a:prstGeom>
                            <a:ln/>
                          </wps:spPr>
                          <wps:style>
                            <a:lnRef idx="1">
                              <a:schemeClr val="dk1"/>
                            </a:lnRef>
                            <a:fillRef idx="2">
                              <a:schemeClr val="dk1"/>
                            </a:fillRef>
                            <a:effectRef idx="1">
                              <a:schemeClr val="dk1"/>
                            </a:effectRef>
                            <a:fontRef idx="minor">
                              <a:schemeClr val="dk1"/>
                            </a:fontRef>
                          </wps:style>
                          <wps:txbx>
                            <w:txbxContent>
                              <w:p w14:paraId="7B48A45E" w14:textId="77777777" w:rsidR="0057522E" w:rsidRPr="00B14F54" w:rsidRDefault="0057522E" w:rsidP="007D20F7">
                                <w:pPr>
                                  <w:jc w:val="center"/>
                                  <w:rPr>
                                    <w:rFonts w:cs="Times New Roman"/>
                                    <w:b/>
                                    <w:bCs/>
                                  </w:rPr>
                                </w:pPr>
                                <w:r w:rsidRPr="00B14F54">
                                  <w:rPr>
                                    <w:rFonts w:cs="Times New Roman"/>
                                    <w:b/>
                                    <w:bCs/>
                                  </w:rPr>
                                  <w:t>Act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 name="Conector reto 15"/>
                          <wps:cNvCnPr/>
                          <wps:spPr>
                            <a:xfrm>
                              <a:off x="2806811" y="1493838"/>
                              <a:ext cx="0" cy="401502"/>
                            </a:xfrm>
                            <a:prstGeom prst="line">
                              <a:avLst/>
                            </a:prstGeom>
                          </wps:spPr>
                          <wps:style>
                            <a:lnRef idx="1">
                              <a:schemeClr val="dk1"/>
                            </a:lnRef>
                            <a:fillRef idx="2">
                              <a:schemeClr val="dk1"/>
                            </a:fillRef>
                            <a:effectRef idx="1">
                              <a:schemeClr val="dk1"/>
                            </a:effectRef>
                            <a:fontRef idx="minor">
                              <a:schemeClr val="dk1"/>
                            </a:fontRef>
                          </wps:style>
                          <wps:bodyPr/>
                        </wps:wsp>
                        <wps:wsp>
                          <wps:cNvPr id="16" name="Conector reto 16"/>
                          <wps:cNvCnPr/>
                          <wps:spPr>
                            <a:xfrm>
                              <a:off x="2364466" y="1698686"/>
                              <a:ext cx="858741" cy="0"/>
                            </a:xfrm>
                            <a:prstGeom prst="line">
                              <a:avLst/>
                            </a:prstGeom>
                          </wps:spPr>
                          <wps:style>
                            <a:lnRef idx="1">
                              <a:schemeClr val="dk1"/>
                            </a:lnRef>
                            <a:fillRef idx="2">
                              <a:schemeClr val="dk1"/>
                            </a:fillRef>
                            <a:effectRef idx="1">
                              <a:schemeClr val="dk1"/>
                            </a:effectRef>
                            <a:fontRef idx="minor">
                              <a:schemeClr val="dk1"/>
                            </a:fontRef>
                          </wps:style>
                          <wps:bodyPr/>
                        </wps:wsp>
                        <wps:wsp>
                          <wps:cNvPr id="17" name="Caixa de Texto 17"/>
                          <wps:cNvSpPr txBox="1"/>
                          <wps:spPr>
                            <a:xfrm rot="2397745">
                              <a:off x="2834403" y="1126505"/>
                              <a:ext cx="742551" cy="297113"/>
                            </a:xfrm>
                            <a:prstGeom prst="rect">
                              <a:avLst/>
                            </a:prstGeom>
                            <a:noFill/>
                            <a:ln>
                              <a:noFill/>
                            </a:ln>
                          </wps:spPr>
                          <wps:style>
                            <a:lnRef idx="1">
                              <a:schemeClr val="dk1"/>
                            </a:lnRef>
                            <a:fillRef idx="2">
                              <a:schemeClr val="dk1"/>
                            </a:fillRef>
                            <a:effectRef idx="1">
                              <a:schemeClr val="dk1"/>
                            </a:effectRef>
                            <a:fontRef idx="minor">
                              <a:schemeClr val="dk1"/>
                            </a:fontRef>
                          </wps:style>
                          <wps:txbx>
                            <w:txbxContent>
                              <w:p w14:paraId="2CD69286" w14:textId="77777777" w:rsidR="0057522E" w:rsidRPr="00B14F54" w:rsidRDefault="0057522E" w:rsidP="007D20F7">
                                <w:pPr>
                                  <w:rPr>
                                    <w:rFonts w:cs="Times New Roman"/>
                                    <w:b/>
                                    <w:bCs/>
                                  </w:rPr>
                                </w:pPr>
                                <w:r w:rsidRPr="00B14F54">
                                  <w:rPr>
                                    <w:rFonts w:cs="Times New Roman"/>
                                    <w:b/>
                                    <w:bCs/>
                                  </w:rPr>
                                  <w:t>Planejar</w:t>
                                </w:r>
                              </w:p>
                              <w:p w14:paraId="3EBFF991" w14:textId="77777777" w:rsidR="0057522E" w:rsidRPr="00B14F54" w:rsidRDefault="0057522E" w:rsidP="007D20F7">
                                <w:pPr>
                                  <w:rPr>
                                    <w:rFonts w:cs="Times New Roman"/>
                                    <w:b/>
                                    <w:bC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 name="Caixa de Texto 18"/>
                          <wps:cNvSpPr txBox="1"/>
                          <wps:spPr>
                            <a:xfrm rot="8366003">
                              <a:off x="2842949" y="1887136"/>
                              <a:ext cx="758253" cy="296916"/>
                            </a:xfrm>
                            <a:prstGeom prst="rect">
                              <a:avLst/>
                            </a:prstGeom>
                            <a:noFill/>
                            <a:ln>
                              <a:noFill/>
                            </a:ln>
                          </wps:spPr>
                          <wps:style>
                            <a:lnRef idx="1">
                              <a:schemeClr val="dk1"/>
                            </a:lnRef>
                            <a:fillRef idx="2">
                              <a:schemeClr val="dk1"/>
                            </a:fillRef>
                            <a:effectRef idx="1">
                              <a:schemeClr val="dk1"/>
                            </a:effectRef>
                            <a:fontRef idx="minor">
                              <a:schemeClr val="dk1"/>
                            </a:fontRef>
                          </wps:style>
                          <wps:txbx>
                            <w:txbxContent>
                              <w:p w14:paraId="65D6162D" w14:textId="77777777" w:rsidR="0057522E" w:rsidRPr="00B14F54" w:rsidRDefault="0057522E" w:rsidP="007D20F7">
                                <w:pPr>
                                  <w:jc w:val="right"/>
                                  <w:rPr>
                                    <w:rFonts w:cs="Times New Roman"/>
                                    <w:b/>
                                    <w:bCs/>
                                  </w:rPr>
                                </w:pPr>
                                <w:r w:rsidRPr="00B14F54">
                                  <w:rPr>
                                    <w:rFonts w:cs="Times New Roman"/>
                                    <w:b/>
                                    <w:bCs/>
                                  </w:rPr>
                                  <w:t>Executar</w:t>
                                </w:r>
                              </w:p>
                              <w:p w14:paraId="611DA8C4" w14:textId="77777777" w:rsidR="0057522E" w:rsidRPr="00B14F54" w:rsidRDefault="0057522E" w:rsidP="007D20F7">
                                <w:pPr>
                                  <w:rPr>
                                    <w:rFonts w:cs="Times New Roman"/>
                                    <w:b/>
                                    <w:bCs/>
                                  </w:rPr>
                                </w:pPr>
                                <w:r w:rsidRPr="00B14F54">
                                  <w:rPr>
                                    <w:rFonts w:cs="Times New Roman"/>
                                    <w:b/>
                                    <w:bCs/>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 name="Caixa de Texto 18"/>
                          <wps:cNvSpPr txBox="1"/>
                          <wps:spPr>
                            <a:xfrm rot="13541759">
                              <a:off x="1984380" y="1834383"/>
                              <a:ext cx="740335" cy="294005"/>
                            </a:xfrm>
                            <a:prstGeom prst="rect">
                              <a:avLst/>
                            </a:prstGeom>
                            <a:noFill/>
                            <a:ln>
                              <a:noFill/>
                            </a:ln>
                          </wps:spPr>
                          <wps:style>
                            <a:lnRef idx="1">
                              <a:schemeClr val="dk1"/>
                            </a:lnRef>
                            <a:fillRef idx="2">
                              <a:schemeClr val="dk1"/>
                            </a:fillRef>
                            <a:effectRef idx="1">
                              <a:schemeClr val="dk1"/>
                            </a:effectRef>
                            <a:fontRef idx="minor">
                              <a:schemeClr val="dk1"/>
                            </a:fontRef>
                          </wps:style>
                          <wps:txbx>
                            <w:txbxContent>
                              <w:p w14:paraId="49E06109" w14:textId="77777777" w:rsidR="0057522E" w:rsidRPr="00B14F54" w:rsidRDefault="0057522E" w:rsidP="007D20F7">
                                <w:pPr>
                                  <w:rPr>
                                    <w:rFonts w:cs="Times New Roman"/>
                                    <w:b/>
                                    <w:bCs/>
                                  </w:rPr>
                                </w:pPr>
                                <w:r w:rsidRPr="00B14F54">
                                  <w:rPr>
                                    <w:rFonts w:cs="Times New Roman"/>
                                    <w:b/>
                                    <w:bCs/>
                                  </w:rPr>
                                  <w:t>Verificar</w:t>
                                </w:r>
                              </w:p>
                              <w:p w14:paraId="3FF77D72" w14:textId="77777777" w:rsidR="0057522E" w:rsidRPr="00B14F54" w:rsidRDefault="0057522E" w:rsidP="007D20F7">
                                <w:pPr>
                                  <w:rPr>
                                    <w:rFonts w:cs="Times New Roman"/>
                                    <w:b/>
                                    <w:bCs/>
                                  </w:rPr>
                                </w:pPr>
                                <w:r w:rsidRPr="00B14F54">
                                  <w:rPr>
                                    <w:rFonts w:cs="Times New Roman"/>
                                    <w:b/>
                                    <w:bCs/>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 name="Caixa de Texto 18"/>
                          <wps:cNvSpPr txBox="1"/>
                          <wps:spPr>
                            <a:xfrm rot="19372389">
                              <a:off x="2130075" y="1097825"/>
                              <a:ext cx="485825" cy="296916"/>
                            </a:xfrm>
                            <a:prstGeom prst="rect">
                              <a:avLst/>
                            </a:prstGeom>
                            <a:noFill/>
                            <a:ln>
                              <a:noFill/>
                            </a:ln>
                          </wps:spPr>
                          <wps:style>
                            <a:lnRef idx="1">
                              <a:schemeClr val="dk1"/>
                            </a:lnRef>
                            <a:fillRef idx="2">
                              <a:schemeClr val="dk1"/>
                            </a:fillRef>
                            <a:effectRef idx="1">
                              <a:schemeClr val="dk1"/>
                            </a:effectRef>
                            <a:fontRef idx="minor">
                              <a:schemeClr val="dk1"/>
                            </a:fontRef>
                          </wps:style>
                          <wps:txbx>
                            <w:txbxContent>
                              <w:p w14:paraId="14945CD4" w14:textId="77777777" w:rsidR="0057522E" w:rsidRPr="00B14F54" w:rsidRDefault="0057522E" w:rsidP="007D20F7">
                                <w:pPr>
                                  <w:rPr>
                                    <w:rFonts w:cs="Times New Roman"/>
                                    <w:b/>
                                    <w:bCs/>
                                  </w:rPr>
                                </w:pPr>
                                <w:r w:rsidRPr="00B14F54">
                                  <w:rPr>
                                    <w:rFonts w:cs="Times New Roman"/>
                                    <w:b/>
                                    <w:bCs/>
                                  </w:rPr>
                                  <w:t>Agir</w:t>
                                </w:r>
                              </w:p>
                              <w:p w14:paraId="1AB9DF66" w14:textId="77777777" w:rsidR="0057522E" w:rsidRPr="00B14F54" w:rsidRDefault="0057522E" w:rsidP="007D20F7">
                                <w:pPr>
                                  <w:rPr>
                                    <w:rFonts w:cs="Times New Roman"/>
                                    <w:b/>
                                    <w:bCs/>
                                  </w:rPr>
                                </w:pPr>
                                <w:r w:rsidRPr="00B14F54">
                                  <w:rPr>
                                    <w:rFonts w:cs="Times New Roman"/>
                                    <w:b/>
                                    <w:bCs/>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 name="Seta: para a Direita 25"/>
                          <wps:cNvSpPr/>
                          <wps:spPr>
                            <a:xfrm>
                              <a:off x="2583741" y="562838"/>
                              <a:ext cx="379157" cy="274883"/>
                            </a:xfrm>
                            <a:prstGeom prst="rightArrow">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Seta: para a Direita 26"/>
                          <wps:cNvSpPr/>
                          <wps:spPr>
                            <a:xfrm rot="10800000">
                              <a:off x="2618505" y="2386386"/>
                              <a:ext cx="356276" cy="274264"/>
                            </a:xfrm>
                            <a:prstGeom prst="rightArrow">
                              <a:avLst/>
                            </a:prstGeom>
                          </wps:spPr>
                          <wps:style>
                            <a:lnRef idx="1">
                              <a:schemeClr val="dk1"/>
                            </a:lnRef>
                            <a:fillRef idx="2">
                              <a:schemeClr val="dk1"/>
                            </a:fillRef>
                            <a:effectRef idx="1">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7" name="Seta: para Baixo 27"/>
                          <wps:cNvSpPr/>
                          <wps:spPr>
                            <a:xfrm>
                              <a:off x="3592372" y="1520749"/>
                              <a:ext cx="294198" cy="401502"/>
                            </a:xfrm>
                            <a:prstGeom prst="downArrow">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Seta: para Baixo 28"/>
                          <wps:cNvSpPr/>
                          <wps:spPr>
                            <a:xfrm rot="10800000">
                              <a:off x="1582313" y="1458812"/>
                              <a:ext cx="294005" cy="401446"/>
                            </a:xfrm>
                            <a:prstGeom prst="downArrow">
                              <a:avLst/>
                            </a:prstGeom>
                          </wps:spPr>
                          <wps:style>
                            <a:lnRef idx="1">
                              <a:schemeClr val="dk1"/>
                            </a:lnRef>
                            <a:fillRef idx="2">
                              <a:schemeClr val="dk1"/>
                            </a:fillRef>
                            <a:effectRef idx="1">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34C7D93D" id="Agrupar 2" o:spid="_x0000_s1026" style="width:280.95pt;height:247.2pt;mso-position-horizontal-relative:char;mso-position-vertical-relative:line" coordorigin="10117,1365" coordsize="35682,313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">
                  <v:shapetype id="_x0000_t23" coordsize="21600,21600" o:spt="23" adj="5400" path="m,10800qy10800,,21600,10800,10800,21600,,10800xm@0,10800qy10800@2@1,10800,10800@0@0,10800xe">
                    <v:formulas>
                      <v:f eqn="val #0"/>
                      <v:f eqn="sum width 0 #0"/>
                      <v:f eqn="sum height 0 #0"/>
                      <v:f eqn="prod @0 2929 10000"/>
                      <v:f eqn="sum width 0 @3"/>
                      <v:f eqn="sum height 0 @3"/>
                    </v:formulas>
                    <v:path o:connecttype="custom" o:connectlocs="10800,0;3163,3163;0,10800;3163,18437;10800,21600;18437,18437;21600,10800;18437,3163" textboxrect="3163,3163,18437,18437"/>
                    <v:handles>
                      <v:h position="#0,center" xrange="0,10800"/>
                    </v:handles>
                  </v:shapetype>
                  <v:shape id="Círculo: Vazio 8" o:spid="_x0000_s1027" type="#_x0000_t23" style="position:absolute;left:10117;top:1365;width:35682;height:313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" adj="8220" fillcolor="gray [1616]" strokecolor="black [3040]">
                    <v:fill color2="#d9d9d9 [496]" rotate="t" angle="180" colors="0 #bcbcbc;22938f #d0d0d0;1 #ededed" focus="100%" type="gradient"/>
                    <v:shadow on="t" color="black" opacity="24903f" origin=",.5" offset="0,.55556mm"/>
                  </v:shape>
                  <v:shape id="Dodecágono 9" o:spid="_x0000_s1028" style="position:absolute;left:32441;top:5396;width:7871;height:6605;visibility:visible;mso-wrap-style:square;v-text-anchor:middle" coordsize="787108,66050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" adj="-11796480,,5400" path="m,241756l105458,88495,288096,,499012,,681650,88495,787108,241756r,176989l681650,572006,499012,660501r-210916,l105458,572006,,418745,,241756xe" fillcolor="gray [1616]" strokecolor="black [3040]">
                    <v:fill color2="#d9d9d9 [496]" rotate="t" angle="180" colors="0 #bcbcbc;22938f #d0d0d0;1 #ededed" focus="100%" type="gradient"/>
                    <v:stroke joinstyle="miter"/>
                    <v:shadow on="t" color="black" opacity="24903f" origin=",.5" offset="0,.55556mm"/>
                    <v:formulas/>
                    <v:path arrowok="t" o:connecttype="custom" o:connectlocs="0,241756;105458,88495;288096,0;499012,0;681650,88495;787108,241756;787108,418745;681650,572006;499012,660501;288096,660501;105458,572006;0,418745;0,241756" o:connectangles="0,0,0,0,0,0,0,0,0,0,0,0,0" textboxrect="0,0,787108,660501"/>
                    <v:textbox>
                      <w:txbxContent>
                        <w:p w14:paraId="2853E5E7" w14:textId="77777777" w:rsidR="0057522E" w:rsidRPr="00B14F54" w:rsidRDefault="0057522E" w:rsidP="007D20F7">
                          <w:pPr>
                            <w:jc w:val="center"/>
                            <w:rPr>
                              <w:rFonts w:cs="Times New Roman"/>
                              <w:b/>
                              <w:bCs/>
                            </w:rPr>
                          </w:pPr>
                          <w:r w:rsidRPr="00B14F54">
                            <w:rPr>
                              <w:rFonts w:cs="Times New Roman"/>
                              <w:b/>
                              <w:bCs/>
                            </w:rPr>
                            <w:t>Plan</w:t>
                          </w:r>
                        </w:p>
                      </w:txbxContent>
                    </v:textbox>
                  </v:shape>
                  <v:shape id="Dodecágono 10" o:spid="_x0000_s1029" style="position:absolute;left:31965;top:21135;width:7870;height:6599;visibility:visible;mso-wrap-style:square;v-text-anchor:middle" coordsize="787000,65983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" adj="-11796480,,5400" path="m,241512l105443,88406,288057,,498943,,681557,88406,787000,241512r,176811l681557,571429,498943,659835r-210886,l105443,571429,,418323,,241512xe" fillcolor="gray [1616]" strokecolor="black [3040]">
                    <v:fill color2="#d9d9d9 [496]" rotate="t" angle="180" colors="0 #bcbcbc;22938f #d0d0d0;1 #ededed" focus="100%" type="gradient"/>
                    <v:stroke joinstyle="miter"/>
                    <v:shadow on="t" color="black" opacity="24903f" origin=",.5" offset="0,.55556mm"/>
                    <v:formulas/>
                    <v:path arrowok="t" o:connecttype="custom" o:connectlocs="0,241512;105443,88406;288057,0;498943,0;681557,88406;787000,241512;787000,418323;681557,571429;498943,659835;288057,659835;105443,571429;0,418323;0,241512" o:connectangles="0,0,0,0,0,0,0,0,0,0,0,0,0" textboxrect="0,0,787000,659835"/>
                    <v:textbox>
                      <w:txbxContent>
                        <w:p w14:paraId="35A78F48" w14:textId="77777777" w:rsidR="0057522E" w:rsidRPr="00B14F54" w:rsidRDefault="0057522E" w:rsidP="007D20F7">
                          <w:pPr>
                            <w:jc w:val="center"/>
                            <w:rPr>
                              <w:rFonts w:cs="Times New Roman"/>
                              <w:b/>
                              <w:bCs/>
                            </w:rPr>
                          </w:pPr>
                          <w:r w:rsidRPr="00B14F54">
                            <w:rPr>
                              <w:rFonts w:cs="Times New Roman"/>
                              <w:b/>
                              <w:bCs/>
                            </w:rPr>
                            <w:t>Do</w:t>
                          </w:r>
                        </w:p>
                      </w:txbxContent>
                    </v:textbox>
                  </v:shape>
                  <v:shape id="Dodecágono 12" o:spid="_x0000_s1030" style="position:absolute;left:14442;top:20492;width:7870;height:6598;visibility:visible;mso-wrap-style:square;v-text-anchor:middle" coordsize="787000,65983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" adj="-11796480,,5400" path="m,241512l105443,88406,288057,,498943,,681557,88406,787000,241512r,176811l681557,571429,498943,659835r-210886,l105443,571429,,418323,,241512xe" fillcolor="gray [1616]" strokecolor="black [3040]">
                    <v:fill color2="#d9d9d9 [496]" rotate="t" angle="180" colors="0 #bcbcbc;22938f #d0d0d0;1 #ededed" focus="100%" type="gradient"/>
                    <v:stroke joinstyle="miter"/>
                    <v:shadow on="t" color="black" opacity="24903f" origin=",.5" offset="0,.55556mm"/>
                    <v:formulas/>
                    <v:path arrowok="t" o:connecttype="custom" o:connectlocs="0,241512;105443,88406;288057,0;498943,0;681557,88406;787000,241512;787000,418323;681557,571429;498943,659835;288057,659835;105443,571429;0,418323;0,241512" o:connectangles="0,0,0,0,0,0,0,0,0,0,0,0,0" textboxrect="0,0,787000,659835"/>
                    <v:textbox>
                      <w:txbxContent>
                        <w:p w14:paraId="7830981E" w14:textId="77777777" w:rsidR="0057522E" w:rsidRPr="00B14F54" w:rsidRDefault="0057522E" w:rsidP="007D20F7">
                          <w:pPr>
                            <w:jc w:val="center"/>
                            <w:rPr>
                              <w:rFonts w:cs="Times New Roman"/>
                              <w:b/>
                              <w:bCs/>
                            </w:rPr>
                          </w:pPr>
                          <w:r w:rsidRPr="00B14F54">
                            <w:rPr>
                              <w:rFonts w:cs="Times New Roman"/>
                              <w:b/>
                              <w:bCs/>
                            </w:rPr>
                            <w:t>Check</w:t>
                          </w:r>
                        </w:p>
                      </w:txbxContent>
                    </v:textbox>
                  </v:shape>
                  <v:shape id="Dodecágono 14" o:spid="_x0000_s1031" style="position:absolute;left:15158;top:5074;width:7870;height:6599;visibility:visible;mso-wrap-style:square;v-text-anchor:middle" coordsize="787000,65983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" adj="-11796480,,5400" path="m,241512l105443,88406,288057,,498943,,681557,88406,787000,241512r,176811l681557,571429,498943,659835r-210886,l105443,571429,,418323,,241512xe" fillcolor="gray [1616]" strokecolor="black [3040]">
                    <v:fill color2="#d9d9d9 [496]" rotate="t" angle="180" colors="0 #bcbcbc;22938f #d0d0d0;1 #ededed" focus="100%" type="gradient"/>
                    <v:stroke joinstyle="miter"/>
                    <v:shadow on="t" color="black" opacity="24903f" origin=",.5" offset="0,.55556mm"/>
                    <v:formulas/>
                    <v:path arrowok="t" o:connecttype="custom" o:connectlocs="0,241512;105443,88406;288057,0;498943,0;681557,88406;787000,241512;787000,418323;681557,571429;498943,659835;288057,659835;105443,571429;0,418323;0,241512" o:connectangles="0,0,0,0,0,0,0,0,0,0,0,0,0" textboxrect="0,0,787000,659835"/>
                    <v:textbox>
                      <w:txbxContent>
                        <w:p w14:paraId="7B48A45E" w14:textId="77777777" w:rsidR="0057522E" w:rsidRPr="00B14F54" w:rsidRDefault="0057522E" w:rsidP="007D20F7">
                          <w:pPr>
                            <w:jc w:val="center"/>
                            <w:rPr>
                              <w:rFonts w:cs="Times New Roman"/>
                              <w:b/>
                              <w:bCs/>
                            </w:rPr>
                          </w:pPr>
                          <w:r w:rsidRPr="00B14F54">
                            <w:rPr>
                              <w:rFonts w:cs="Times New Roman"/>
                              <w:b/>
                              <w:bCs/>
                            </w:rPr>
                            <w:t>Act</w:t>
                          </w:r>
                        </w:p>
                      </w:txbxContent>
                    </v:textbox>
                  </v:shape>
                  <v:line id="Conector reto 15" o:spid="_x0000_s1032" style="position:absolute;visibility:visible;mso-wrap-style:square" from="28068,14938" to="28068,189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" filled="t" fillcolor="gray [1616]" strokecolor="black [3040]">
                    <v:fill color2="#d9d9d9 [496]" rotate="t" angle="180" colors="0 #bcbcbc;22938f #d0d0d0;1 #ededed" focus="100%" type="gradient"/>
                    <v:shadow on="t" color="black" opacity="24903f" origin=",.5" offset="0,.55556mm"/>
                  </v:line>
                  <v:line id="Conector reto 16" o:spid="_x0000_s1033" style="position:absolute;visibility:visible;mso-wrap-style:square" from="23644,16986" to="32232,169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" filled="t" fillcolor="gray [1616]" strokecolor="black [3040]">
                    <v:fill color2="#d9d9d9 [496]" rotate="t" angle="180" colors="0 #bcbcbc;22938f #d0d0d0;1 #ededed" focus="100%" type="gradient"/>
                    <v:shadow on="t" color="black" opacity="24903f" origin=",.5" offset="0,.55556mm"/>
                  </v:line>
                  <v:shapetype id="_x0000_t202" coordsize="21600,21600" o:spt="202" path="m,l,21600r21600,l21600,xe">
                    <v:stroke joinstyle="miter"/>
                    <v:path gradientshapeok="t" o:connecttype="rect"/>
                  </v:shapetype>
                  <v:shape id="Caixa de Texto 17" o:spid="_x0000_s1034" type="#_x0000_t202" style="position:absolute;left:28344;top:11265;width:7425;height:2971;rotation:261897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" filled="f" stroked="f">
                    <v:shadow on="t" color="black" opacity="24903f" origin=",.5" offset="0,.55556mm"/>
                    <v:textbox>
                      <w:txbxContent>
                        <w:p w14:paraId="2CD69286" w14:textId="77777777" w:rsidR="0057522E" w:rsidRPr="00B14F54" w:rsidRDefault="0057522E" w:rsidP="007D20F7">
                          <w:pPr>
                            <w:rPr>
                              <w:rFonts w:cs="Times New Roman"/>
                              <w:b/>
                              <w:bCs/>
                            </w:rPr>
                          </w:pPr>
                          <w:r w:rsidRPr="00B14F54">
                            <w:rPr>
                              <w:rFonts w:cs="Times New Roman"/>
                              <w:b/>
                              <w:bCs/>
                            </w:rPr>
                            <w:t>Planejar</w:t>
                          </w:r>
                        </w:p>
                        <w:p w14:paraId="3EBFF991" w14:textId="77777777" w:rsidR="0057522E" w:rsidRPr="00B14F54" w:rsidRDefault="0057522E" w:rsidP="007D20F7">
                          <w:pPr>
                            <w:rPr>
                              <w:rFonts w:cs="Times New Roman"/>
                              <w:b/>
                              <w:bCs/>
                            </w:rPr>
                          </w:pPr>
                        </w:p>
                      </w:txbxContent>
                    </v:textbox>
                  </v:shape>
                  <v:shape id="Caixa de Texto 18" o:spid="_x0000_s1035" type="#_x0000_t202" style="position:absolute;left:28429;top:18871;width:7583;height:2969;rotation:9137906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" filled="f" stroked="f">
                    <v:shadow on="t" color="black" opacity="24903f" origin=",.5" offset="0,.55556mm"/>
                    <v:textbox>
                      <w:txbxContent>
                        <w:p w14:paraId="65D6162D" w14:textId="77777777" w:rsidR="0057522E" w:rsidRPr="00B14F54" w:rsidRDefault="0057522E" w:rsidP="007D20F7">
                          <w:pPr>
                            <w:jc w:val="right"/>
                            <w:rPr>
                              <w:rFonts w:cs="Times New Roman"/>
                              <w:b/>
                              <w:bCs/>
                            </w:rPr>
                          </w:pPr>
                          <w:r w:rsidRPr="00B14F54">
                            <w:rPr>
                              <w:rFonts w:cs="Times New Roman"/>
                              <w:b/>
                              <w:bCs/>
                            </w:rPr>
                            <w:t>Executar</w:t>
                          </w:r>
                        </w:p>
                        <w:p w14:paraId="611DA8C4" w14:textId="77777777" w:rsidR="0057522E" w:rsidRPr="00B14F54" w:rsidRDefault="0057522E" w:rsidP="007D20F7">
                          <w:pPr>
                            <w:rPr>
                              <w:rFonts w:cs="Times New Roman"/>
                              <w:b/>
                              <w:bCs/>
                            </w:rPr>
                          </w:pPr>
                          <w:r w:rsidRPr="00B14F54">
                            <w:rPr>
                              <w:rFonts w:cs="Times New Roman"/>
                              <w:b/>
                              <w:bCs/>
                            </w:rPr>
                            <w:t> </w:t>
                          </w:r>
                        </w:p>
                      </w:txbxContent>
                    </v:textbox>
                  </v:shape>
                  <v:shape id="Caixa de Texto 18" o:spid="_x0000_s1036" type="#_x0000_t202" style="position:absolute;left:19843;top:18344;width:7403;height:2940;rotation:-8801748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" filled="f" stroked="f">
                    <v:shadow on="t" color="black" opacity="24903f" origin=",.5" offset="0,.55556mm"/>
                    <v:textbox>
                      <w:txbxContent>
                        <w:p w14:paraId="49E06109" w14:textId="77777777" w:rsidR="0057522E" w:rsidRPr="00B14F54" w:rsidRDefault="0057522E" w:rsidP="007D20F7">
                          <w:pPr>
                            <w:rPr>
                              <w:rFonts w:cs="Times New Roman"/>
                              <w:b/>
                              <w:bCs/>
                            </w:rPr>
                          </w:pPr>
                          <w:r w:rsidRPr="00B14F54">
                            <w:rPr>
                              <w:rFonts w:cs="Times New Roman"/>
                              <w:b/>
                              <w:bCs/>
                            </w:rPr>
                            <w:t>Verificar</w:t>
                          </w:r>
                        </w:p>
                        <w:p w14:paraId="3FF77D72" w14:textId="77777777" w:rsidR="0057522E" w:rsidRPr="00B14F54" w:rsidRDefault="0057522E" w:rsidP="007D20F7">
                          <w:pPr>
                            <w:rPr>
                              <w:rFonts w:cs="Times New Roman"/>
                              <w:b/>
                              <w:bCs/>
                            </w:rPr>
                          </w:pPr>
                          <w:r w:rsidRPr="00B14F54">
                            <w:rPr>
                              <w:rFonts w:cs="Times New Roman"/>
                              <w:b/>
                              <w:bCs/>
                            </w:rPr>
                            <w:t> </w:t>
                          </w:r>
                        </w:p>
                      </w:txbxContent>
                    </v:textbox>
                  </v:shape>
                  <v:shape id="Caixa de Texto 18" o:spid="_x0000_s1037" type="#_x0000_t202" style="position:absolute;left:21300;top:10978;width:4859;height:2969;rotation:-2433145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" filled="f" stroked="f">
                    <v:shadow on="t" color="black" opacity="24903f" origin=",.5" offset="0,.55556mm"/>
                    <v:textbox>
                      <w:txbxContent>
                        <w:p w14:paraId="14945CD4" w14:textId="77777777" w:rsidR="0057522E" w:rsidRPr="00B14F54" w:rsidRDefault="0057522E" w:rsidP="007D20F7">
                          <w:pPr>
                            <w:rPr>
                              <w:rFonts w:cs="Times New Roman"/>
                              <w:b/>
                              <w:bCs/>
                            </w:rPr>
                          </w:pPr>
                          <w:r w:rsidRPr="00B14F54">
                            <w:rPr>
                              <w:rFonts w:cs="Times New Roman"/>
                              <w:b/>
                              <w:bCs/>
                            </w:rPr>
                            <w:t>Agir</w:t>
                          </w:r>
                        </w:p>
                        <w:p w14:paraId="1AB9DF66" w14:textId="77777777" w:rsidR="0057522E" w:rsidRPr="00B14F54" w:rsidRDefault="0057522E" w:rsidP="007D20F7">
                          <w:pPr>
                            <w:rPr>
                              <w:rFonts w:cs="Times New Roman"/>
                              <w:b/>
                              <w:bCs/>
                            </w:rPr>
                          </w:pPr>
                          <w:r w:rsidRPr="00B14F54">
                            <w:rPr>
                              <w:rFonts w:cs="Times New Roman"/>
                              <w:b/>
                              <w:bCs/>
                            </w:rPr>
                            <w:t> </w:t>
                          </w:r>
                        </w:p>
                      </w:txbxContent>
                    </v:textbox>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Seta: para a Direita 25" o:spid="_x0000_s1038" type="#_x0000_t13" style="position:absolute;left:25837;top:5628;width:3791;height:27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" adj="13770" fillcolor="gray [1616]" strokecolor="black [3040]">
                    <v:fill color2="#d9d9d9 [496]" rotate="t" angle="180" colors="0 #bcbcbc;22938f #d0d0d0;1 #ededed" focus="100%" type="gradient"/>
                    <v:shadow on="t" color="black" opacity="24903f" origin=",.5" offset="0,.55556mm"/>
                  </v:shape>
                  <v:shape id="Seta: para a Direita 26" o:spid="_x0000_s1039" type="#_x0000_t13" style="position:absolute;left:26185;top:23863;width:3562;height:2743;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" adj="13286" fillcolor="gray [1616]" strokecolor="black [3040]">
                    <v:fill color2="#d9d9d9 [496]" rotate="t" angle="180" colors="0 #bcbcbc;22938f #d0d0d0;1 #ededed" focus="100%" type="gradient"/>
                    <v:shadow on="t" color="black" opacity="24903f" origin=",.5" offset="0,.55556mm"/>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Seta: para Baixo 27" o:spid="_x0000_s1040" type="#_x0000_t67" style="position:absolute;left:35923;top:15207;width:2942;height:40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" adj="13686" fillcolor="gray [1616]" strokecolor="black [3040]">
                    <v:fill color2="#d9d9d9 [496]" rotate="t" angle="180" colors="0 #bcbcbc;22938f #d0d0d0;1 #ededed" focus="100%" type="gradient"/>
                    <v:shadow on="t" color="black" opacity="24903f" origin=",.5" offset="0,.55556mm"/>
                  </v:shape>
                  <v:shape id="Seta: para Baixo 28" o:spid="_x0000_s1041" type="#_x0000_t67" style="position:absolute;left:15823;top:14588;width:2940;height:4014;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" adj="13690" fillcolor="gray [1616]" strokecolor="black [3040]">
                    <v:fill color2="#d9d9d9 [496]" rotate="t" angle="180" colors="0 #bcbcbc;22938f #d0d0d0;1 #ededed" focus="100%" type="gradient"/>
                    <v:shadow on="t" color="black" opacity="24903f" origin=",.5" offset="0,.55556mm"/>
                  </v:shape>
                  <w10:anchorlock/>
                </v:group>
              </w:pict>
            </mc:Fallback>
          </mc:AlternateContent>
        </w:r>
      </w:ins>
    </w:p>
    <w:p w14:paraId="50340C7B" w14:textId="07781B6F" w:rsidR="00144914" w:rsidRPr="00D23C4B" w:rsidDel="00371669" w:rsidRDefault="007D20F7">
      <w:pPr>
        <w:pStyle w:val="Legenda"/>
        <w:jc w:val="center"/>
        <w:rPr>
          <w:del w:id="1821" w:author="Emeson Santos" w:date="2019-08-15T20:44:00Z"/>
          <w:b/>
          <w:bCs/>
          <w:i w:val="0"/>
          <w:iCs w:val="0"/>
          <w:sz w:val="20"/>
          <w:szCs w:val="20"/>
          <w:rPrChange w:id="1822" w:author="Emeson Santos" w:date="2019-08-23T09:56:00Z">
            <w:rPr>
              <w:del w:id="1823" w:author="Emeson Santos" w:date="2019-08-15T20:44:00Z"/>
            </w:rPr>
          </w:rPrChange>
        </w:rPr>
        <w:pPrChange w:id="1824" w:author="Emeson Santos" w:date="2019-08-15T21:56:00Z">
          <w:pPr>
            <w:keepNext/>
            <w:spacing w:after="160" w:line="259" w:lineRule="auto"/>
            <w:jc w:val="center"/>
          </w:pPr>
        </w:pPrChange>
      </w:pPr>
      <w:ins w:id="1825" w:author="Emeson Santos" w:date="2019-08-15T20:52:00Z">
        <w:r w:rsidRPr="00D23C4B">
          <w:rPr>
            <w:b/>
            <w:bCs/>
            <w:i w:val="0"/>
            <w:iCs w:val="0"/>
            <w:color w:val="auto"/>
            <w:sz w:val="20"/>
            <w:szCs w:val="20"/>
            <w:rPrChange w:id="1826" w:author="Emeson Santos" w:date="2019-08-23T09:56:00Z">
              <w:rPr/>
            </w:rPrChange>
          </w:rPr>
          <w:t xml:space="preserve">Figura </w:t>
        </w:r>
      </w:ins>
      <w:ins w:id="1827" w:author="Emeson Santos" w:date="2019-08-23T09:55:00Z">
        <w:r w:rsidR="00175FE0" w:rsidRPr="00D23C4B">
          <w:rPr>
            <w:b/>
            <w:bCs/>
            <w:i w:val="0"/>
            <w:iCs w:val="0"/>
            <w:color w:val="auto"/>
            <w:sz w:val="20"/>
            <w:szCs w:val="20"/>
            <w:rPrChange w:id="1828" w:author="Emeson Santos" w:date="2019-08-23T09:56:00Z">
              <w:rPr/>
            </w:rPrChange>
          </w:rPr>
          <w:t>1</w:t>
        </w:r>
      </w:ins>
      <w:ins w:id="1829" w:author="Emeson Santos" w:date="2019-08-15T20:52:00Z">
        <w:r w:rsidRPr="00D23C4B">
          <w:rPr>
            <w:b/>
            <w:bCs/>
            <w:i w:val="0"/>
            <w:iCs w:val="0"/>
            <w:color w:val="auto"/>
            <w:sz w:val="20"/>
            <w:szCs w:val="20"/>
            <w:rPrChange w:id="1830" w:author="Emeson Santos" w:date="2019-08-23T09:56:00Z">
              <w:rPr/>
            </w:rPrChange>
          </w:rPr>
          <w:t xml:space="preserve"> - Ciclo de vida PDCA de modelagem de processos de negócios Campos</w:t>
        </w:r>
      </w:ins>
      <w:ins w:id="1831" w:author="Emeson Santos" w:date="2019-08-15T22:29:00Z">
        <w:r w:rsidR="002B2F96" w:rsidRPr="00D23C4B">
          <w:rPr>
            <w:b/>
            <w:bCs/>
            <w:i w:val="0"/>
            <w:iCs w:val="0"/>
            <w:color w:val="auto"/>
            <w:sz w:val="20"/>
            <w:szCs w:val="20"/>
            <w:rPrChange w:id="1832" w:author="Emeson Santos" w:date="2019-08-23T09:56:00Z">
              <w:rPr/>
            </w:rPrChange>
          </w:rPr>
          <w:t xml:space="preserve"> </w:t>
        </w:r>
      </w:ins>
      <w:ins w:id="1833" w:author="Emeson Santos" w:date="2019-08-15T20:52:00Z">
        <w:r w:rsidRPr="00D23C4B">
          <w:rPr>
            <w:b/>
            <w:bCs/>
            <w:i w:val="0"/>
            <w:iCs w:val="0"/>
            <w:color w:val="auto"/>
            <w:sz w:val="20"/>
            <w:szCs w:val="20"/>
            <w:rPrChange w:id="1834" w:author="Emeson Santos" w:date="2019-08-23T09:56:00Z">
              <w:rPr/>
            </w:rPrChange>
          </w:rPr>
          <w:t>(</w:t>
        </w:r>
      </w:ins>
      <w:ins w:id="1835" w:author="Emeson Santos" w:date="2019-08-15T20:53:00Z">
        <w:r w:rsidRPr="00D23C4B">
          <w:rPr>
            <w:b/>
            <w:bCs/>
            <w:i w:val="0"/>
            <w:iCs w:val="0"/>
            <w:color w:val="auto"/>
            <w:sz w:val="20"/>
            <w:szCs w:val="20"/>
            <w:rPrChange w:id="1836" w:author="Emeson Santos" w:date="2019-08-23T09:56:00Z">
              <w:rPr/>
            </w:rPrChange>
          </w:rPr>
          <w:t>2014, p</w:t>
        </w:r>
      </w:ins>
      <w:ins w:id="1837" w:author="Emeson Santos" w:date="2019-08-18T12:54:00Z">
        <w:r w:rsidR="00BC5FF6" w:rsidRPr="00D23C4B">
          <w:rPr>
            <w:b/>
            <w:bCs/>
            <w:i w:val="0"/>
            <w:iCs w:val="0"/>
            <w:color w:val="auto"/>
            <w:sz w:val="20"/>
            <w:szCs w:val="20"/>
            <w:rPrChange w:id="1838" w:author="Emeson Santos" w:date="2019-08-23T09:56:00Z">
              <w:rPr/>
            </w:rPrChange>
          </w:rPr>
          <w:t>.</w:t>
        </w:r>
      </w:ins>
      <w:ins w:id="1839" w:author="Emeson Santos" w:date="2019-08-15T20:53:00Z">
        <w:r w:rsidRPr="00D23C4B">
          <w:rPr>
            <w:b/>
            <w:bCs/>
            <w:i w:val="0"/>
            <w:iCs w:val="0"/>
            <w:color w:val="auto"/>
            <w:sz w:val="20"/>
            <w:szCs w:val="20"/>
            <w:rPrChange w:id="1840" w:author="Emeson Santos" w:date="2019-08-23T09:56:00Z">
              <w:rPr/>
            </w:rPrChange>
          </w:rPr>
          <w:t xml:space="preserve"> 26</w:t>
        </w:r>
      </w:ins>
      <w:ins w:id="1841" w:author="Emeson Santos" w:date="2019-08-15T20:52:00Z">
        <w:r w:rsidRPr="00D23C4B">
          <w:rPr>
            <w:b/>
            <w:bCs/>
            <w:i w:val="0"/>
            <w:iCs w:val="0"/>
            <w:color w:val="auto"/>
            <w:sz w:val="20"/>
            <w:szCs w:val="20"/>
            <w:rPrChange w:id="1842" w:author="Emeson Santos" w:date="2019-08-23T09:56:00Z">
              <w:rPr/>
            </w:rPrChange>
          </w:rPr>
          <w:t>)</w:t>
        </w:r>
      </w:ins>
      <w:ins w:id="1843" w:author="Emeson Santos" w:date="2019-08-15T20:53:00Z">
        <w:r w:rsidRPr="00D23C4B">
          <w:rPr>
            <w:b/>
            <w:bCs/>
            <w:i w:val="0"/>
            <w:iCs w:val="0"/>
            <w:color w:val="auto"/>
            <w:sz w:val="20"/>
            <w:szCs w:val="20"/>
            <w:rPrChange w:id="1844" w:author="Emeson Santos" w:date="2019-08-23T09:56:00Z">
              <w:rPr/>
            </w:rPrChange>
          </w:rPr>
          <w:t>.</w:t>
        </w:r>
      </w:ins>
      <w:del w:id="1845" w:author="Emeson Santos" w:date="2019-08-15T20:43:00Z">
        <w:r w:rsidR="00144914" w:rsidRPr="00D23C4B" w:rsidDel="00371669">
          <w:rPr>
            <w:b/>
            <w:bCs/>
            <w:i w:val="0"/>
            <w:iCs w:val="0"/>
            <w:noProof/>
            <w:sz w:val="20"/>
            <w:szCs w:val="20"/>
            <w:rPrChange w:id="1846" w:author="Emeson Santos" w:date="2019-08-23T09:56:00Z">
              <w:rPr>
                <w:noProof/>
              </w:rPr>
            </w:rPrChange>
          </w:rPr>
          <w:drawing>
            <wp:inline distT="0" distB="0" distL="0" distR="0" wp14:anchorId="1C61B52A" wp14:editId="7012B5CA">
              <wp:extent cx="2562225" cy="2219325"/>
              <wp:effectExtent l="0" t="0" r="9525" b="952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62225" cy="2219325"/>
                      </a:xfrm>
                      <a:prstGeom prst="rect">
                        <a:avLst/>
                      </a:prstGeom>
                    </pic:spPr>
                  </pic:pic>
                </a:graphicData>
              </a:graphic>
            </wp:inline>
          </w:drawing>
        </w:r>
      </w:del>
    </w:p>
    <w:p w14:paraId="6930213B" w14:textId="71452ED8" w:rsidR="00387DA1" w:rsidRPr="00D23C4B" w:rsidRDefault="00D6688C" w:rsidP="00217D10">
      <w:pPr>
        <w:pStyle w:val="Legenda"/>
        <w:jc w:val="center"/>
        <w:rPr>
          <w:b/>
          <w:bCs/>
          <w:i w:val="0"/>
          <w:iCs w:val="0"/>
          <w:color w:val="auto"/>
          <w:rPrChange w:id="1847" w:author="Emeson Santos" w:date="2019-08-23T09:00:00Z">
            <w:rPr/>
          </w:rPrChange>
        </w:rPr>
      </w:pPr>
      <w:del w:id="1848" w:author="Emeson Santos" w:date="2019-08-15T20:47:00Z">
        <w:r w:rsidRPr="00D23C4B" w:rsidDel="007D20F7">
          <w:rPr>
            <w:b/>
            <w:bCs/>
            <w:i w:val="0"/>
            <w:iCs w:val="0"/>
            <w:noProof/>
            <w:color w:val="auto"/>
            <w:rPrChange w:id="1849" w:author="Emeson Santos" w:date="2019-08-23T09:00:00Z">
              <w:rPr>
                <w:noProof/>
              </w:rPr>
            </w:rPrChange>
          </w:rPr>
          <mc:AlternateContent>
            <mc:Choice Requires="wpc">
              <w:drawing>
                <wp:anchor distT="0" distB="0" distL="114300" distR="114300" simplePos="0" relativeHeight="251658240" behindDoc="0" locked="0" layoutInCell="1" allowOverlap="1" wp14:anchorId="46C907AA" wp14:editId="0623011E">
                  <wp:simplePos x="0" y="0"/>
                  <wp:positionH relativeFrom="margin">
                    <wp:align>left</wp:align>
                  </wp:positionH>
                  <wp:positionV relativeFrom="paragraph">
                    <wp:posOffset>392430</wp:posOffset>
                  </wp:positionV>
                  <wp:extent cx="5486400" cy="3275330"/>
                  <wp:effectExtent l="0" t="0" r="19050" b="20320"/>
                  <wp:wrapTopAndBottom/>
                  <wp:docPr id="1" name="Tela 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solidFill>
                              <a:schemeClr val="bg2">
                                <a:lumMod val="50000"/>
                              </a:schemeClr>
                            </a:solidFill>
                          </a:ln>
                        </wpc:whole>
                      </wpc:wpc>
                    </a:graphicData>
                  </a:graphic>
                  <wp14:sizeRelH relativeFrom="margin">
                    <wp14:pctWidth>0</wp14:pctWidth>
                  </wp14:sizeRelH>
                  <wp14:sizeRelV relativeFrom="margin">
                    <wp14:pctHeight>0</wp14:pctHeight>
                  </wp14:sizeRelV>
                </wp:anchor>
              </w:drawing>
            </mc:Choice>
            <mc:Fallback>
              <w:pict>
                <v:group w14:anchorId="744BBE83" id="Tela 1" o:spid="_x0000_s1026" editas="canvas" style="position:absolute;margin-left:0;margin-top:30.9pt;width:6in;height:257.9pt;z-index:251658240;mso-position-horizontal:left;mso-position-horizontal-relative:margin;mso-width-relative:margin;mso-height-relative:margin" coordsize="54864,327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4864;height:32753;visibility:visible;mso-wrap-style:square" stroked="t" strokecolor="#938953 [1614]">
                    <v:fill o:detectmouseclick="t"/>
                    <v:path o:connecttype="none"/>
                  </v:shape>
                  <w10:wrap type="topAndBottom" anchorx="margin"/>
                </v:group>
              </w:pict>
            </mc:Fallback>
          </mc:AlternateContent>
        </w:r>
      </w:del>
      <w:del w:id="1850" w:author="Emeson Santos" w:date="2019-08-15T20:44:00Z">
        <w:r w:rsidR="00144914" w:rsidRPr="00D23C4B" w:rsidDel="00371669">
          <w:rPr>
            <w:b/>
            <w:bCs/>
            <w:i w:val="0"/>
            <w:iCs w:val="0"/>
            <w:color w:val="auto"/>
            <w:rPrChange w:id="1851" w:author="Emeson Santos" w:date="2019-08-23T09:00:00Z">
              <w:rPr/>
            </w:rPrChange>
          </w:rPr>
          <w:delText xml:space="preserve">Figura </w:delText>
        </w:r>
        <w:r w:rsidR="00ED42D7" w:rsidRPr="00D23C4B" w:rsidDel="00371669">
          <w:rPr>
            <w:b/>
            <w:bCs/>
            <w:i w:val="0"/>
            <w:iCs w:val="0"/>
            <w:color w:val="auto"/>
            <w:rPrChange w:id="1852" w:author="Emeson Santos" w:date="2019-08-23T09:00:00Z">
              <w:rPr/>
            </w:rPrChange>
          </w:rPr>
          <w:fldChar w:fldCharType="begin"/>
        </w:r>
        <w:r w:rsidR="00ED42D7" w:rsidRPr="00D23C4B" w:rsidDel="00371669">
          <w:rPr>
            <w:b/>
            <w:bCs/>
            <w:i w:val="0"/>
            <w:iCs w:val="0"/>
            <w:color w:val="auto"/>
            <w:rPrChange w:id="1853" w:author="Emeson Santos" w:date="2019-08-23T09:00:00Z">
              <w:rPr/>
            </w:rPrChange>
          </w:rPr>
          <w:delInstrText xml:space="preserve"> SEQ Figura \* ARABIC </w:delInstrText>
        </w:r>
        <w:r w:rsidR="00ED42D7" w:rsidRPr="00D23C4B" w:rsidDel="00371669">
          <w:rPr>
            <w:b/>
            <w:bCs/>
            <w:i w:val="0"/>
            <w:iCs w:val="0"/>
            <w:color w:val="auto"/>
            <w:rPrChange w:id="1854" w:author="Emeson Santos" w:date="2019-08-23T09:00:00Z">
              <w:rPr>
                <w:noProof/>
              </w:rPr>
            </w:rPrChange>
          </w:rPr>
          <w:fldChar w:fldCharType="separate"/>
        </w:r>
        <w:r w:rsidR="004C776B" w:rsidRPr="00D23C4B" w:rsidDel="00371669">
          <w:rPr>
            <w:b/>
            <w:bCs/>
            <w:i w:val="0"/>
            <w:iCs w:val="0"/>
            <w:noProof/>
            <w:color w:val="auto"/>
            <w:rPrChange w:id="1855" w:author="Emeson Santos" w:date="2019-08-23T09:00:00Z">
              <w:rPr>
                <w:noProof/>
              </w:rPr>
            </w:rPrChange>
          </w:rPr>
          <w:delText>1</w:delText>
        </w:r>
        <w:r w:rsidR="00ED42D7" w:rsidRPr="00D23C4B" w:rsidDel="00371669">
          <w:rPr>
            <w:b/>
            <w:bCs/>
            <w:i w:val="0"/>
            <w:iCs w:val="0"/>
            <w:noProof/>
            <w:color w:val="auto"/>
            <w:rPrChange w:id="1856" w:author="Emeson Santos" w:date="2019-08-23T09:00:00Z">
              <w:rPr>
                <w:noProof/>
              </w:rPr>
            </w:rPrChange>
          </w:rPr>
          <w:fldChar w:fldCharType="end"/>
        </w:r>
        <w:r w:rsidR="00144914" w:rsidRPr="00D23C4B" w:rsidDel="00371669">
          <w:rPr>
            <w:b/>
            <w:bCs/>
            <w:i w:val="0"/>
            <w:iCs w:val="0"/>
            <w:color w:val="auto"/>
            <w:rPrChange w:id="1857" w:author="Emeson Santos" w:date="2019-08-23T09:00:00Z">
              <w:rPr/>
            </w:rPrChange>
          </w:rPr>
          <w:delText xml:space="preserve"> – Campos p.26</w:delText>
        </w:r>
        <w:r w:rsidR="00B55260" w:rsidRPr="00D23C4B" w:rsidDel="00371669">
          <w:rPr>
            <w:b/>
            <w:bCs/>
            <w:i w:val="0"/>
            <w:iCs w:val="0"/>
            <w:color w:val="auto"/>
            <w:rPrChange w:id="1858" w:author="Emeson Santos" w:date="2019-08-23T09:00:00Z">
              <w:rPr/>
            </w:rPrChange>
          </w:rPr>
          <w:delText xml:space="preserve"> – Ciclo de vida PDCA de modelagem de processos de negócios</w:delText>
        </w:r>
      </w:del>
    </w:p>
    <w:p w14:paraId="480424AE" w14:textId="458F3DAB" w:rsidR="004C776B" w:rsidRPr="00D23C4B" w:rsidDel="00217D10" w:rsidRDefault="004C776B" w:rsidP="005618BD">
      <w:pPr>
        <w:ind w:firstLine="360"/>
        <w:jc w:val="both"/>
        <w:rPr>
          <w:del w:id="1859" w:author="Emeson Santos" w:date="2019-08-15T21:56:00Z"/>
          <w:sz w:val="22"/>
          <w:szCs w:val="22"/>
        </w:rPr>
      </w:pPr>
    </w:p>
    <w:p w14:paraId="34748A0F" w14:textId="4C79BC28" w:rsidR="004C776B" w:rsidRPr="008F45D0" w:rsidDel="00217D10" w:rsidRDefault="00787FA2" w:rsidP="004C776B">
      <w:pPr>
        <w:rPr>
          <w:del w:id="1860" w:author="Emeson Santos" w:date="2019-08-15T21:56:00Z"/>
        </w:rPr>
      </w:pPr>
      <w:ins w:id="1861" w:author="Emeson Santos" w:date="2019-08-15T21:57:00Z">
        <w:r w:rsidRPr="008F45D0">
          <w:tab/>
        </w:r>
      </w:ins>
    </w:p>
    <w:p w14:paraId="20FC7986" w14:textId="7FA7E496" w:rsidR="00824C17" w:rsidRPr="008F45D0" w:rsidDel="00217D10" w:rsidRDefault="00824C17" w:rsidP="00824C17">
      <w:pPr>
        <w:rPr>
          <w:del w:id="1862" w:author="Emeson Santos" w:date="2019-08-15T21:56:00Z"/>
        </w:rPr>
      </w:pPr>
    </w:p>
    <w:p w14:paraId="69223980" w14:textId="77777777" w:rsidR="00D66EE8" w:rsidRPr="008F45D0" w:rsidRDefault="00D66EE8" w:rsidP="00D66EE8">
      <w:pPr>
        <w:spacing w:before="240" w:after="240" w:line="256" w:lineRule="auto"/>
        <w:ind w:firstLine="360"/>
        <w:jc w:val="both"/>
        <w:rPr>
          <w:ins w:id="1863" w:author="Emeson Santos" w:date="2019-08-23T08:55:00Z"/>
          <w:rFonts w:eastAsia="Times New Roman" w:cs="Times New Roman"/>
        </w:rPr>
      </w:pPr>
      <w:ins w:id="1864" w:author="Emeson Santos" w:date="2019-08-23T08:55:00Z">
        <w:r w:rsidRPr="008F45D0">
          <w:rPr>
            <w:rFonts w:eastAsia="Times New Roman" w:cs="Times New Roman"/>
          </w:rPr>
          <w:t xml:space="preserve">O </w:t>
        </w:r>
        <w:r w:rsidRPr="008F45D0">
          <w:rPr>
            <w:rFonts w:eastAsia="Times New Roman" w:cs="Times New Roman"/>
            <w:i/>
          </w:rPr>
          <w:t>plan: R</w:t>
        </w:r>
        <w:r w:rsidRPr="008F45D0">
          <w:rPr>
            <w:rFonts w:eastAsia="Times New Roman" w:cs="Times New Roman"/>
          </w:rPr>
          <w:t xml:space="preserve">ealiza o diagnóstico de como tem que ser feito o ciclo, então um plano de ação é traçado. O </w:t>
        </w:r>
        <w:r w:rsidRPr="008F45D0">
          <w:rPr>
            <w:rFonts w:eastAsia="Times New Roman" w:cs="Times New Roman"/>
            <w:i/>
          </w:rPr>
          <w:t>Do</w:t>
        </w:r>
        <w:r w:rsidRPr="008F45D0">
          <w:rPr>
            <w:rFonts w:eastAsia="Times New Roman" w:cs="Times New Roman"/>
          </w:rPr>
          <w:t xml:space="preserve">: tudo é executado baseado no plano traçado. O </w:t>
        </w:r>
        <w:r w:rsidRPr="008F45D0">
          <w:rPr>
            <w:rFonts w:eastAsia="Times New Roman" w:cs="Times New Roman"/>
            <w:i/>
          </w:rPr>
          <w:t>Check</w:t>
        </w:r>
        <w:r w:rsidRPr="008F45D0">
          <w:rPr>
            <w:rFonts w:eastAsia="Times New Roman" w:cs="Times New Roman"/>
          </w:rPr>
          <w:t>: está para garantir que tudo que está sendo executado está de acordo com o que foi planejado. O Act: está para avaliar se os objetivos foram realmente atingidos.</w:t>
        </w:r>
      </w:ins>
    </w:p>
    <w:p w14:paraId="6104C5E1" w14:textId="77777777" w:rsidR="00D66EE8" w:rsidRPr="008F45D0" w:rsidRDefault="00D66EE8" w:rsidP="00D66EE8">
      <w:pPr>
        <w:spacing w:before="240" w:after="240" w:line="256" w:lineRule="auto"/>
        <w:ind w:firstLine="720"/>
        <w:jc w:val="both"/>
        <w:rPr>
          <w:ins w:id="1865" w:author="Emeson Santos" w:date="2019-08-23T08:55:00Z"/>
          <w:rFonts w:eastAsia="Times New Roman" w:cs="Times New Roman"/>
        </w:rPr>
      </w:pPr>
      <w:ins w:id="1866" w:author="Emeson Santos" w:date="2019-08-23T08:55:00Z">
        <w:r w:rsidRPr="008F45D0">
          <w:rPr>
            <w:rFonts w:eastAsia="Times New Roman" w:cs="Times New Roman"/>
          </w:rPr>
          <w:lastRenderedPageBreak/>
          <w:t>Portanto, estes passos são necessários para uma boa prática na construção do BPM nesta modalidade sendo favorável à redução de erros em suas ações e consequentemente tendo mais produtividade na modelagem escolhida para ser feito o mapeamento, no nosso caso, os processos das chefias departamentais da UFS.</w:t>
        </w:r>
      </w:ins>
    </w:p>
    <w:p w14:paraId="0F28358A" w14:textId="77777777" w:rsidR="00D66EE8" w:rsidRPr="008F45D0" w:rsidRDefault="00D66EE8" w:rsidP="00D66EE8">
      <w:pPr>
        <w:spacing w:before="240" w:after="160" w:line="256" w:lineRule="auto"/>
        <w:ind w:firstLine="360"/>
        <w:jc w:val="both"/>
        <w:rPr>
          <w:ins w:id="1867" w:author="Emeson Santos" w:date="2019-08-23T08:55:00Z"/>
          <w:rFonts w:eastAsia="Times New Roman" w:cs="Times New Roman"/>
        </w:rPr>
      </w:pPr>
      <w:ins w:id="1868" w:author="Emeson Santos" w:date="2019-08-23T08:55:00Z">
        <w:r w:rsidRPr="008F45D0">
          <w:rPr>
            <w:rFonts w:eastAsia="Times New Roman" w:cs="Times New Roman"/>
            <w:rPrChange w:id="1869" w:author="Emeson Santos" w:date="2019-08-23T09:00:00Z">
              <w:rPr>
                <w:rFonts w:eastAsia="Times New Roman" w:cs="Times New Roman"/>
                <w:color w:val="FF0000"/>
              </w:rPr>
            </w:rPrChange>
          </w:rPr>
          <w:t xml:space="preserve">  </w:t>
        </w:r>
        <w:r w:rsidRPr="008F45D0">
          <w:rPr>
            <w:rFonts w:eastAsia="Times New Roman" w:cs="Times New Roman"/>
            <w:rPrChange w:id="1870" w:author="Emeson Santos" w:date="2019-08-23T09:00:00Z">
              <w:rPr>
                <w:rFonts w:eastAsia="Times New Roman" w:cs="Times New Roman"/>
                <w:color w:val="FF0000"/>
              </w:rPr>
            </w:rPrChange>
          </w:rPr>
          <w:tab/>
        </w:r>
        <w:r w:rsidRPr="008F45D0">
          <w:rPr>
            <w:rFonts w:eastAsia="Times New Roman" w:cs="Times New Roman"/>
          </w:rPr>
          <w:t>Neste contexto, podemos, a partir deste ciclo de vida, mapear os processos aplicados neste TCC da forma como estão atualmente (AS-IS), já que de acordo o que já discutimos na seção 1.3. do capítulo 1, não vamos discutir o remodelamento destes processos (TO-BE).</w:t>
        </w:r>
      </w:ins>
    </w:p>
    <w:p w14:paraId="149A98B9" w14:textId="77777777" w:rsidR="00D66EE8" w:rsidRPr="008F45D0" w:rsidRDefault="00D66EE8" w:rsidP="00D66EE8">
      <w:pPr>
        <w:spacing w:before="240" w:after="160" w:line="256" w:lineRule="auto"/>
        <w:ind w:firstLine="700"/>
        <w:jc w:val="both"/>
        <w:rPr>
          <w:ins w:id="1871" w:author="Emeson Santos" w:date="2019-08-23T08:55:00Z"/>
          <w:rFonts w:eastAsia="Times New Roman" w:cs="Times New Roman"/>
        </w:rPr>
      </w:pPr>
      <w:ins w:id="1872" w:author="Emeson Santos" w:date="2019-08-23T08:55:00Z">
        <w:r w:rsidRPr="008F45D0">
          <w:rPr>
            <w:rFonts w:eastAsia="Times New Roman" w:cs="Times New Roman"/>
          </w:rPr>
          <w:t>A Modelagem de processos de negócio é o conjunto de atividades envolvidas na criação de representações de processos de negócio existentes ou propostos. Pode prover uma perspectiva ponta a ponta ou uma porção dos processos primários, de suporte ou de gerenciamento. O propósito da modelagem é criar uma representação do processo de maneira completa e precisa sobre seu funcionamento. Por esse motivo, o nível de detalhamento e o tipo específico de modelo têm como base o que é esperado da iniciativa de modelagem. Um diagrama simples pode ser suficiente em alguns casos, enquanto um modelo completo e detalhado pode ser necessário em outros. (Brasil, 2013)</w:t>
        </w:r>
      </w:ins>
    </w:p>
    <w:p w14:paraId="773E9B21" w14:textId="1D77CD56" w:rsidR="001111B3" w:rsidRPr="008F45D0" w:rsidDel="00D66EE8" w:rsidRDefault="00824C17" w:rsidP="005618BD">
      <w:pPr>
        <w:ind w:firstLine="360"/>
        <w:jc w:val="both"/>
        <w:rPr>
          <w:del w:id="1873" w:author="Emeson Santos" w:date="2019-08-23T08:55:00Z"/>
          <w:rFonts w:cs="Times New Roman"/>
        </w:rPr>
      </w:pPr>
      <w:del w:id="1874" w:author="Emeson Santos" w:date="2019-08-23T08:55:00Z">
        <w:r w:rsidRPr="008F45D0" w:rsidDel="00D66EE8">
          <w:rPr>
            <w:rFonts w:cs="Times New Roman"/>
          </w:rPr>
          <w:delText xml:space="preserve">O </w:delText>
        </w:r>
        <w:r w:rsidR="001111B3" w:rsidRPr="008F45D0" w:rsidDel="00D66EE8">
          <w:rPr>
            <w:rFonts w:cs="Times New Roman"/>
            <w:i/>
            <w:iCs/>
          </w:rPr>
          <w:delText>plan: R</w:delText>
        </w:r>
        <w:r w:rsidR="001111B3" w:rsidRPr="008F45D0" w:rsidDel="00D66EE8">
          <w:rPr>
            <w:rFonts w:cs="Times New Roman"/>
          </w:rPr>
          <w:delText>ealiza o diagnóstico de como tem que ser feito o ciclo, então um plano de ação é traçado.</w:delText>
        </w:r>
        <w:r w:rsidRPr="008F45D0" w:rsidDel="00D66EE8">
          <w:rPr>
            <w:rFonts w:cs="Times New Roman"/>
          </w:rPr>
          <w:delText xml:space="preserve"> </w:delText>
        </w:r>
        <w:r w:rsidR="001111B3" w:rsidRPr="008F45D0" w:rsidDel="00D66EE8">
          <w:rPr>
            <w:rFonts w:cs="Times New Roman"/>
          </w:rPr>
          <w:delText xml:space="preserve">O </w:delText>
        </w:r>
        <w:r w:rsidR="001111B3" w:rsidRPr="008F45D0" w:rsidDel="00D66EE8">
          <w:rPr>
            <w:rFonts w:cs="Times New Roman"/>
            <w:i/>
            <w:iCs/>
          </w:rPr>
          <w:delText>Do</w:delText>
        </w:r>
        <w:r w:rsidR="001111B3" w:rsidRPr="008F45D0" w:rsidDel="00D66EE8">
          <w:rPr>
            <w:rFonts w:cs="Times New Roman"/>
          </w:rPr>
          <w:delText>: tudo é executado baseado no plano traçado.</w:delText>
        </w:r>
        <w:r w:rsidRPr="008F45D0" w:rsidDel="00D66EE8">
          <w:rPr>
            <w:rFonts w:cs="Times New Roman"/>
          </w:rPr>
          <w:delText xml:space="preserve"> </w:delText>
        </w:r>
        <w:r w:rsidR="001111B3" w:rsidRPr="008F45D0" w:rsidDel="00D66EE8">
          <w:rPr>
            <w:rFonts w:cs="Times New Roman"/>
          </w:rPr>
          <w:delText xml:space="preserve">O </w:delText>
        </w:r>
        <w:r w:rsidR="001111B3" w:rsidRPr="008F45D0" w:rsidDel="00D66EE8">
          <w:rPr>
            <w:rFonts w:cs="Times New Roman"/>
            <w:i/>
            <w:iCs/>
          </w:rPr>
          <w:delText>Check</w:delText>
        </w:r>
        <w:r w:rsidR="001111B3" w:rsidRPr="008F45D0" w:rsidDel="00D66EE8">
          <w:rPr>
            <w:rFonts w:cs="Times New Roman"/>
          </w:rPr>
          <w:delText xml:space="preserve">: está para garantir que tudo que está sendo executado </w:delText>
        </w:r>
        <w:r w:rsidR="00DC6728" w:rsidRPr="008F45D0" w:rsidDel="00D66EE8">
          <w:rPr>
            <w:rFonts w:cs="Times New Roman"/>
          </w:rPr>
          <w:delText>está</w:delText>
        </w:r>
        <w:r w:rsidR="001111B3" w:rsidRPr="008F45D0" w:rsidDel="00D66EE8">
          <w:rPr>
            <w:rFonts w:cs="Times New Roman"/>
          </w:rPr>
          <w:delText xml:space="preserve"> de acordo com o que foi planejado.</w:delText>
        </w:r>
        <w:r w:rsidRPr="008F45D0" w:rsidDel="00D66EE8">
          <w:rPr>
            <w:rFonts w:cs="Times New Roman"/>
          </w:rPr>
          <w:delText xml:space="preserve"> O </w:delText>
        </w:r>
        <w:r w:rsidR="001111B3" w:rsidRPr="008F45D0" w:rsidDel="00D66EE8">
          <w:rPr>
            <w:rFonts w:cs="Times New Roman"/>
          </w:rPr>
          <w:delText>Act: está para avaliar se os objetivos foram realmente atingidos.</w:delText>
        </w:r>
      </w:del>
    </w:p>
    <w:p w14:paraId="05E1F900" w14:textId="521BC0E6" w:rsidR="00E55282" w:rsidRPr="008F45D0" w:rsidDel="00D66EE8" w:rsidRDefault="00E55282">
      <w:pPr>
        <w:ind w:firstLine="720"/>
        <w:jc w:val="both"/>
        <w:rPr>
          <w:del w:id="1875" w:author="Emeson Santos" w:date="2019-08-23T08:55:00Z"/>
          <w:rFonts w:cs="Times New Roman"/>
        </w:rPr>
        <w:pPrChange w:id="1876" w:author="Emeson Santos" w:date="2019-08-15T21:57:00Z">
          <w:pPr>
            <w:ind w:firstLine="360"/>
            <w:jc w:val="both"/>
          </w:pPr>
        </w:pPrChange>
      </w:pPr>
      <w:del w:id="1877" w:author="Emeson Santos" w:date="2019-08-23T08:55:00Z">
        <w:r w:rsidRPr="008F45D0" w:rsidDel="00D66EE8">
          <w:rPr>
            <w:rFonts w:cs="Times New Roman"/>
          </w:rPr>
          <w:delText>Portanto, e</w:delText>
        </w:r>
        <w:r w:rsidR="002268E6" w:rsidRPr="008F45D0" w:rsidDel="00D66EE8">
          <w:rPr>
            <w:rFonts w:cs="Times New Roman"/>
          </w:rPr>
          <w:delText xml:space="preserve">stes passos são necessários para uma boa prática na construção do BPM nesta modalidade sendo favorável à redução de erros em suas ações e consequentemente tendo mais produtividade </w:delText>
        </w:r>
      </w:del>
      <w:del w:id="1878" w:author="Emeson Santos" w:date="2019-08-15T22:31:00Z">
        <w:r w:rsidR="002268E6" w:rsidRPr="008F45D0" w:rsidDel="00916296">
          <w:rPr>
            <w:rFonts w:cs="Times New Roman"/>
          </w:rPr>
          <w:delText>d</w:delText>
        </w:r>
      </w:del>
      <w:del w:id="1879" w:author="Emeson Santos" w:date="2019-08-23T08:55:00Z">
        <w:r w:rsidR="002268E6" w:rsidRPr="008F45D0" w:rsidDel="00D66EE8">
          <w:rPr>
            <w:rFonts w:cs="Times New Roman"/>
          </w:rPr>
          <w:delText xml:space="preserve">a modelagem escolhida para ser </w:delText>
        </w:r>
        <w:r w:rsidR="00E6284A" w:rsidRPr="008F45D0" w:rsidDel="00D66EE8">
          <w:rPr>
            <w:rFonts w:cs="Times New Roman"/>
          </w:rPr>
          <w:delText>feito o mapeamento</w:delText>
        </w:r>
        <w:r w:rsidR="002268E6" w:rsidRPr="008F45D0" w:rsidDel="00D66EE8">
          <w:rPr>
            <w:rFonts w:cs="Times New Roman"/>
          </w:rPr>
          <w:delText>, no nosso caso, os processos das chefias departamentais da UFS.</w:delText>
        </w:r>
      </w:del>
    </w:p>
    <w:p w14:paraId="457206BC" w14:textId="0DC40782" w:rsidR="0064206D" w:rsidRPr="008F45D0" w:rsidDel="005B3441" w:rsidRDefault="00D46D5E" w:rsidP="00E55282">
      <w:pPr>
        <w:ind w:firstLine="360"/>
        <w:jc w:val="both"/>
        <w:rPr>
          <w:del w:id="1880" w:author="Emeson Santos" w:date="2019-08-15T21:51:00Z"/>
          <w:rStyle w:val="textline"/>
          <w:rFonts w:cs="Times New Roman"/>
          <w:shd w:val="clear" w:color="auto" w:fill="FFFFFF"/>
          <w:rPrChange w:id="1881" w:author="Emeson Santos" w:date="2019-08-23T09:00:00Z">
            <w:rPr>
              <w:del w:id="1882" w:author="Emeson Santos" w:date="2019-08-15T21:51:00Z"/>
              <w:rStyle w:val="textline"/>
              <w:rFonts w:cs="Times New Roman"/>
              <w:color w:val="FF0000"/>
              <w:shd w:val="clear" w:color="auto" w:fill="FFFFFF"/>
            </w:rPr>
          </w:rPrChange>
        </w:rPr>
      </w:pPr>
      <w:commentRangeStart w:id="1883"/>
      <w:commentRangeStart w:id="1884"/>
      <w:commentRangeStart w:id="1885"/>
      <w:del w:id="1886" w:author="Emeson Santos" w:date="2019-08-15T21:51:00Z">
        <w:r w:rsidRPr="008F45D0" w:rsidDel="005B3441">
          <w:rPr>
            <w:rFonts w:cs="Times New Roman"/>
            <w:rPrChange w:id="1887" w:author="Emeson Santos" w:date="2019-08-23T09:00:00Z">
              <w:rPr>
                <w:rFonts w:cs="Times New Roman"/>
                <w:color w:val="FF0000"/>
              </w:rPr>
            </w:rPrChange>
          </w:rPr>
          <w:delText>Segundo Cavalcanti (2017, p. 141),</w:delText>
        </w:r>
        <w:r w:rsidR="00041A06" w:rsidRPr="008F45D0" w:rsidDel="005B3441">
          <w:rPr>
            <w:rFonts w:cs="Times New Roman"/>
            <w:rPrChange w:id="1888" w:author="Emeson Santos" w:date="2019-08-23T09:00:00Z">
              <w:rPr>
                <w:rFonts w:cs="Times New Roman"/>
                <w:color w:val="FF0000"/>
              </w:rPr>
            </w:rPrChange>
          </w:rPr>
          <w:delText xml:space="preserve"> “</w:delText>
        </w:r>
        <w:r w:rsidRPr="008F45D0" w:rsidDel="005B3441">
          <w:rPr>
            <w:rStyle w:val="textline"/>
            <w:rFonts w:cs="Times New Roman"/>
            <w:shd w:val="clear" w:color="auto" w:fill="FFFFFF"/>
            <w:rPrChange w:id="1889" w:author="Emeson Santos" w:date="2019-08-23T09:00:00Z">
              <w:rPr>
                <w:rStyle w:val="textline"/>
                <w:rFonts w:cs="Times New Roman"/>
                <w:color w:val="FF0000"/>
                <w:shd w:val="clear" w:color="auto" w:fill="FFFFFF"/>
              </w:rPr>
            </w:rPrChange>
          </w:rPr>
          <w:delText>O mapeamento de processos permite compreender, comunicar e gerenciar processos de negócios e seus componentes. É o conjunto de atividades envolvidas na criação de representações de processos existentes. Pode prover uma perspectiva ponta a ponta ou uma porção dos processos primários, de suporte ou de gerenciamento.</w:delText>
        </w:r>
        <w:commentRangeEnd w:id="1883"/>
        <w:r w:rsidR="00041A06" w:rsidRPr="008F45D0" w:rsidDel="005B3441">
          <w:rPr>
            <w:rStyle w:val="Refdecomentrio"/>
            <w:rPrChange w:id="1890" w:author="Emeson Santos" w:date="2019-08-23T09:00:00Z">
              <w:rPr>
                <w:rStyle w:val="Refdecomentrio"/>
                <w:color w:val="FF0000"/>
              </w:rPr>
            </w:rPrChange>
          </w:rPr>
          <w:commentReference w:id="1883"/>
        </w:r>
        <w:commentRangeEnd w:id="1884"/>
        <w:r w:rsidR="000024ED" w:rsidRPr="008F45D0" w:rsidDel="005B3441">
          <w:rPr>
            <w:rStyle w:val="Refdecomentrio"/>
          </w:rPr>
          <w:commentReference w:id="1884"/>
        </w:r>
        <w:r w:rsidR="00041A06" w:rsidRPr="008F45D0" w:rsidDel="005B3441">
          <w:rPr>
            <w:rStyle w:val="textline"/>
            <w:rFonts w:cs="Times New Roman"/>
            <w:shd w:val="clear" w:color="auto" w:fill="FFFFFF"/>
            <w:rPrChange w:id="1891" w:author="Emeson Santos" w:date="2019-08-23T09:00:00Z">
              <w:rPr>
                <w:rStyle w:val="textline"/>
                <w:rFonts w:cs="Times New Roman"/>
                <w:color w:val="FF0000"/>
                <w:shd w:val="clear" w:color="auto" w:fill="FFFFFF"/>
              </w:rPr>
            </w:rPrChange>
          </w:rPr>
          <w:delText>”</w:delText>
        </w:r>
      </w:del>
    </w:p>
    <w:p w14:paraId="60898712" w14:textId="3D009812" w:rsidR="000C1126" w:rsidRPr="008F45D0" w:rsidDel="00D66EE8" w:rsidRDefault="00CA78B4" w:rsidP="000C1126">
      <w:pPr>
        <w:spacing w:after="160" w:line="259" w:lineRule="auto"/>
        <w:ind w:firstLine="360"/>
        <w:jc w:val="both"/>
        <w:rPr>
          <w:del w:id="1892" w:author="Emeson Santos" w:date="2019-08-23T08:55:00Z"/>
          <w:moveFrom w:id="1893" w:author="Emeson Santos" w:date="2019-08-15T21:54:00Z"/>
          <w:rStyle w:val="textline"/>
          <w:rFonts w:cs="Times New Roman"/>
          <w:shd w:val="clear" w:color="auto" w:fill="FFFFFF"/>
          <w:rPrChange w:id="1894" w:author="Emeson Santos" w:date="2019-08-23T09:00:00Z">
            <w:rPr>
              <w:del w:id="1895" w:author="Emeson Santos" w:date="2019-08-23T08:55:00Z"/>
              <w:moveFrom w:id="1896" w:author="Emeson Santos" w:date="2019-08-15T21:54:00Z"/>
              <w:rStyle w:val="textline"/>
              <w:rFonts w:cs="Times New Roman"/>
              <w:color w:val="000000" w:themeColor="text1"/>
              <w:shd w:val="clear" w:color="auto" w:fill="FFFFFF"/>
            </w:rPr>
          </w:rPrChange>
        </w:rPr>
      </w:pPr>
      <w:moveFromRangeStart w:id="1897" w:author="Emeson Santos" w:date="2019-08-15T21:54:00Z" w:name="move16798468"/>
      <w:moveFrom w:id="1898" w:author="Emeson Santos" w:date="2019-08-15T21:54:00Z">
        <w:del w:id="1899" w:author="Emeson Santos" w:date="2019-08-23T08:55:00Z">
          <w:r w:rsidRPr="008F45D0" w:rsidDel="00D66EE8">
            <w:rPr>
              <w:rFonts w:cs="Times New Roman"/>
              <w:rPrChange w:id="1900" w:author="Emeson Santos" w:date="2019-08-23T09:00:00Z">
                <w:rPr>
                  <w:rFonts w:cs="Times New Roman"/>
                  <w:color w:val="000000" w:themeColor="text1"/>
                </w:rPr>
              </w:rPrChange>
            </w:rPr>
            <w:delText xml:space="preserve">Segundo Cavalcanti (2017, p. 141), </w:delText>
          </w:r>
          <w:r w:rsidR="005618BD" w:rsidRPr="008F45D0" w:rsidDel="00D66EE8">
            <w:rPr>
              <w:rStyle w:val="textline"/>
              <w:rFonts w:cs="Times New Roman"/>
              <w:shd w:val="clear" w:color="auto" w:fill="FFFFFF"/>
              <w:rPrChange w:id="1901" w:author="Emeson Santos" w:date="2019-08-23T09:00:00Z">
                <w:rPr>
                  <w:rStyle w:val="textline"/>
                  <w:rFonts w:cs="Times New Roman"/>
                  <w:color w:val="000000" w:themeColor="text1"/>
                  <w:shd w:val="clear" w:color="auto" w:fill="FFFFFF"/>
                </w:rPr>
              </w:rPrChange>
            </w:rPr>
            <w:delText>O mapeamento de processos sã</w:delText>
          </w:r>
          <w:r w:rsidRPr="008F45D0" w:rsidDel="00D66EE8">
            <w:rPr>
              <w:rStyle w:val="textline"/>
              <w:rFonts w:cs="Times New Roman"/>
              <w:shd w:val="clear" w:color="auto" w:fill="FFFFFF"/>
              <w:rPrChange w:id="1902" w:author="Emeson Santos" w:date="2019-08-23T09:00:00Z">
                <w:rPr>
                  <w:rStyle w:val="textline"/>
                  <w:rFonts w:cs="Times New Roman"/>
                  <w:color w:val="000000" w:themeColor="text1"/>
                  <w:shd w:val="clear" w:color="auto" w:fill="FFFFFF"/>
                </w:rPr>
              </w:rPrChange>
            </w:rPr>
            <w:delText>o</w:delText>
          </w:r>
          <w:r w:rsidR="005618BD" w:rsidRPr="008F45D0" w:rsidDel="00D66EE8">
            <w:rPr>
              <w:rStyle w:val="textline"/>
              <w:rFonts w:cs="Times New Roman"/>
              <w:shd w:val="clear" w:color="auto" w:fill="FFFFFF"/>
              <w:rPrChange w:id="1903" w:author="Emeson Santos" w:date="2019-08-23T09:00:00Z">
                <w:rPr>
                  <w:rStyle w:val="textline"/>
                  <w:rFonts w:cs="Times New Roman"/>
                  <w:color w:val="000000" w:themeColor="text1"/>
                  <w:shd w:val="clear" w:color="auto" w:fill="FFFFFF"/>
                </w:rPr>
              </w:rPrChange>
            </w:rPr>
            <w:delText xml:space="preserve"> </w:delText>
          </w:r>
          <w:r w:rsidRPr="008F45D0" w:rsidDel="00D66EE8">
            <w:rPr>
              <w:rStyle w:val="textline"/>
              <w:rFonts w:cs="Times New Roman"/>
              <w:shd w:val="clear" w:color="auto" w:fill="FFFFFF"/>
              <w:rPrChange w:id="1904" w:author="Emeson Santos" w:date="2019-08-23T09:00:00Z">
                <w:rPr>
                  <w:rStyle w:val="textline"/>
                  <w:rFonts w:cs="Times New Roman"/>
                  <w:color w:val="000000" w:themeColor="text1"/>
                  <w:shd w:val="clear" w:color="auto" w:fill="FFFFFF"/>
                </w:rPr>
              </w:rPrChange>
            </w:rPr>
            <w:delText>várias</w:delText>
          </w:r>
          <w:r w:rsidR="005618BD" w:rsidRPr="008F45D0" w:rsidDel="00D66EE8">
            <w:rPr>
              <w:rStyle w:val="textline"/>
              <w:rFonts w:cs="Times New Roman"/>
              <w:shd w:val="clear" w:color="auto" w:fill="FFFFFF"/>
              <w:rPrChange w:id="1905" w:author="Emeson Santos" w:date="2019-08-23T09:00:00Z">
                <w:rPr>
                  <w:rStyle w:val="textline"/>
                  <w:rFonts w:cs="Times New Roman"/>
                  <w:color w:val="000000" w:themeColor="text1"/>
                  <w:shd w:val="clear" w:color="auto" w:fill="FFFFFF"/>
                </w:rPr>
              </w:rPrChange>
            </w:rPr>
            <w:delText xml:space="preserve"> tarefas, ou atividades, dos processos existentes que são representadas seguindo uma notação</w:delText>
          </w:r>
          <w:r w:rsidRPr="008F45D0" w:rsidDel="00D66EE8">
            <w:rPr>
              <w:rStyle w:val="textline"/>
              <w:rFonts w:cs="Times New Roman"/>
              <w:shd w:val="clear" w:color="auto" w:fill="FFFFFF"/>
              <w:rPrChange w:id="1906" w:author="Emeson Santos" w:date="2019-08-23T09:00:00Z">
                <w:rPr>
                  <w:rStyle w:val="textline"/>
                  <w:rFonts w:cs="Times New Roman"/>
                  <w:color w:val="000000" w:themeColor="text1"/>
                  <w:shd w:val="clear" w:color="auto" w:fill="FFFFFF"/>
                </w:rPr>
              </w:rPrChange>
            </w:rPr>
            <w:delText xml:space="preserve"> e permitindo uma boa compreensão, e um melhor gerenciamento de seus processos e de seus componentes.</w:delText>
          </w:r>
          <w:commentRangeEnd w:id="1885"/>
          <w:r w:rsidR="005B3441" w:rsidRPr="008F45D0" w:rsidDel="00D66EE8">
            <w:rPr>
              <w:rStyle w:val="Refdecomentrio"/>
            </w:rPr>
            <w:commentReference w:id="1885"/>
          </w:r>
        </w:del>
      </w:moveFrom>
    </w:p>
    <w:moveFromRangeEnd w:id="1897"/>
    <w:p w14:paraId="580ADD66" w14:textId="2E1B51EA" w:rsidR="00D72F44" w:rsidRPr="008F45D0" w:rsidDel="00D66EE8" w:rsidRDefault="00D72F44" w:rsidP="00D72F44">
      <w:pPr>
        <w:spacing w:after="160" w:line="259" w:lineRule="auto"/>
        <w:ind w:firstLine="360"/>
        <w:jc w:val="both"/>
        <w:rPr>
          <w:del w:id="1907" w:author="Emeson Santos" w:date="2019-08-23T08:55:00Z"/>
          <w:rFonts w:cs="Times New Roman"/>
        </w:rPr>
      </w:pPr>
      <w:del w:id="1908" w:author="Emeson Santos" w:date="2019-08-23T08:55:00Z">
        <w:r w:rsidRPr="008F45D0" w:rsidDel="00D66EE8">
          <w:rPr>
            <w:rFonts w:cs="Times New Roman"/>
          </w:rPr>
          <w:delText xml:space="preserve">Neste contexto, podemos, a partir deste ciclo de vida, mapear os processos </w:delText>
        </w:r>
        <w:r w:rsidR="00FB505B" w:rsidRPr="008F45D0" w:rsidDel="00D66EE8">
          <w:rPr>
            <w:rFonts w:cs="Times New Roman"/>
          </w:rPr>
          <w:delText>aplicados n</w:delText>
        </w:r>
        <w:r w:rsidRPr="008F45D0" w:rsidDel="00D66EE8">
          <w:rPr>
            <w:rFonts w:cs="Times New Roman"/>
          </w:rPr>
          <w:delText>este TCC da forma como estão atualmente (AS-IS), já que de acordo o que já discutimos na seção 1.3. do capitulo 1, não vamos discutir o remodelamento destes processos (TO-BE).</w:delText>
        </w:r>
      </w:del>
    </w:p>
    <w:p w14:paraId="0FA8D427" w14:textId="77777777" w:rsidR="008F45D0" w:rsidRPr="008F45D0" w:rsidRDefault="008F45D0" w:rsidP="008F45D0">
      <w:pPr>
        <w:spacing w:before="240" w:after="160" w:line="256" w:lineRule="auto"/>
        <w:ind w:firstLine="700"/>
        <w:jc w:val="both"/>
        <w:rPr>
          <w:ins w:id="1909" w:author="Emeson Santos" w:date="2019-08-23T08:59:00Z"/>
          <w:rFonts w:eastAsia="Times New Roman" w:cs="Times New Roman"/>
        </w:rPr>
      </w:pPr>
      <w:ins w:id="1910" w:author="Emeson Santos" w:date="2019-08-23T08:59:00Z">
        <w:r w:rsidRPr="008F45D0">
          <w:rPr>
            <w:rFonts w:eastAsia="Times New Roman" w:cs="Times New Roman"/>
          </w:rPr>
          <w:t>A modelagem de processos de negócio permite um entendimento comum entre analistas de negócio, analistas de sistemas e pessoas de negócios que irão gerenciar e monitorar estes processos. Um modelo de processo pode fornecer uma compreensão abrangente de um processo e uma empresa pode ser analisada e integrada através de seus processos de negócio. Para este, o termo modelagem de processos de negócio é usado para caracterizar a identificação e especificação dos processos de negócio. Esta fase inclui a modelagem das atividades e suas relações causais e temporais, bem como regras de negócio específicas que as execuções de processos têm de cumprir. A modelagem de processos tem uma variedade de produtos que estão comercialmente</w:t>
        </w:r>
      </w:ins>
    </w:p>
    <w:p w14:paraId="5ADF90B1" w14:textId="236FE15B" w:rsidR="008F45D0" w:rsidRPr="008F45D0" w:rsidRDefault="008F45D0" w:rsidP="008F45D0">
      <w:pPr>
        <w:spacing w:before="240" w:after="160" w:line="256" w:lineRule="auto"/>
        <w:ind w:firstLine="700"/>
        <w:jc w:val="both"/>
        <w:rPr>
          <w:ins w:id="1911" w:author="Emeson Santos" w:date="2019-08-23T08:59:00Z"/>
          <w:rFonts w:eastAsia="Times New Roman" w:cs="Times New Roman"/>
        </w:rPr>
      </w:pPr>
      <w:ins w:id="1912" w:author="Emeson Santos" w:date="2019-08-23T08:59:00Z">
        <w:r w:rsidRPr="008F45D0">
          <w:rPr>
            <w:rFonts w:eastAsia="Times New Roman" w:cs="Times New Roman"/>
          </w:rPr>
          <w:t xml:space="preserve">Disponíveis para apoiar esta fase, baseado em diferentes linguagens de processos. Dada esta situação, não é de se estranhar que a seleção de um determinado produto é um passo importante em muitos projetos de BPM, e consequentemente, os critérios adequados de seleção têm sido estudados extensivamente. Além de aspectos organizacionais, econômicos e aspectos relacionados com a infraestrutura geral de TI da empresa, o poder expressivo da linguagem de processo, bem como as interfaces para sistemas software relacionados são critérios importantes, </w:t>
        </w:r>
      </w:ins>
      <w:r w:rsidR="003E5B13" w:rsidRPr="008F45D0">
        <w:rPr>
          <w:rFonts w:eastAsia="Times New Roman" w:cs="Times New Roman"/>
        </w:rPr>
        <w:t>i</w:t>
      </w:r>
      <w:r w:rsidR="003E5B13">
        <w:rPr>
          <w:rFonts w:eastAsia="Times New Roman" w:cs="Times New Roman"/>
        </w:rPr>
        <w:t>.</w:t>
      </w:r>
      <w:r w:rsidR="003E5B13" w:rsidRPr="008F45D0">
        <w:rPr>
          <w:rFonts w:eastAsia="Times New Roman" w:cs="Times New Roman"/>
        </w:rPr>
        <w:t>e.,</w:t>
      </w:r>
      <w:ins w:id="1913" w:author="Emeson Santos" w:date="2019-08-23T08:59:00Z">
        <w:r w:rsidRPr="008F45D0">
          <w:rPr>
            <w:rFonts w:eastAsia="Times New Roman" w:cs="Times New Roman"/>
          </w:rPr>
          <w:t xml:space="preserve"> a mais proeminente interface para sistemas de melhoria de processos e o software responsável pela modelagem e estruturas organizacionais da empresa. (Exatas &amp; Szymanski, 2013).</w:t>
        </w:r>
      </w:ins>
    </w:p>
    <w:p w14:paraId="4DBEBCCD" w14:textId="77777777" w:rsidR="008F45D0" w:rsidRPr="008F45D0" w:rsidRDefault="008F45D0" w:rsidP="008F45D0">
      <w:pPr>
        <w:spacing w:before="240" w:after="160" w:line="256" w:lineRule="auto"/>
        <w:ind w:firstLine="700"/>
        <w:jc w:val="both"/>
        <w:rPr>
          <w:ins w:id="1914" w:author="Emeson Santos" w:date="2019-08-23T08:59:00Z"/>
          <w:rFonts w:eastAsia="Times New Roman" w:cs="Times New Roman"/>
        </w:rPr>
      </w:pPr>
      <w:ins w:id="1915" w:author="Emeson Santos" w:date="2019-08-23T08:59:00Z">
        <w:r w:rsidRPr="008F45D0">
          <w:rPr>
            <w:rFonts w:eastAsia="Times New Roman" w:cs="Times New Roman"/>
          </w:rPr>
          <w:t>Um modelo é uma representação simplificada de uma coisa, um conceito ou uma atividade. Modelos podem ser matemáticos, gráficos, físicos, narrativos ou alguma combinação desses tipos. Processos de negócio podem ser expressos por meio de uma modelagem em vários níveis de detalhe, desde uma visão contextual abstrata até uma visão detalhada. Um modelo de processos de negócio completo normalmente representará diversas perspectivas, servindo a diferentes propósitos. (Brasil, 2013).</w:t>
        </w:r>
      </w:ins>
    </w:p>
    <w:p w14:paraId="295DF0E5" w14:textId="16252692" w:rsidR="008F45D0" w:rsidRPr="008F45D0" w:rsidRDefault="008F45D0" w:rsidP="008F45D0">
      <w:pPr>
        <w:spacing w:before="240" w:after="160" w:line="256" w:lineRule="auto"/>
        <w:ind w:firstLine="700"/>
        <w:jc w:val="both"/>
        <w:rPr>
          <w:ins w:id="1916" w:author="Emeson Santos" w:date="2019-08-23T08:59:00Z"/>
          <w:rFonts w:eastAsia="Times New Roman" w:cs="Times New Roman"/>
        </w:rPr>
      </w:pPr>
      <w:ins w:id="1917" w:author="Emeson Santos" w:date="2019-08-23T08:59:00Z">
        <w:r w:rsidRPr="008F45D0">
          <w:rPr>
            <w:rFonts w:eastAsia="Times New Roman" w:cs="Times New Roman"/>
          </w:rPr>
          <w:t>Os termos</w:t>
        </w:r>
      </w:ins>
      <w:r w:rsidR="003E5B13">
        <w:rPr>
          <w:rFonts w:eastAsia="Times New Roman" w:cs="Times New Roman"/>
        </w:rPr>
        <w:t>,</w:t>
      </w:r>
      <w:ins w:id="1918" w:author="Emeson Santos" w:date="2019-08-23T08:59:00Z">
        <w:r w:rsidRPr="008F45D0">
          <w:rPr>
            <w:rFonts w:eastAsia="Times New Roman" w:cs="Times New Roman"/>
          </w:rPr>
          <w:t xml:space="preserve"> diagrama de processo, mapa de processo e modelo de processos são muitas vezes utilizados de forma intercambiável ou como sinônimos. Contudo, diagramas, mapas e modelos têm diferentes propósitos e aplicações. Na prática, diagrama, mapa e modelo são </w:t>
        </w:r>
        <w:r w:rsidRPr="008F45D0">
          <w:rPr>
            <w:rFonts w:eastAsia="Times New Roman" w:cs="Times New Roman"/>
          </w:rPr>
          <w:lastRenderedPageBreak/>
          <w:t>diferentes estágios do desenvolvimento, cada qual agregando mais informação e utilidade para entendimento, análise e desenho de processos.</w:t>
        </w:r>
      </w:ins>
    </w:p>
    <w:p w14:paraId="13EF54AA" w14:textId="77777777" w:rsidR="008F45D0" w:rsidRPr="008F45D0" w:rsidRDefault="008F45D0" w:rsidP="008F45D0">
      <w:pPr>
        <w:spacing w:before="240" w:after="160" w:line="256" w:lineRule="auto"/>
        <w:ind w:firstLine="340"/>
        <w:jc w:val="both"/>
        <w:rPr>
          <w:ins w:id="1919" w:author="Emeson Santos" w:date="2019-08-23T08:59:00Z"/>
          <w:rFonts w:eastAsia="Times New Roman" w:cs="Times New Roman"/>
        </w:rPr>
      </w:pPr>
      <w:ins w:id="1920" w:author="Emeson Santos" w:date="2019-08-23T08:59:00Z">
        <w:r w:rsidRPr="008F45D0">
          <w:rPr>
            <w:rFonts w:eastAsia="Times New Roman" w:cs="Times New Roman"/>
          </w:rPr>
          <w:t>Notação é um conjunto padronizado de símbolos e regras que determinam o significado desses símbolos. Por exemplo, a notação musical inclui símbolos universalmente reconhecidos por notas e claves. Analogamente, uma notação de modelagem de processos de negócio inclui ícones (figuras) e conectores que ajudam a mostrar o relacionamento entre diversos componentes de processos de negócio. A tabela 1 mostra os tipos de notações que poder ser utilizada para a modelagem de processos.</w:t>
        </w:r>
      </w:ins>
    </w:p>
    <w:p w14:paraId="5F8FBE92" w14:textId="77777777" w:rsidR="008F45D0" w:rsidRPr="008F45D0" w:rsidRDefault="008F45D0" w:rsidP="008F45D0">
      <w:pPr>
        <w:spacing w:before="240" w:after="160" w:line="256" w:lineRule="auto"/>
        <w:ind w:firstLine="340"/>
        <w:jc w:val="center"/>
        <w:rPr>
          <w:ins w:id="1921" w:author="Emeson Santos" w:date="2019-08-23T08:59:00Z"/>
          <w:rFonts w:eastAsia="Times New Roman" w:cs="Times New Roman"/>
        </w:rPr>
      </w:pPr>
    </w:p>
    <w:tbl>
      <w:tblPr>
        <w:tblW w:w="8865" w:type="dxa"/>
        <w:tblBorders>
          <w:top w:val="nil"/>
          <w:left w:val="nil"/>
          <w:bottom w:val="nil"/>
          <w:right w:val="nil"/>
          <w:insideH w:val="nil"/>
          <w:insideV w:val="nil"/>
        </w:tblBorders>
        <w:tblLayout w:type="fixed"/>
        <w:tblLook w:val="0600" w:firstRow="0" w:lastRow="0" w:firstColumn="0" w:lastColumn="0" w:noHBand="1" w:noVBand="1"/>
      </w:tblPr>
      <w:tblGrid>
        <w:gridCol w:w="4425"/>
        <w:gridCol w:w="4440"/>
      </w:tblGrid>
      <w:tr w:rsidR="008F45D0" w:rsidRPr="008F45D0" w14:paraId="25F655DE" w14:textId="77777777" w:rsidTr="0068050B">
        <w:trPr>
          <w:trHeight w:val="900"/>
          <w:ins w:id="1922" w:author="Emeson Santos" w:date="2019-08-23T08:59:00Z"/>
        </w:trPr>
        <w:tc>
          <w:tcPr>
            <w:tcW w:w="4425" w:type="dxa"/>
            <w:tcBorders>
              <w:top w:val="single" w:sz="8" w:space="0" w:color="000000"/>
              <w:left w:val="single" w:sz="8" w:space="0" w:color="000000"/>
              <w:bottom w:val="single" w:sz="8" w:space="0" w:color="000000"/>
              <w:right w:val="single" w:sz="8" w:space="0" w:color="000000"/>
            </w:tcBorders>
            <w:shd w:val="clear" w:color="auto" w:fill="A6A6A6"/>
            <w:tcMar>
              <w:top w:w="100" w:type="dxa"/>
              <w:left w:w="100" w:type="dxa"/>
              <w:bottom w:w="100" w:type="dxa"/>
              <w:right w:w="100" w:type="dxa"/>
            </w:tcMar>
          </w:tcPr>
          <w:p w14:paraId="288EC573" w14:textId="77777777" w:rsidR="008F45D0" w:rsidRPr="008F45D0" w:rsidRDefault="008F45D0" w:rsidP="0068050B">
            <w:pPr>
              <w:spacing w:before="240" w:after="240"/>
              <w:jc w:val="center"/>
              <w:rPr>
                <w:ins w:id="1923" w:author="Emeson Santos" w:date="2019-08-23T08:59:00Z"/>
                <w:rFonts w:eastAsia="Times New Roman" w:cs="Times New Roman"/>
              </w:rPr>
            </w:pPr>
            <w:ins w:id="1924" w:author="Emeson Santos" w:date="2019-08-23T08:59:00Z">
              <w:r w:rsidRPr="008F45D0">
                <w:rPr>
                  <w:rFonts w:eastAsia="Times New Roman" w:cs="Times New Roman"/>
                </w:rPr>
                <w:t>Notação</w:t>
              </w:r>
            </w:ins>
          </w:p>
        </w:tc>
        <w:tc>
          <w:tcPr>
            <w:tcW w:w="4440" w:type="dxa"/>
            <w:tcBorders>
              <w:top w:val="single" w:sz="8" w:space="0" w:color="000000"/>
              <w:left w:val="nil"/>
              <w:bottom w:val="single" w:sz="8" w:space="0" w:color="000000"/>
              <w:right w:val="single" w:sz="8" w:space="0" w:color="000000"/>
            </w:tcBorders>
            <w:shd w:val="clear" w:color="auto" w:fill="A6A6A6"/>
            <w:tcMar>
              <w:top w:w="100" w:type="dxa"/>
              <w:left w:w="100" w:type="dxa"/>
              <w:bottom w:w="100" w:type="dxa"/>
              <w:right w:w="100" w:type="dxa"/>
            </w:tcMar>
          </w:tcPr>
          <w:p w14:paraId="0839A186" w14:textId="77777777" w:rsidR="008F45D0" w:rsidRPr="008F45D0" w:rsidRDefault="008F45D0" w:rsidP="0068050B">
            <w:pPr>
              <w:spacing w:before="240" w:after="240"/>
              <w:jc w:val="center"/>
              <w:rPr>
                <w:ins w:id="1925" w:author="Emeson Santos" w:date="2019-08-23T08:59:00Z"/>
                <w:rFonts w:eastAsia="Times New Roman" w:cs="Times New Roman"/>
              </w:rPr>
            </w:pPr>
            <w:ins w:id="1926" w:author="Emeson Santos" w:date="2019-08-23T08:59:00Z">
              <w:r w:rsidRPr="008F45D0">
                <w:rPr>
                  <w:rFonts w:eastAsia="Times New Roman" w:cs="Times New Roman"/>
                </w:rPr>
                <w:t>Descrição</w:t>
              </w:r>
            </w:ins>
          </w:p>
        </w:tc>
      </w:tr>
      <w:tr w:rsidR="008F45D0" w:rsidRPr="008F45D0" w14:paraId="3975B299" w14:textId="77777777" w:rsidTr="0068050B">
        <w:trPr>
          <w:trHeight w:val="1020"/>
          <w:ins w:id="1927" w:author="Emeson Santos" w:date="2019-08-23T08:59:00Z"/>
        </w:trPr>
        <w:tc>
          <w:tcPr>
            <w:tcW w:w="44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648E45C" w14:textId="77777777" w:rsidR="008F45D0" w:rsidRPr="008F45D0" w:rsidRDefault="008F45D0" w:rsidP="0068050B">
            <w:pPr>
              <w:spacing w:before="240" w:after="240"/>
              <w:jc w:val="center"/>
              <w:rPr>
                <w:ins w:id="1928" w:author="Emeson Santos" w:date="2019-08-23T08:59:00Z"/>
                <w:rFonts w:eastAsia="Times New Roman" w:cs="Times New Roman"/>
              </w:rPr>
            </w:pPr>
            <w:ins w:id="1929" w:author="Emeson Santos" w:date="2019-08-23T08:59:00Z">
              <w:r w:rsidRPr="008F45D0">
                <w:rPr>
                  <w:rFonts w:eastAsia="Times New Roman" w:cs="Times New Roman"/>
                </w:rPr>
                <w:t>BPMN</w:t>
              </w:r>
            </w:ins>
          </w:p>
        </w:tc>
        <w:tc>
          <w:tcPr>
            <w:tcW w:w="4440" w:type="dxa"/>
            <w:tcBorders>
              <w:top w:val="nil"/>
              <w:left w:val="nil"/>
              <w:bottom w:val="single" w:sz="8" w:space="0" w:color="000000"/>
              <w:right w:val="single" w:sz="8" w:space="0" w:color="000000"/>
            </w:tcBorders>
            <w:tcMar>
              <w:top w:w="100" w:type="dxa"/>
              <w:left w:w="100" w:type="dxa"/>
              <w:bottom w:w="100" w:type="dxa"/>
              <w:right w:w="100" w:type="dxa"/>
            </w:tcMar>
          </w:tcPr>
          <w:p w14:paraId="656D9EE5" w14:textId="427118AB" w:rsidR="008F45D0" w:rsidRPr="008F45D0" w:rsidRDefault="008F45D0" w:rsidP="0068050B">
            <w:pPr>
              <w:spacing w:before="240" w:after="240"/>
              <w:jc w:val="center"/>
              <w:rPr>
                <w:ins w:id="1930" w:author="Emeson Santos" w:date="2019-08-23T08:59:00Z"/>
                <w:rFonts w:eastAsia="Times New Roman" w:cs="Times New Roman"/>
              </w:rPr>
            </w:pPr>
            <w:ins w:id="1931" w:author="Emeson Santos" w:date="2019-08-23T08:59:00Z">
              <w:r w:rsidRPr="008F45D0">
                <w:rPr>
                  <w:rFonts w:eastAsia="Times New Roman" w:cs="Times New Roman"/>
                </w:rPr>
                <w:t xml:space="preserve">Padrão criado </w:t>
              </w:r>
            </w:ins>
            <w:r w:rsidR="003E5B13" w:rsidRPr="008F45D0">
              <w:rPr>
                <w:rFonts w:eastAsia="Times New Roman" w:cs="Times New Roman"/>
              </w:rPr>
              <w:t>pelo Object</w:t>
            </w:r>
            <w:ins w:id="1932" w:author="Emeson Santos" w:date="2019-08-23T08:59:00Z">
              <w:r w:rsidRPr="008F45D0">
                <w:rPr>
                  <w:rFonts w:eastAsia="Times New Roman" w:cs="Times New Roman"/>
                </w:rPr>
                <w:t xml:space="preserve"> Management Group, útil para apresentar um modelo para públicos-alvo diferentes.</w:t>
              </w:r>
            </w:ins>
          </w:p>
        </w:tc>
      </w:tr>
      <w:tr w:rsidR="008F45D0" w:rsidRPr="008F45D0" w14:paraId="7DEBABAB" w14:textId="77777777" w:rsidTr="0068050B">
        <w:trPr>
          <w:trHeight w:val="1820"/>
          <w:ins w:id="1933" w:author="Emeson Santos" w:date="2019-08-23T08:59:00Z"/>
        </w:trPr>
        <w:tc>
          <w:tcPr>
            <w:tcW w:w="44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35177A3" w14:textId="77777777" w:rsidR="008F45D0" w:rsidRPr="008F45D0" w:rsidRDefault="008F45D0" w:rsidP="0068050B">
            <w:pPr>
              <w:spacing w:before="240" w:after="240"/>
              <w:jc w:val="center"/>
              <w:rPr>
                <w:ins w:id="1934" w:author="Emeson Santos" w:date="2019-08-23T08:59:00Z"/>
                <w:rFonts w:eastAsia="Times New Roman" w:cs="Times New Roman"/>
              </w:rPr>
            </w:pPr>
            <w:ins w:id="1935" w:author="Emeson Santos" w:date="2019-08-23T08:59:00Z">
              <w:r w:rsidRPr="008F45D0">
                <w:rPr>
                  <w:rFonts w:eastAsia="Times New Roman" w:cs="Times New Roman"/>
                </w:rPr>
                <w:t>Fluxograma</w:t>
              </w:r>
            </w:ins>
          </w:p>
        </w:tc>
        <w:tc>
          <w:tcPr>
            <w:tcW w:w="4440" w:type="dxa"/>
            <w:tcBorders>
              <w:top w:val="nil"/>
              <w:left w:val="nil"/>
              <w:bottom w:val="single" w:sz="8" w:space="0" w:color="000000"/>
              <w:right w:val="single" w:sz="8" w:space="0" w:color="000000"/>
            </w:tcBorders>
            <w:tcMar>
              <w:top w:w="100" w:type="dxa"/>
              <w:left w:w="100" w:type="dxa"/>
              <w:bottom w:w="100" w:type="dxa"/>
              <w:right w:w="100" w:type="dxa"/>
            </w:tcMar>
          </w:tcPr>
          <w:p w14:paraId="1767A32D" w14:textId="02D08138" w:rsidR="008F45D0" w:rsidRPr="008F45D0" w:rsidRDefault="008F45D0" w:rsidP="0068050B">
            <w:pPr>
              <w:spacing w:before="240" w:after="240"/>
              <w:jc w:val="center"/>
              <w:rPr>
                <w:ins w:id="1936" w:author="Emeson Santos" w:date="2019-08-23T08:59:00Z"/>
                <w:rFonts w:eastAsia="Times New Roman" w:cs="Times New Roman"/>
              </w:rPr>
            </w:pPr>
            <w:ins w:id="1937" w:author="Emeson Santos" w:date="2019-08-23T08:59:00Z">
              <w:r w:rsidRPr="008F45D0">
                <w:rPr>
                  <w:rFonts w:eastAsia="Times New Roman" w:cs="Times New Roman"/>
                </w:rPr>
                <w:t xml:space="preserve">Originalmente aprovado como um padrão </w:t>
              </w:r>
            </w:ins>
            <w:r w:rsidR="003E5B13" w:rsidRPr="008F45D0">
              <w:rPr>
                <w:rFonts w:eastAsia="Times New Roman" w:cs="Times New Roman"/>
              </w:rPr>
              <w:t>ANSI (American</w:t>
            </w:r>
            <w:ins w:id="1938" w:author="Emeson Santos" w:date="2019-08-23T08:59:00Z">
              <w:r w:rsidRPr="008F45D0">
                <w:rPr>
                  <w:rFonts w:eastAsia="Times New Roman" w:cs="Times New Roman"/>
                </w:rPr>
                <w:t xml:space="preserve"> National Standards Institute), inclui um conjunto </w:t>
              </w:r>
            </w:ins>
            <w:r w:rsidR="003E5B13" w:rsidRPr="008F45D0">
              <w:rPr>
                <w:rFonts w:eastAsia="Times New Roman" w:cs="Times New Roman"/>
              </w:rPr>
              <w:t>simples e</w:t>
            </w:r>
            <w:ins w:id="1939" w:author="Emeson Santos" w:date="2019-08-23T08:59:00Z">
              <w:r w:rsidRPr="008F45D0">
                <w:rPr>
                  <w:rFonts w:eastAsia="Times New Roman" w:cs="Times New Roman"/>
                </w:rPr>
                <w:t xml:space="preserve"> limitado de símbolos não padronizados; facilita entendimento rápido do fluxo de um processo</w:t>
              </w:r>
            </w:ins>
          </w:p>
        </w:tc>
      </w:tr>
      <w:tr w:rsidR="008F45D0" w:rsidRPr="008F45D0" w14:paraId="6EE9476C" w14:textId="77777777" w:rsidTr="0068050B">
        <w:trPr>
          <w:trHeight w:val="1560"/>
          <w:ins w:id="1940" w:author="Emeson Santos" w:date="2019-08-23T08:59:00Z"/>
        </w:trPr>
        <w:tc>
          <w:tcPr>
            <w:tcW w:w="44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525B369" w14:textId="2616D2F7" w:rsidR="008F45D0" w:rsidRPr="008F45D0" w:rsidRDefault="003E5B13" w:rsidP="0068050B">
            <w:pPr>
              <w:spacing w:before="240" w:after="240"/>
              <w:jc w:val="center"/>
              <w:rPr>
                <w:ins w:id="1941" w:author="Emeson Santos" w:date="2019-08-23T08:59:00Z"/>
                <w:rFonts w:eastAsia="Times New Roman" w:cs="Times New Roman"/>
              </w:rPr>
            </w:pPr>
            <w:r w:rsidRPr="008F45D0">
              <w:rPr>
                <w:rFonts w:eastAsia="Times New Roman" w:cs="Times New Roman"/>
              </w:rPr>
              <w:t>EPC (</w:t>
            </w:r>
            <w:ins w:id="1942" w:author="Emeson Santos" w:date="2019-08-23T08:59:00Z">
              <w:r w:rsidR="008F45D0" w:rsidRPr="008F45D0">
                <w:rPr>
                  <w:rFonts w:eastAsia="Times New Roman" w:cs="Times New Roman"/>
                </w:rPr>
                <w:t>Event-driven Process Chain)</w:t>
              </w:r>
            </w:ins>
          </w:p>
        </w:tc>
        <w:tc>
          <w:tcPr>
            <w:tcW w:w="4440" w:type="dxa"/>
            <w:tcBorders>
              <w:top w:val="nil"/>
              <w:left w:val="nil"/>
              <w:bottom w:val="single" w:sz="8" w:space="0" w:color="000000"/>
              <w:right w:val="single" w:sz="8" w:space="0" w:color="000000"/>
            </w:tcBorders>
            <w:tcMar>
              <w:top w:w="100" w:type="dxa"/>
              <w:left w:w="100" w:type="dxa"/>
              <w:bottom w:w="100" w:type="dxa"/>
              <w:right w:w="100" w:type="dxa"/>
            </w:tcMar>
          </w:tcPr>
          <w:p w14:paraId="22609964" w14:textId="77777777" w:rsidR="008F45D0" w:rsidRPr="008F45D0" w:rsidRDefault="008F45D0" w:rsidP="0068050B">
            <w:pPr>
              <w:spacing w:before="240" w:after="240"/>
              <w:jc w:val="center"/>
              <w:rPr>
                <w:ins w:id="1943" w:author="Emeson Santos" w:date="2019-08-23T08:59:00Z"/>
                <w:rFonts w:eastAsia="Times New Roman" w:cs="Times New Roman"/>
              </w:rPr>
            </w:pPr>
            <w:ins w:id="1944" w:author="Emeson Santos" w:date="2019-08-23T08:59:00Z">
              <w:r w:rsidRPr="008F45D0">
                <w:rPr>
                  <w:rFonts w:eastAsia="Times New Roman" w:cs="Times New Roman"/>
                </w:rPr>
                <w:t>Desenvolvido como parte de estrutura de trabalho ARIS, considera eventos como “gatilhos para” ou “resultados de” uma etapa do processo; útil para modelar conjuntos complexos de processos</w:t>
              </w:r>
            </w:ins>
          </w:p>
        </w:tc>
      </w:tr>
      <w:tr w:rsidR="008F45D0" w:rsidRPr="008F45D0" w14:paraId="0FB85A98" w14:textId="77777777" w:rsidTr="0068050B">
        <w:trPr>
          <w:trHeight w:val="1560"/>
          <w:ins w:id="1945" w:author="Emeson Santos" w:date="2019-08-23T08:59:00Z"/>
        </w:trPr>
        <w:tc>
          <w:tcPr>
            <w:tcW w:w="44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665FFFC" w14:textId="77777777" w:rsidR="008F45D0" w:rsidRPr="008F45D0" w:rsidRDefault="008F45D0" w:rsidP="0068050B">
            <w:pPr>
              <w:spacing w:before="240" w:after="240"/>
              <w:jc w:val="center"/>
              <w:rPr>
                <w:ins w:id="1946" w:author="Emeson Santos" w:date="2019-08-23T08:59:00Z"/>
                <w:rFonts w:eastAsia="Times New Roman" w:cs="Times New Roman"/>
              </w:rPr>
            </w:pPr>
            <w:ins w:id="1947" w:author="Emeson Santos" w:date="2019-08-23T08:59:00Z">
              <w:r w:rsidRPr="008F45D0">
                <w:rPr>
                  <w:rFonts w:eastAsia="Times New Roman" w:cs="Times New Roman"/>
                </w:rPr>
                <w:lastRenderedPageBreak/>
                <w:t>UML (Unified Modeling Language)</w:t>
              </w:r>
            </w:ins>
          </w:p>
        </w:tc>
        <w:tc>
          <w:tcPr>
            <w:tcW w:w="4440" w:type="dxa"/>
            <w:tcBorders>
              <w:top w:val="nil"/>
              <w:left w:val="nil"/>
              <w:bottom w:val="single" w:sz="8" w:space="0" w:color="000000"/>
              <w:right w:val="single" w:sz="8" w:space="0" w:color="000000"/>
            </w:tcBorders>
            <w:tcMar>
              <w:top w:w="100" w:type="dxa"/>
              <w:left w:w="100" w:type="dxa"/>
              <w:bottom w:w="100" w:type="dxa"/>
              <w:right w:w="100" w:type="dxa"/>
            </w:tcMar>
          </w:tcPr>
          <w:p w14:paraId="121A22DE" w14:textId="77777777" w:rsidR="008F45D0" w:rsidRPr="008F45D0" w:rsidRDefault="008F45D0" w:rsidP="0068050B">
            <w:pPr>
              <w:spacing w:before="240" w:after="240"/>
              <w:jc w:val="center"/>
              <w:rPr>
                <w:ins w:id="1948" w:author="Emeson Santos" w:date="2019-08-23T08:59:00Z"/>
                <w:rFonts w:eastAsia="Times New Roman" w:cs="Times New Roman"/>
              </w:rPr>
            </w:pPr>
            <w:ins w:id="1949" w:author="Emeson Santos" w:date="2019-08-23T08:59:00Z">
              <w:r w:rsidRPr="008F45D0">
                <w:rPr>
                  <w:rFonts w:eastAsia="Times New Roman" w:cs="Times New Roman"/>
                </w:rPr>
                <w:t>Mantido pelo Object Management Group, consiste em um conjunto-padrão de notações técnicas de diagramação orientado à descrição de requisitos de sistemas de informação</w:t>
              </w:r>
            </w:ins>
          </w:p>
        </w:tc>
      </w:tr>
      <w:tr w:rsidR="008F45D0" w:rsidRPr="008F45D0" w14:paraId="49FF3D23" w14:textId="77777777" w:rsidTr="0068050B">
        <w:trPr>
          <w:trHeight w:val="1820"/>
          <w:ins w:id="1950" w:author="Emeson Santos" w:date="2019-08-23T08:59:00Z"/>
        </w:trPr>
        <w:tc>
          <w:tcPr>
            <w:tcW w:w="44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E7838AF" w14:textId="0440459B" w:rsidR="008F45D0" w:rsidRPr="008F45D0" w:rsidRDefault="003E5B13" w:rsidP="0068050B">
            <w:pPr>
              <w:spacing w:before="240" w:after="240"/>
              <w:jc w:val="center"/>
              <w:rPr>
                <w:ins w:id="1951" w:author="Emeson Santos" w:date="2019-08-23T08:59:00Z"/>
                <w:rFonts w:eastAsia="Times New Roman" w:cs="Times New Roman"/>
              </w:rPr>
            </w:pPr>
            <w:r w:rsidRPr="008F45D0">
              <w:rPr>
                <w:rFonts w:eastAsia="Times New Roman" w:cs="Times New Roman"/>
              </w:rPr>
              <w:t>IDEF (</w:t>
            </w:r>
            <w:ins w:id="1952" w:author="Emeson Santos" w:date="2019-08-23T08:59:00Z">
              <w:r w:rsidR="008F45D0" w:rsidRPr="008F45D0">
                <w:rPr>
                  <w:rFonts w:eastAsia="Times New Roman" w:cs="Times New Roman"/>
                </w:rPr>
                <w:t>Integrated definition Language)</w:t>
              </w:r>
            </w:ins>
          </w:p>
        </w:tc>
        <w:tc>
          <w:tcPr>
            <w:tcW w:w="4440" w:type="dxa"/>
            <w:tcBorders>
              <w:top w:val="nil"/>
              <w:left w:val="nil"/>
              <w:bottom w:val="single" w:sz="8" w:space="0" w:color="000000"/>
              <w:right w:val="single" w:sz="8" w:space="0" w:color="000000"/>
            </w:tcBorders>
            <w:tcMar>
              <w:top w:w="100" w:type="dxa"/>
              <w:left w:w="100" w:type="dxa"/>
              <w:bottom w:w="100" w:type="dxa"/>
              <w:right w:w="100" w:type="dxa"/>
            </w:tcMar>
          </w:tcPr>
          <w:p w14:paraId="552365A5" w14:textId="77777777" w:rsidR="008F45D0" w:rsidRPr="008F45D0" w:rsidRDefault="008F45D0" w:rsidP="0068050B">
            <w:pPr>
              <w:spacing w:before="240" w:after="240"/>
              <w:jc w:val="center"/>
              <w:rPr>
                <w:ins w:id="1953" w:author="Emeson Santos" w:date="2019-08-23T08:59:00Z"/>
                <w:rFonts w:eastAsia="Times New Roman" w:cs="Times New Roman"/>
              </w:rPr>
            </w:pPr>
            <w:ins w:id="1954" w:author="Emeson Santos" w:date="2019-08-23T08:59:00Z">
              <w:r w:rsidRPr="008F45D0">
                <w:rPr>
                  <w:rFonts w:eastAsia="Times New Roman" w:cs="Times New Roman"/>
                </w:rPr>
                <w:t>Padrão da Federal Information Processing Standard dos EUA que destaca entradas, saídas, mecanismos, controles de processo e relação dos níveis de detalhe do processo superior e inferior; ponto de partida para uma visão corporativa da organização</w:t>
              </w:r>
            </w:ins>
          </w:p>
        </w:tc>
      </w:tr>
      <w:tr w:rsidR="008F45D0" w:rsidRPr="008F45D0" w14:paraId="7655DED2" w14:textId="77777777" w:rsidTr="0068050B">
        <w:trPr>
          <w:trHeight w:val="1560"/>
          <w:ins w:id="1955" w:author="Emeson Santos" w:date="2019-08-23T08:59:00Z"/>
        </w:trPr>
        <w:tc>
          <w:tcPr>
            <w:tcW w:w="44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FD94B85" w14:textId="77777777" w:rsidR="008F45D0" w:rsidRPr="008F45D0" w:rsidRDefault="008F45D0" w:rsidP="0068050B">
            <w:pPr>
              <w:spacing w:before="240" w:after="240"/>
              <w:jc w:val="center"/>
              <w:rPr>
                <w:ins w:id="1956" w:author="Emeson Santos" w:date="2019-08-23T08:59:00Z"/>
                <w:rFonts w:eastAsia="Times New Roman" w:cs="Times New Roman"/>
              </w:rPr>
            </w:pPr>
            <w:ins w:id="1957" w:author="Emeson Santos" w:date="2019-08-23T08:59:00Z">
              <w:r w:rsidRPr="008F45D0">
                <w:rPr>
                  <w:rFonts w:eastAsia="Times New Roman" w:cs="Times New Roman"/>
                </w:rPr>
                <w:t>Value Stream Mapping</w:t>
              </w:r>
            </w:ins>
          </w:p>
        </w:tc>
        <w:tc>
          <w:tcPr>
            <w:tcW w:w="4440" w:type="dxa"/>
            <w:tcBorders>
              <w:top w:val="nil"/>
              <w:left w:val="nil"/>
              <w:bottom w:val="single" w:sz="8" w:space="0" w:color="000000"/>
              <w:right w:val="single" w:sz="8" w:space="0" w:color="000000"/>
            </w:tcBorders>
            <w:tcMar>
              <w:top w:w="100" w:type="dxa"/>
              <w:left w:w="100" w:type="dxa"/>
              <w:bottom w:w="100" w:type="dxa"/>
              <w:right w:w="100" w:type="dxa"/>
            </w:tcMar>
          </w:tcPr>
          <w:p w14:paraId="2E33050F" w14:textId="6B31560A" w:rsidR="008F45D0" w:rsidRPr="008F45D0" w:rsidRDefault="008F45D0" w:rsidP="0068050B">
            <w:pPr>
              <w:spacing w:before="240" w:after="240"/>
              <w:jc w:val="center"/>
              <w:rPr>
                <w:ins w:id="1958" w:author="Emeson Santos" w:date="2019-08-23T08:59:00Z"/>
                <w:rFonts w:eastAsia="Times New Roman" w:cs="Times New Roman"/>
              </w:rPr>
            </w:pPr>
            <w:ins w:id="1959" w:author="Emeson Santos" w:date="2019-08-23T08:59:00Z">
              <w:r w:rsidRPr="008F45D0">
                <w:rPr>
                  <w:rFonts w:eastAsia="Times New Roman" w:cs="Times New Roman"/>
                </w:rPr>
                <w:t xml:space="preserve">Do Lean Manufacturing, consiste em um conjunto intuitivo de símbolos </w:t>
              </w:r>
            </w:ins>
            <w:r w:rsidR="005C122D" w:rsidRPr="008F45D0">
              <w:rPr>
                <w:rFonts w:eastAsia="Times New Roman" w:cs="Times New Roman"/>
              </w:rPr>
              <w:t>usados</w:t>
            </w:r>
            <w:ins w:id="1960" w:author="Emeson Santos" w:date="2019-08-23T08:59:00Z">
              <w:r w:rsidRPr="008F45D0">
                <w:rPr>
                  <w:rFonts w:eastAsia="Times New Roman" w:cs="Times New Roman"/>
                </w:rPr>
                <w:t xml:space="preserve"> para mostrar a eficiência de processos </w:t>
              </w:r>
            </w:ins>
            <w:r w:rsidR="005C122D" w:rsidRPr="008F45D0">
              <w:rPr>
                <w:rFonts w:eastAsia="Times New Roman" w:cs="Times New Roman"/>
              </w:rPr>
              <w:t>por</w:t>
            </w:r>
            <w:ins w:id="1961" w:author="Emeson Santos" w:date="2019-08-23T08:59:00Z">
              <w:r w:rsidRPr="008F45D0">
                <w:rPr>
                  <w:rFonts w:eastAsia="Times New Roman" w:cs="Times New Roman"/>
                </w:rPr>
                <w:t xml:space="preserve"> meio do mapeamento de uso de recursos e elementos de tempo</w:t>
              </w:r>
            </w:ins>
          </w:p>
        </w:tc>
      </w:tr>
    </w:tbl>
    <w:p w14:paraId="57521E57" w14:textId="77777777" w:rsidR="008F45D0" w:rsidRPr="00BA0422" w:rsidRDefault="008F45D0" w:rsidP="008F45D0">
      <w:pPr>
        <w:spacing w:before="240" w:after="160" w:line="256" w:lineRule="auto"/>
        <w:ind w:firstLine="340"/>
        <w:jc w:val="center"/>
        <w:rPr>
          <w:ins w:id="1962" w:author="Emeson Santos" w:date="2019-08-23T08:59:00Z"/>
          <w:rFonts w:eastAsia="Times New Roman" w:cs="Times New Roman"/>
          <w:b/>
          <w:bCs/>
          <w:sz w:val="20"/>
          <w:szCs w:val="20"/>
          <w:rPrChange w:id="1963" w:author="Emeson Santos" w:date="2019-08-23T10:00:00Z">
            <w:rPr>
              <w:ins w:id="1964" w:author="Emeson Santos" w:date="2019-08-23T08:59:00Z"/>
              <w:rFonts w:eastAsia="Times New Roman" w:cs="Times New Roman"/>
            </w:rPr>
          </w:rPrChange>
        </w:rPr>
      </w:pPr>
      <w:ins w:id="1965" w:author="Emeson Santos" w:date="2019-08-23T08:59:00Z">
        <w:r w:rsidRPr="00BA0422">
          <w:rPr>
            <w:rFonts w:eastAsia="Times New Roman" w:cs="Times New Roman"/>
            <w:b/>
            <w:bCs/>
            <w:sz w:val="20"/>
            <w:szCs w:val="20"/>
            <w:rPrChange w:id="1966" w:author="Emeson Santos" w:date="2019-08-23T10:00:00Z">
              <w:rPr>
                <w:rFonts w:eastAsia="Times New Roman" w:cs="Times New Roman"/>
              </w:rPr>
            </w:rPrChange>
          </w:rPr>
          <w:t>Tabela 1- Notações de Modelagem de Processos</w:t>
        </w:r>
      </w:ins>
    </w:p>
    <w:p w14:paraId="0462D9C8" w14:textId="2148EF2B" w:rsidR="008F45D0" w:rsidRPr="008F45D0" w:rsidRDefault="008F45D0" w:rsidP="008F45D0">
      <w:pPr>
        <w:spacing w:before="240" w:after="240" w:line="256" w:lineRule="auto"/>
        <w:ind w:firstLine="720"/>
        <w:jc w:val="both"/>
        <w:rPr>
          <w:ins w:id="1967" w:author="Emeson Santos" w:date="2019-08-23T08:59:00Z"/>
          <w:rFonts w:eastAsia="Times New Roman" w:cs="Times New Roman"/>
        </w:rPr>
      </w:pPr>
      <w:ins w:id="1968" w:author="Emeson Santos" w:date="2019-08-23T08:59:00Z">
        <w:r w:rsidRPr="008F45D0">
          <w:rPr>
            <w:rFonts w:eastAsia="Times New Roman" w:cs="Times New Roman"/>
          </w:rPr>
          <w:t xml:space="preserve">Uma das técnicas da notação de BPM é a modelagem BPMN. O Modelo Padrão de Processo de Notações de Negócios - BPMN, desenvolvido pela Object Management Group, com o principal objetivo de fornecer uma notação que seja de fácil compreensão por todos os usuários de negócios. Desenvolvido a partir dos rascunhos iniciais criados pelos analistas de negócios, até chegar aos gerentes dos </w:t>
        </w:r>
      </w:ins>
      <w:r w:rsidR="005C122D" w:rsidRPr="008F45D0">
        <w:rPr>
          <w:rFonts w:eastAsia="Times New Roman" w:cs="Times New Roman"/>
        </w:rPr>
        <w:t>negócios. (</w:t>
      </w:r>
      <w:ins w:id="1969" w:author="Emeson Santos" w:date="2019-08-23T08:59:00Z">
        <w:r w:rsidRPr="008F45D0">
          <w:rPr>
            <w:rFonts w:eastAsia="Times New Roman" w:cs="Times New Roman"/>
          </w:rPr>
          <w:t>Pereira, 2013). Figura 2.</w:t>
        </w:r>
      </w:ins>
    </w:p>
    <w:p w14:paraId="5F498FE4" w14:textId="77777777" w:rsidR="008F45D0" w:rsidRPr="00BA0422" w:rsidRDefault="008F45D0" w:rsidP="008F45D0">
      <w:pPr>
        <w:spacing w:before="240" w:after="160" w:line="256" w:lineRule="auto"/>
        <w:ind w:firstLine="340"/>
        <w:jc w:val="center"/>
        <w:rPr>
          <w:ins w:id="1970" w:author="Emeson Santos" w:date="2019-08-23T08:59:00Z"/>
          <w:rFonts w:eastAsia="Times New Roman" w:cs="Times New Roman"/>
          <w:b/>
          <w:bCs/>
          <w:rPrChange w:id="1971" w:author="Emeson Santos" w:date="2019-08-23T10:00:00Z">
            <w:rPr>
              <w:ins w:id="1972" w:author="Emeson Santos" w:date="2019-08-23T08:59:00Z"/>
              <w:rFonts w:eastAsia="Times New Roman" w:cs="Times New Roman"/>
            </w:rPr>
          </w:rPrChange>
        </w:rPr>
      </w:pPr>
      <w:ins w:id="1973" w:author="Emeson Santos" w:date="2019-08-23T08:59:00Z">
        <w:r w:rsidRPr="00BA0422">
          <w:rPr>
            <w:rFonts w:eastAsia="Times New Roman" w:cs="Times New Roman"/>
            <w:b/>
            <w:bCs/>
            <w:sz w:val="20"/>
            <w:szCs w:val="20"/>
            <w:rPrChange w:id="1974" w:author="Emeson Santos" w:date="2019-08-23T10:00:00Z">
              <w:rPr>
                <w:rFonts w:eastAsia="Times New Roman" w:cs="Times New Roman"/>
              </w:rPr>
            </w:rPrChange>
          </w:rPr>
          <w:lastRenderedPageBreak/>
          <w:t>Figura 2 - Modelagem Levantamento Patrimonial (Anual)</w:t>
        </w:r>
        <w:r w:rsidRPr="00BA0422">
          <w:rPr>
            <w:b/>
            <w:bCs/>
            <w:noProof/>
            <w:rPrChange w:id="1975" w:author="Emeson Santos" w:date="2019-08-23T10:00:00Z">
              <w:rPr>
                <w:noProof/>
              </w:rPr>
            </w:rPrChange>
          </w:rPr>
          <w:drawing>
            <wp:anchor distT="114300" distB="114300" distL="114300" distR="114300" simplePos="0" relativeHeight="251660288" behindDoc="0" locked="0" layoutInCell="1" hidden="0" allowOverlap="1" wp14:anchorId="2E3D3F47" wp14:editId="7EB146B4">
              <wp:simplePos x="0" y="0"/>
              <wp:positionH relativeFrom="column">
                <wp:posOffset>-342899</wp:posOffset>
              </wp:positionH>
              <wp:positionV relativeFrom="paragraph">
                <wp:posOffset>133350</wp:posOffset>
              </wp:positionV>
              <wp:extent cx="6581775" cy="4319588"/>
              <wp:effectExtent l="0" t="0" r="0" b="0"/>
              <wp:wrapSquare wrapText="bothSides" distT="114300" distB="114300" distL="114300" distR="114300"/>
              <wp:docPr id="1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2"/>
                      <a:srcRect/>
                      <a:stretch>
                        <a:fillRect/>
                      </a:stretch>
                    </pic:blipFill>
                    <pic:spPr>
                      <a:xfrm>
                        <a:off x="0" y="0"/>
                        <a:ext cx="6581775" cy="4319588"/>
                      </a:xfrm>
                      <a:prstGeom prst="rect">
                        <a:avLst/>
                      </a:prstGeom>
                      <a:ln/>
                    </pic:spPr>
                  </pic:pic>
                </a:graphicData>
              </a:graphic>
            </wp:anchor>
          </w:drawing>
        </w:r>
      </w:ins>
    </w:p>
    <w:p w14:paraId="24220D8C" w14:textId="13E36CA3" w:rsidR="008F45D0" w:rsidRPr="008F45D0" w:rsidRDefault="008F45D0" w:rsidP="008F45D0">
      <w:pPr>
        <w:spacing w:before="240" w:after="240" w:line="256" w:lineRule="auto"/>
        <w:ind w:firstLine="720"/>
        <w:jc w:val="both"/>
        <w:rPr>
          <w:ins w:id="1976" w:author="Emeson Santos" w:date="2019-08-23T08:59:00Z"/>
          <w:rFonts w:eastAsia="Times New Roman" w:cs="Times New Roman"/>
        </w:rPr>
      </w:pPr>
      <w:ins w:id="1977" w:author="Emeson Santos" w:date="2019-08-23T08:59:00Z">
        <w:r w:rsidRPr="008F45D0">
          <w:rPr>
            <w:rFonts w:eastAsia="Times New Roman" w:cs="Times New Roman"/>
          </w:rPr>
          <w:t xml:space="preserve">Fluxogramas têm sido utilizados por décadas e são baseados em um conjunto simples de símbolos para operações, decisões e outros elementos de processo. A notação para o mapeamento de fluxo mais comum foi </w:t>
        </w:r>
      </w:ins>
      <w:r w:rsidR="005C122D" w:rsidRPr="008F45D0">
        <w:rPr>
          <w:rFonts w:eastAsia="Times New Roman" w:cs="Times New Roman"/>
        </w:rPr>
        <w:t>aprovada</w:t>
      </w:r>
      <w:ins w:id="1978" w:author="Emeson Santos" w:date="2019-08-23T08:59:00Z">
        <w:r w:rsidRPr="008F45D0">
          <w:rPr>
            <w:rFonts w:eastAsia="Times New Roman" w:cs="Times New Roman"/>
          </w:rPr>
          <w:t xml:space="preserve"> como um padrão ANSI em 1970 para representar fluxos de sistemas. Outras notações de fluxogramas têm sido utilizadas por engenheiros industriais com símbolos diferentes e esquemas para mapeamentos industriais específicos. Fluxogramas são usados para descrever o fluxo de materiais, papéis e trabalho ou a colocação de máquinas, análise de saídas e entradas em centros de expedição. Um típico fluxograma pode ter os seguintes tipos de símbolos.</w:t>
        </w:r>
      </w:ins>
    </w:p>
    <w:p w14:paraId="496E8708" w14:textId="2CEDDF6B" w:rsidR="008F45D0" w:rsidRDefault="008F45D0" w:rsidP="008F45D0">
      <w:pPr>
        <w:spacing w:before="240" w:after="240" w:line="256" w:lineRule="auto"/>
        <w:ind w:firstLine="720"/>
        <w:jc w:val="both"/>
        <w:rPr>
          <w:ins w:id="1979" w:author="Emeson Santos" w:date="2019-08-23T09:11:00Z"/>
          <w:rFonts w:eastAsia="Times New Roman" w:cs="Times New Roman"/>
        </w:rPr>
      </w:pPr>
      <w:ins w:id="1980" w:author="Emeson Santos" w:date="2019-08-23T08:59:00Z">
        <w:r w:rsidRPr="008F45D0">
          <w:rPr>
            <w:rFonts w:eastAsia="Times New Roman" w:cs="Times New Roman"/>
          </w:rPr>
          <w:t>Símbolos de início e fim representados por retângulos arredondados geralmente contendo a palavra "Início" ou "Fim", ou outra frase sinalizando o começo ou término de um processo como "submeter consulta" ou "receber produto”. Setas provenientes de um símbolo e terminando em outro, indicando que o controle passa de um símbolo para o próximo passos de processamento representados como retângulos entradas e saídas representadas por paralelogramos condição ou decisão representada como losango, geralmente contendo teste de sim/não ou verdadeiro/falso. Esse símbolo é único na medida em que possui duas setas saindo, geralmente a partir da extremidade inferior e extremidade direita, uma correspondente a sim ou verdadeiro e uma correspondente a não ou falso. As setas devem ser rotuladas. Mais de duas setas podem ser utilizadas, mas é normalmente um indicativo claro de que uma decisão complexa está para ser tomada, caso que podem necessitar ser mais detalhados ou substituídos por um símbolo de "processo predefinido" (Brasil, 2013). Figura 3.</w:t>
        </w:r>
      </w:ins>
    </w:p>
    <w:p w14:paraId="3CA0E6C2" w14:textId="00E6A5A0" w:rsidR="00647DAB" w:rsidRPr="008F45D0" w:rsidRDefault="00647DAB">
      <w:pPr>
        <w:spacing w:before="240" w:after="240" w:line="256" w:lineRule="auto"/>
        <w:jc w:val="center"/>
        <w:rPr>
          <w:ins w:id="1981" w:author="Emeson Santos" w:date="2019-08-23T08:59:00Z"/>
          <w:rFonts w:eastAsia="Times New Roman" w:cs="Times New Roman"/>
        </w:rPr>
        <w:pPrChange w:id="1982" w:author="Emeson Santos" w:date="2019-08-23T09:13:00Z">
          <w:pPr>
            <w:spacing w:before="240" w:after="240" w:line="256" w:lineRule="auto"/>
            <w:ind w:firstLine="720"/>
            <w:jc w:val="both"/>
          </w:pPr>
        </w:pPrChange>
      </w:pPr>
      <w:ins w:id="1983" w:author="Emeson Santos" w:date="2019-08-23T09:13:00Z">
        <w:r w:rsidRPr="009D10A2">
          <w:rPr>
            <w:noProof/>
          </w:rPr>
          <w:lastRenderedPageBreak/>
          <w:drawing>
            <wp:inline distT="0" distB="0" distL="0" distR="0" wp14:anchorId="2B6CA486" wp14:editId="7EFBAA8C">
              <wp:extent cx="6183164" cy="2451370"/>
              <wp:effectExtent l="0" t="0" r="8255" b="6350"/>
              <wp:docPr id="3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extLst>
                          <a:ext uri="{28A0092B-C50C-407E-A947-70E740481C1C}">
                            <a14:useLocalDpi xmlns:a14="http://schemas.microsoft.com/office/drawing/2010/main" val="0"/>
                          </a:ext>
                        </a:extLst>
                      </a:blip>
                      <a:srcRect/>
                      <a:stretch>
                        <a:fillRect/>
                      </a:stretch>
                    </pic:blipFill>
                    <pic:spPr>
                      <a:xfrm>
                        <a:off x="0" y="0"/>
                        <a:ext cx="6198441" cy="2457427"/>
                      </a:xfrm>
                      <a:prstGeom prst="rect">
                        <a:avLst/>
                      </a:prstGeom>
                      <a:ln/>
                    </pic:spPr>
                  </pic:pic>
                </a:graphicData>
              </a:graphic>
            </wp:inline>
          </w:drawing>
        </w:r>
      </w:ins>
    </w:p>
    <w:p w14:paraId="303F0936" w14:textId="368A20A3" w:rsidR="008F45D0" w:rsidRPr="008F45D0" w:rsidRDefault="008F45D0" w:rsidP="008F45D0">
      <w:pPr>
        <w:spacing w:before="240" w:after="240" w:line="256" w:lineRule="auto"/>
        <w:ind w:firstLine="720"/>
        <w:jc w:val="both"/>
        <w:rPr>
          <w:ins w:id="1984" w:author="Emeson Santos" w:date="2019-08-23T08:59:00Z"/>
          <w:rFonts w:eastAsia="Times New Roman" w:cs="Times New Roman"/>
        </w:rPr>
      </w:pPr>
    </w:p>
    <w:p w14:paraId="7D512525" w14:textId="77777777" w:rsidR="008F45D0" w:rsidRPr="00BA0422" w:rsidRDefault="008F45D0" w:rsidP="008F45D0">
      <w:pPr>
        <w:spacing w:before="240" w:after="160" w:line="256" w:lineRule="auto"/>
        <w:ind w:firstLine="340"/>
        <w:jc w:val="center"/>
        <w:rPr>
          <w:ins w:id="1985" w:author="Emeson Santos" w:date="2019-08-23T08:59:00Z"/>
          <w:rFonts w:eastAsia="Times New Roman" w:cs="Times New Roman"/>
          <w:b/>
          <w:bCs/>
          <w:sz w:val="20"/>
          <w:szCs w:val="20"/>
          <w:rPrChange w:id="1986" w:author="Emeson Santos" w:date="2019-08-23T10:00:00Z">
            <w:rPr>
              <w:ins w:id="1987" w:author="Emeson Santos" w:date="2019-08-23T08:59:00Z"/>
              <w:rFonts w:eastAsia="Times New Roman" w:cs="Times New Roman"/>
            </w:rPr>
          </w:rPrChange>
        </w:rPr>
      </w:pPr>
      <w:ins w:id="1988" w:author="Emeson Santos" w:date="2019-08-23T08:59:00Z">
        <w:r w:rsidRPr="00BA0422">
          <w:rPr>
            <w:rFonts w:eastAsia="Times New Roman" w:cs="Times New Roman"/>
            <w:b/>
            <w:bCs/>
            <w:sz w:val="20"/>
            <w:szCs w:val="20"/>
            <w:rPrChange w:id="1989" w:author="Emeson Santos" w:date="2019-08-23T10:00:00Z">
              <w:rPr>
                <w:rFonts w:eastAsia="Times New Roman" w:cs="Times New Roman"/>
              </w:rPr>
            </w:rPrChange>
          </w:rPr>
          <w:t>Figura 3 - Fluxograma Levantamento Patrimonial (Anual)</w:t>
        </w:r>
      </w:ins>
    </w:p>
    <w:p w14:paraId="2D0AF60D" w14:textId="01B2AD0B" w:rsidR="008F45D0" w:rsidRPr="008F45D0" w:rsidRDefault="008F45D0" w:rsidP="008F45D0">
      <w:pPr>
        <w:spacing w:before="240" w:after="160" w:line="254" w:lineRule="auto"/>
        <w:ind w:firstLine="720"/>
        <w:jc w:val="both"/>
        <w:rPr>
          <w:ins w:id="1990" w:author="Emeson Santos" w:date="2019-08-23T08:59:00Z"/>
          <w:rFonts w:eastAsia="Times New Roman" w:cs="Times New Roman"/>
        </w:rPr>
      </w:pPr>
      <w:ins w:id="1991" w:author="Emeson Santos" w:date="2019-08-23T08:59:00Z">
        <w:r w:rsidRPr="008F45D0">
          <w:rPr>
            <w:rFonts w:eastAsia="Times New Roman" w:cs="Times New Roman"/>
          </w:rPr>
          <w:t xml:space="preserve">EPC varia do muito simples ao mais complexo e descreve eventos desencadeantes ou resultantes de uma etapa do processo, chamada de "função". Assim, o fluxo são normalmente evento-função-evento. EPC se baseia em operadores lógicos E, OU e OU EXCLUSIVO chamados "regras". Regras expressam decisões, testes, paralelismo e convergência no fluxo de processo. Um EPC simples consiste de apenas esses </w:t>
        </w:r>
      </w:ins>
      <w:r w:rsidR="005C122D" w:rsidRPr="008F45D0">
        <w:rPr>
          <w:rFonts w:eastAsia="Times New Roman" w:cs="Times New Roman"/>
        </w:rPr>
        <w:t>objetos,</w:t>
      </w:r>
      <w:ins w:id="1992" w:author="Emeson Santos" w:date="2019-08-23T08:59:00Z">
        <w:r w:rsidRPr="008F45D0">
          <w:rPr>
            <w:rFonts w:eastAsia="Times New Roman" w:cs="Times New Roman"/>
          </w:rPr>
          <w:t xml:space="preserve"> mas setas que definem suas relações. As principais características é que pode ser usado para modelagem, análise e redesenho de processo de negócio também usa raias verticais e horizontais e possui um conjunto central de símbolos facilmente reconhecidos, ampliado com vários objetos opcionais ou de uso especial. Quando usar na construção rápida de modelos de fácil compreensão, modelagem de conjuntos complexos de processos com várias interface e submodelos de processos.</w:t>
        </w:r>
      </w:ins>
    </w:p>
    <w:p w14:paraId="188E2312" w14:textId="77777777" w:rsidR="008F45D0" w:rsidRPr="008F45D0" w:rsidRDefault="008F45D0" w:rsidP="008F45D0">
      <w:pPr>
        <w:spacing w:before="240" w:after="160" w:line="254" w:lineRule="auto"/>
        <w:ind w:firstLine="720"/>
        <w:jc w:val="both"/>
        <w:rPr>
          <w:ins w:id="1993" w:author="Emeson Santos" w:date="2019-08-23T08:59:00Z"/>
          <w:rFonts w:eastAsia="Times New Roman" w:cs="Times New Roman"/>
        </w:rPr>
      </w:pPr>
      <w:ins w:id="1994" w:author="Emeson Santos" w:date="2019-08-23T08:59:00Z">
        <w:r w:rsidRPr="008F45D0">
          <w:rPr>
            <w:rFonts w:eastAsia="Times New Roman" w:cs="Times New Roman"/>
          </w:rPr>
          <w:t xml:space="preserve">A UML fornece um conjunto-padrão de técnicas de diagramação e notações para descrever requisitos de sistemas de informação. Embora a UML seja usada para análise e desenho de sistemas, algumas organizações também usam o diagrama de atividades da UML para modelar processos de negócio. A UML é mantida pelo OMG, o mesmo grupo que mantém a BPMN. Principais Características Conjunto de técnicas de diagramação e notações relacionadas descreve relacionamentos laterais e de pai-filho o conjunto de símbolos varia de acordo com o tipo de modelo um importante subconjunto, sysML, é geralmente utilizado para descrever sistemas e sistemas de sistemas. Quando usar desenvolvimento de casos de uso descrição de requisitos de informação representação de fluxos de processos de negócio em um nível mais detalhado captura ou desenho de estruturas de dados, vantagens comunidade de usuários bem estabelecida utilizada em muitas organizações ampla disponibilidade de referências bibliográficas, desvantagens desenhado para modelagem de aplicações de software modelagem de processos de negócio é um uso secundário representações da notação podem variar de ferramenta para ferramenta. (Brasil, 2013). </w:t>
        </w:r>
      </w:ins>
    </w:p>
    <w:p w14:paraId="1FE434EB" w14:textId="77777777" w:rsidR="008F45D0" w:rsidRPr="008F45D0" w:rsidRDefault="008F45D0" w:rsidP="008F45D0">
      <w:pPr>
        <w:spacing w:before="240" w:after="160" w:line="254" w:lineRule="auto"/>
        <w:ind w:firstLine="720"/>
        <w:jc w:val="both"/>
        <w:rPr>
          <w:ins w:id="1995" w:author="Emeson Santos" w:date="2019-08-23T08:59:00Z"/>
          <w:rFonts w:eastAsia="Times New Roman" w:cs="Times New Roman"/>
        </w:rPr>
      </w:pPr>
      <w:ins w:id="1996" w:author="Emeson Santos" w:date="2019-08-23T08:59:00Z">
        <w:r w:rsidRPr="008F45D0">
          <w:rPr>
            <w:rFonts w:eastAsia="Times New Roman" w:cs="Times New Roman"/>
          </w:rPr>
          <w:t xml:space="preserve">IDEF é um padrão federal de processamento de informação (FIPS – Federal Information Processing Standard) desenvolvido pela Força Aérea dos EUA. É uma notação e técnica que faz parte da metodologia para definir processos de trabalho e sistemas de informação em ambientes de manufatura. Foi utilizado e disponibilizado em várias ferramentas de modelagem </w:t>
        </w:r>
        <w:r w:rsidRPr="008F45D0">
          <w:rPr>
            <w:rFonts w:eastAsia="Times New Roman" w:cs="Times New Roman"/>
          </w:rPr>
          <w:lastRenderedPageBreak/>
          <w:t>e agora é de domínio público. A notação emprega um conjunto simples de símbolos, consistindo de caixas de processo com setas mostrando entradas, saídas, controles e mecanismos. Apesar de cada nível do modelo ser lido da esquerda para a direita e de cima para baixo, o sistema de numeração usado para a maioria dos passos é representado de forma a possibilitar fácil associação entre níveis de pais e filhos de decomposição no processo. Sendo assim, uma caixa de processo A1.3 é interpretada como um processo-filho de um diagrama-pai A1. Cada nível consecutivo de decomposição usa outro ponto decimal para continuar a rastreabilidade de descendência.</w:t>
        </w:r>
      </w:ins>
    </w:p>
    <w:p w14:paraId="10CEEAE0" w14:textId="4C2511C4" w:rsidR="008F45D0" w:rsidRPr="008F45D0" w:rsidRDefault="008F45D0" w:rsidP="008F45D0">
      <w:pPr>
        <w:spacing w:before="240" w:after="160" w:line="254" w:lineRule="auto"/>
        <w:ind w:firstLine="720"/>
        <w:jc w:val="both"/>
        <w:rPr>
          <w:ins w:id="1997" w:author="Emeson Santos" w:date="2019-08-23T08:59:00Z"/>
          <w:rFonts w:eastAsia="Times New Roman" w:cs="Times New Roman"/>
        </w:rPr>
      </w:pPr>
      <w:ins w:id="1998" w:author="Emeson Santos" w:date="2019-08-23T08:59:00Z">
        <w:r w:rsidRPr="008F45D0">
          <w:rPr>
            <w:rFonts w:eastAsia="Times New Roman" w:cs="Times New Roman"/>
          </w:rPr>
          <w:t xml:space="preserve">Principais características níveis superiores definem o tópico a ser modelado, níveis subsequentes mostram a decomposição do nível acima através de séries de caixas, passos no processo possuem entradas, saídas, controles e mecanismos representados por setas rotuladas, sistema de rotulagem indica o exato relacionamento com o próximo nível acima. Quando usar pode ser utilizado para qualquer nível de modelagem de atividades, em Manufatura Integrada Auxiliada por </w:t>
        </w:r>
      </w:ins>
      <w:r w:rsidR="005C122D" w:rsidRPr="008F45D0">
        <w:rPr>
          <w:rFonts w:eastAsia="Times New Roman" w:cs="Times New Roman"/>
        </w:rPr>
        <w:t>Computador (</w:t>
      </w:r>
      <w:ins w:id="1999" w:author="Emeson Santos" w:date="2019-08-23T08:59:00Z">
        <w:r w:rsidRPr="008F45D0">
          <w:rPr>
            <w:rFonts w:eastAsia="Times New Roman" w:cs="Times New Roman"/>
          </w:rPr>
          <w:t>ICAM – Integrated Computer Aided Manufacturing).</w:t>
        </w:r>
      </w:ins>
    </w:p>
    <w:p w14:paraId="6D153C22" w14:textId="77777777" w:rsidR="008F45D0" w:rsidRPr="008F45D0" w:rsidRDefault="008F45D0" w:rsidP="008F45D0">
      <w:pPr>
        <w:spacing w:before="240" w:after="160" w:line="254" w:lineRule="auto"/>
        <w:ind w:firstLine="720"/>
        <w:jc w:val="both"/>
        <w:rPr>
          <w:ins w:id="2000" w:author="Emeson Santos" w:date="2019-08-23T08:59:00Z"/>
          <w:rFonts w:eastAsia="Times New Roman" w:cs="Times New Roman"/>
        </w:rPr>
      </w:pPr>
      <w:ins w:id="2001" w:author="Emeson Santos" w:date="2019-08-23T08:59:00Z">
        <w:r w:rsidRPr="008F45D0">
          <w:rPr>
            <w:rFonts w:eastAsia="Times New Roman" w:cs="Times New Roman"/>
          </w:rPr>
          <w:t>Mapeamento do fluxo de valor (Value Stream Mapping) é uma técnica utilizada em Lean. Não devendo ser confundido com notação de cadeia de valor (Value Chain notation), o mapeamento do fluxo de valor expressa o ambiente físico e o fluxo de materiais e produtos. Na Toyota, onde se originou, a técnica é conhecida como "mapeamento de fluxo de materiais e informações" (Material and Information Flow Mapping). O mapeamento do fluxo de valor é utilizado para adicionar custos de recursos do processo e elementos de tempo em um modelo de processos para incorporar uma visão da eficiência do processo. Principais características conjuntas simples de símbolos. Quando usar, para aumentar o envolvimento dos executores do processo em atividades de análise, para ajudar a guiar executores no auto identificação de oportunidades para otimização do processo, em qualquer projeto que não obrigue o uso de ambientes de modelagem completos, em ambientes onde custos do processo e requisitos de tempo são facilmente identificados. (Brasil, 2013).</w:t>
        </w:r>
      </w:ins>
    </w:p>
    <w:p w14:paraId="62B0DD5C" w14:textId="3E638828" w:rsidR="008F45D0" w:rsidRPr="008F45D0" w:rsidRDefault="008F45D0" w:rsidP="008F45D0">
      <w:pPr>
        <w:spacing w:before="240" w:after="160" w:line="256" w:lineRule="auto"/>
        <w:ind w:firstLine="340"/>
        <w:jc w:val="both"/>
        <w:rPr>
          <w:ins w:id="2002" w:author="Emeson Santos" w:date="2019-08-23T08:59:00Z"/>
          <w:rFonts w:eastAsia="Times New Roman" w:cs="Times New Roman"/>
        </w:rPr>
      </w:pPr>
      <w:ins w:id="2003" w:author="Emeson Santos" w:date="2019-08-23T08:59:00Z">
        <w:r w:rsidRPr="008F45D0">
          <w:rPr>
            <w:rFonts w:eastAsia="Times New Roman" w:cs="Times New Roman"/>
          </w:rPr>
          <w:t xml:space="preserve">Existem diversos padrões de notação de modelagem, realizar a melhor escolha dentre as opções disponíveis pode não ser uma tarefa simples. No entanto, a seleção de uma abordagem que siga normas e convenções bem conhecidas oferece amplas vantagens: Conjunto de símbolos, possam se comunicar linguagem e técnicas comuns para que as pessoas. Consistência em forma e significado dos modelos de processos resultantes. Importação ferramentas e exportação de modelos de processos entre </w:t>
        </w:r>
      </w:ins>
      <w:r w:rsidR="005C122D" w:rsidRPr="008F45D0">
        <w:rPr>
          <w:rFonts w:eastAsia="Times New Roman" w:cs="Times New Roman"/>
        </w:rPr>
        <w:t>diferentes. Geração</w:t>
      </w:r>
      <w:ins w:id="2004" w:author="Emeson Santos" w:date="2019-08-23T08:59:00Z">
        <w:r w:rsidRPr="008F45D0">
          <w:rPr>
            <w:rFonts w:eastAsia="Times New Roman" w:cs="Times New Roman"/>
          </w:rPr>
          <w:t xml:space="preserve"> de aplicações a partir de modelos de processos. Está seção apresenta uma descrição resumida de algumas das notações de modelagem comumente encontradas. (Brasil, 2013).</w:t>
        </w:r>
      </w:ins>
    </w:p>
    <w:p w14:paraId="5D0200BB" w14:textId="2CE46BC5" w:rsidR="008F45D0" w:rsidRPr="008F45D0" w:rsidRDefault="008F45D0">
      <w:pPr>
        <w:spacing w:before="240" w:after="160" w:line="256" w:lineRule="auto"/>
        <w:ind w:firstLine="340"/>
        <w:jc w:val="both"/>
        <w:rPr>
          <w:ins w:id="2005" w:author="Emeson Santos" w:date="2019-08-23T08:59:00Z"/>
          <w:rFonts w:eastAsia="Times New Roman" w:cs="Times New Roman"/>
          <w:b/>
          <w:rPrChange w:id="2006" w:author="Emeson Santos" w:date="2019-08-23T09:00:00Z">
            <w:rPr>
              <w:ins w:id="2007" w:author="Emeson Santos" w:date="2019-08-23T08:59:00Z"/>
              <w:rFonts w:eastAsia="Times New Roman" w:cs="Times New Roman"/>
              <w:b/>
              <w:color w:val="FF0000"/>
            </w:rPr>
          </w:rPrChange>
        </w:rPr>
        <w:pPrChange w:id="2008" w:author="Emeson Santos" w:date="2019-08-23T10:00:00Z">
          <w:pPr>
            <w:spacing w:after="160" w:line="256" w:lineRule="auto"/>
            <w:ind w:left="800"/>
            <w:jc w:val="both"/>
          </w:pPr>
        </w:pPrChange>
      </w:pPr>
      <w:ins w:id="2009" w:author="Emeson Santos" w:date="2019-08-23T08:59:00Z">
        <w:r w:rsidRPr="008F45D0">
          <w:rPr>
            <w:rFonts w:eastAsia="Times New Roman" w:cs="Times New Roman"/>
          </w:rPr>
          <w:t>Sobre processo de negócio e sobre a notações de modelagem de processo de negócio que que forma cintados nesta seção, existem várias ferramentas de BPM disponíveis que poder ser utilizadas na seção 2.2 iremos mostrar porque nós utilizamos a ferramenta de modelagem Bizagi Process Modeler para fazer todo os processos de modelagens da chefia departamental da Universidade Federal de Sergipe.</w:t>
        </w:r>
        <w:r w:rsidRPr="008F45D0">
          <w:rPr>
            <w:rFonts w:eastAsia="Times New Roman" w:cs="Times New Roman"/>
            <w:b/>
            <w:rPrChange w:id="2010" w:author="Emeson Santos" w:date="2019-08-23T09:00:00Z">
              <w:rPr>
                <w:rFonts w:eastAsia="Times New Roman" w:cs="Times New Roman"/>
                <w:b/>
                <w:color w:val="FF0000"/>
              </w:rPr>
            </w:rPrChange>
          </w:rPr>
          <w:t xml:space="preserve"> </w:t>
        </w:r>
      </w:ins>
    </w:p>
    <w:p w14:paraId="30E2F8CD" w14:textId="0CEF7EEE" w:rsidR="008F45D0" w:rsidRPr="004F742A" w:rsidRDefault="008F45D0" w:rsidP="008F45D0">
      <w:pPr>
        <w:pStyle w:val="Ttulo2"/>
        <w:spacing w:after="160" w:line="256" w:lineRule="auto"/>
        <w:jc w:val="both"/>
        <w:rPr>
          <w:ins w:id="2011" w:author="Emeson Santos" w:date="2019-08-23T08:59:00Z"/>
          <w:rFonts w:eastAsia="Times New Roman" w:cs="Times New Roman"/>
          <w:b/>
          <w:sz w:val="28"/>
          <w:szCs w:val="28"/>
        </w:rPr>
      </w:pPr>
      <w:bookmarkStart w:id="2012" w:name="_apiogfvrhr91" w:colFirst="0" w:colLast="0"/>
      <w:bookmarkStart w:id="2013" w:name="_Toc17446451"/>
      <w:bookmarkEnd w:id="2012"/>
      <w:ins w:id="2014" w:author="Emeson Santos" w:date="2019-08-23T08:59:00Z">
        <w:r w:rsidRPr="004F742A">
          <w:rPr>
            <w:b/>
            <w:sz w:val="28"/>
            <w:szCs w:val="28"/>
          </w:rPr>
          <w:t>2.2 FERRAMENTAS DE MODELAGEM</w:t>
        </w:r>
        <w:bookmarkEnd w:id="2013"/>
      </w:ins>
    </w:p>
    <w:p w14:paraId="0E6F9569" w14:textId="77777777" w:rsidR="008F45D0" w:rsidRPr="008F45D0" w:rsidRDefault="008F45D0" w:rsidP="008F45D0">
      <w:pPr>
        <w:spacing w:after="160" w:line="256" w:lineRule="auto"/>
        <w:ind w:hanging="720"/>
        <w:jc w:val="both"/>
        <w:rPr>
          <w:ins w:id="2015" w:author="Emeson Santos" w:date="2019-08-23T08:59:00Z"/>
          <w:rFonts w:eastAsia="Times New Roman" w:cs="Times New Roman"/>
        </w:rPr>
      </w:pPr>
      <w:ins w:id="2016" w:author="Emeson Santos" w:date="2019-08-23T08:59:00Z">
        <w:r w:rsidRPr="008F45D0">
          <w:rPr>
            <w:rFonts w:eastAsia="Times New Roman" w:cs="Times New Roman"/>
            <w:b/>
            <w:sz w:val="28"/>
            <w:szCs w:val="28"/>
          </w:rPr>
          <w:tab/>
        </w:r>
        <w:r w:rsidRPr="008F45D0">
          <w:rPr>
            <w:rFonts w:eastAsia="Times New Roman" w:cs="Times New Roman"/>
            <w:b/>
            <w:sz w:val="28"/>
            <w:szCs w:val="28"/>
          </w:rPr>
          <w:tab/>
        </w:r>
        <w:r w:rsidRPr="008F45D0">
          <w:rPr>
            <w:rFonts w:eastAsia="Times New Roman" w:cs="Times New Roman"/>
          </w:rPr>
          <w:t xml:space="preserve">Existem várias ferramentas de modelagem disponíveis que vão desde o uso de simples quadros brancos, flip-chart ou notas autoadesivas, até ferramentas sofisticadas e especializadas </w:t>
        </w:r>
        <w:r w:rsidRPr="008F45D0">
          <w:rPr>
            <w:rFonts w:eastAsia="Times New Roman" w:cs="Times New Roman"/>
          </w:rPr>
          <w:lastRenderedPageBreak/>
          <w:t>de BPM que incluem modelagem e armazenamentos de dados para modelos de processos. O uso de quadro branco com canetas de tinta removível para desenho de fluxo de processo e flip-chart para capturar outras informações e, então, transcrever resultados para uma ferramenta de desenho, modelagem ou ferramenta de informação é um método comum utilizado em workshops, entrevistas, ou seções de modelagem dirigidas ou estruturadas.</w:t>
        </w:r>
      </w:ins>
    </w:p>
    <w:p w14:paraId="69C394D0" w14:textId="39C5683D" w:rsidR="008F45D0" w:rsidRPr="008F45D0" w:rsidRDefault="008F45D0" w:rsidP="008F45D0">
      <w:pPr>
        <w:shd w:val="clear" w:color="auto" w:fill="FFFFFF"/>
        <w:spacing w:after="400" w:line="256" w:lineRule="auto"/>
        <w:ind w:firstLine="720"/>
        <w:jc w:val="both"/>
        <w:rPr>
          <w:ins w:id="2017" w:author="Emeson Santos" w:date="2019-08-23T08:59:00Z"/>
          <w:rFonts w:eastAsia="Times New Roman" w:cs="Times New Roman"/>
        </w:rPr>
      </w:pPr>
      <w:ins w:id="2018" w:author="Emeson Santos" w:date="2019-08-23T08:59:00Z">
        <w:r w:rsidRPr="008F45D0">
          <w:rPr>
            <w:rFonts w:eastAsia="Times New Roman" w:cs="Times New Roman"/>
          </w:rPr>
          <w:t xml:space="preserve">A escolha da ferramenta Bizagi por ser um software gratuito, fácil de usar e usa cores em cada elemento para que tenha uma maior identificação. Você pode desenhar o fluxo de processo e também e possível documentar os elementos criando novos campos para complementar o modelo com informações. O Bizagi grava com extensão bpm que da própria </w:t>
        </w:r>
      </w:ins>
      <w:r w:rsidR="005C122D" w:rsidRPr="008F45D0">
        <w:rPr>
          <w:rFonts w:eastAsia="Times New Roman" w:cs="Times New Roman"/>
        </w:rPr>
        <w:t>ferramenta,</w:t>
      </w:r>
      <w:ins w:id="2019" w:author="Emeson Santos" w:date="2019-08-23T08:59:00Z">
        <w:r w:rsidRPr="008F45D0">
          <w:rPr>
            <w:rFonts w:eastAsia="Times New Roman" w:cs="Times New Roman"/>
          </w:rPr>
          <w:t xml:space="preserve"> mas pode ser exportada para outros formatos com imagem (PNG e BMP) além de gerar documentações como PDF, DOC, ela também gerar o formato HTML onde pode ser usado na web. A starUml e um ferramenta que utilizar notação UML onde é </w:t>
        </w:r>
      </w:ins>
      <w:r w:rsidR="005C122D" w:rsidRPr="008F45D0">
        <w:rPr>
          <w:rFonts w:eastAsia="Times New Roman" w:cs="Times New Roman"/>
        </w:rPr>
        <w:t>usando,</w:t>
      </w:r>
      <w:ins w:id="2020" w:author="Emeson Santos" w:date="2019-08-23T08:59:00Z">
        <w:r w:rsidRPr="008F45D0">
          <w:rPr>
            <w:rFonts w:eastAsia="Times New Roman" w:cs="Times New Roman"/>
          </w:rPr>
          <w:t xml:space="preserve"> mas para fazer a modelagem de estrutura de software onde emprega a visualização, a especificação, a construção e documentação de artefatos que façam uso de sistemas complexos de software. Desta forma a ferramenta starUml não seja uma boa escolha para a modelagem de processos da chefia departamental.</w:t>
        </w:r>
      </w:ins>
    </w:p>
    <w:p w14:paraId="0F30EE32" w14:textId="5D39F790" w:rsidR="008F45D0" w:rsidRPr="008F45D0" w:rsidRDefault="008F45D0" w:rsidP="008F45D0">
      <w:pPr>
        <w:shd w:val="clear" w:color="auto" w:fill="FFFFFF"/>
        <w:spacing w:after="400" w:line="256" w:lineRule="auto"/>
        <w:ind w:firstLine="720"/>
        <w:jc w:val="both"/>
        <w:rPr>
          <w:ins w:id="2021" w:author="Emeson Santos" w:date="2019-08-23T08:59:00Z"/>
          <w:rFonts w:eastAsia="Times New Roman" w:cs="Times New Roman"/>
        </w:rPr>
      </w:pPr>
      <w:ins w:id="2022" w:author="Emeson Santos" w:date="2019-08-23T08:59:00Z">
        <w:r w:rsidRPr="008F45D0">
          <w:rPr>
            <w:rFonts w:eastAsia="Times New Roman" w:cs="Times New Roman"/>
          </w:rPr>
          <w:t xml:space="preserve">O fluxograma é uma das notações, mas simples e possui </w:t>
        </w:r>
      </w:ins>
      <w:r w:rsidR="005C122D" w:rsidRPr="008F45D0">
        <w:rPr>
          <w:rFonts w:eastAsia="Times New Roman" w:cs="Times New Roman"/>
        </w:rPr>
        <w:t>muitas ferramentas que podem</w:t>
      </w:r>
      <w:ins w:id="2023" w:author="Emeson Santos" w:date="2019-08-23T08:59:00Z">
        <w:r w:rsidRPr="008F45D0">
          <w:rPr>
            <w:rFonts w:eastAsia="Times New Roman" w:cs="Times New Roman"/>
          </w:rPr>
          <w:t xml:space="preserve"> ser </w:t>
        </w:r>
      </w:ins>
      <w:r w:rsidR="005C122D" w:rsidRPr="008F45D0">
        <w:rPr>
          <w:rFonts w:eastAsia="Times New Roman" w:cs="Times New Roman"/>
        </w:rPr>
        <w:t>utilizadas,</w:t>
      </w:r>
      <w:ins w:id="2024" w:author="Emeson Santos" w:date="2019-08-23T08:59:00Z">
        <w:r w:rsidRPr="008F45D0">
          <w:rPr>
            <w:rFonts w:eastAsia="Times New Roman" w:cs="Times New Roman"/>
          </w:rPr>
          <w:t xml:space="preserve"> mas falaremos apenas da Draw.io. Uma ferramenta online onde cria diagramas simples e eficiente para entender os processos mais rápidos e de forma simples. Possui uma limitação em seus elementos, grava somente em sua própria extensão xml onde poder ser muito complexos para a manipulação e visualização na web. Logo abaixo serão descritos de forma detalhada de todos os elementos de padronização da ferramenta Bizagi.</w:t>
        </w:r>
      </w:ins>
    </w:p>
    <w:p w14:paraId="632EA697" w14:textId="06E133BE" w:rsidR="008F45D0" w:rsidRPr="008F45D0" w:rsidRDefault="008F45D0" w:rsidP="008F45D0">
      <w:pPr>
        <w:pStyle w:val="Ttulo3"/>
        <w:shd w:val="clear" w:color="auto" w:fill="FFFFFF"/>
        <w:spacing w:before="240" w:after="160" w:line="256" w:lineRule="auto"/>
        <w:jc w:val="both"/>
        <w:rPr>
          <w:ins w:id="2025" w:author="Emeson Santos" w:date="2019-08-23T08:59:00Z"/>
          <w:rFonts w:eastAsia="Times New Roman" w:cs="Times New Roman"/>
          <w:b/>
          <w:color w:val="auto"/>
          <w:rPrChange w:id="2026" w:author="Emeson Santos" w:date="2019-08-23T09:00:00Z">
            <w:rPr>
              <w:ins w:id="2027" w:author="Emeson Santos" w:date="2019-08-23T08:59:00Z"/>
              <w:rFonts w:eastAsia="Times New Roman" w:cs="Times New Roman"/>
              <w:b/>
              <w:color w:val="000000"/>
            </w:rPr>
          </w:rPrChange>
        </w:rPr>
      </w:pPr>
      <w:bookmarkStart w:id="2028" w:name="_dp059wl0m4cf" w:colFirst="0" w:colLast="0"/>
      <w:bookmarkStart w:id="2029" w:name="_Toc17446452"/>
      <w:bookmarkEnd w:id="2028"/>
      <w:ins w:id="2030" w:author="Emeson Santos" w:date="2019-08-23T08:59:00Z">
        <w:r w:rsidRPr="008F45D0">
          <w:rPr>
            <w:rFonts w:eastAsia="Times New Roman" w:cs="Times New Roman"/>
            <w:b/>
            <w:color w:val="auto"/>
            <w:rPrChange w:id="2031" w:author="Emeson Santos" w:date="2019-08-23T09:00:00Z">
              <w:rPr>
                <w:rFonts w:eastAsia="Times New Roman" w:cs="Times New Roman"/>
                <w:b/>
                <w:color w:val="000000"/>
              </w:rPr>
            </w:rPrChange>
          </w:rPr>
          <w:t xml:space="preserve">2.2.1 </w:t>
        </w:r>
        <w:r w:rsidRPr="00BA0422">
          <w:rPr>
            <w:b/>
            <w:bCs/>
            <w:color w:val="auto"/>
            <w:rPrChange w:id="2032" w:author="Emeson Santos" w:date="2019-08-23T10:01:00Z">
              <w:rPr>
                <w:rFonts w:eastAsia="Times New Roman" w:cs="Times New Roman"/>
                <w:b/>
                <w:color w:val="000000"/>
              </w:rPr>
            </w:rPrChange>
          </w:rPr>
          <w:t>PISCINA/POOL</w:t>
        </w:r>
        <w:bookmarkEnd w:id="2029"/>
      </w:ins>
    </w:p>
    <w:p w14:paraId="0FB9D210" w14:textId="77777777" w:rsidR="008F45D0" w:rsidRPr="008F45D0" w:rsidRDefault="008F45D0" w:rsidP="008F45D0">
      <w:pPr>
        <w:shd w:val="clear" w:color="auto" w:fill="FFFFFF"/>
        <w:spacing w:before="240" w:after="160" w:line="256" w:lineRule="auto"/>
        <w:ind w:firstLine="340"/>
        <w:jc w:val="both"/>
        <w:rPr>
          <w:ins w:id="2033" w:author="Emeson Santos" w:date="2019-08-23T08:59:00Z"/>
          <w:rFonts w:eastAsia="Times New Roman" w:cs="Times New Roman"/>
          <w:rPrChange w:id="2034" w:author="Emeson Santos" w:date="2019-08-23T09:00:00Z">
            <w:rPr>
              <w:ins w:id="2035" w:author="Emeson Santos" w:date="2019-08-23T08:59:00Z"/>
              <w:rFonts w:eastAsia="Times New Roman" w:cs="Times New Roman"/>
              <w:color w:val="222222"/>
            </w:rPr>
          </w:rPrChange>
        </w:rPr>
      </w:pPr>
      <w:ins w:id="2036" w:author="Emeson Santos" w:date="2019-08-23T08:59:00Z">
        <w:r w:rsidRPr="008F45D0">
          <w:rPr>
            <w:rFonts w:eastAsia="Times New Roman" w:cs="Times New Roman"/>
            <w:rPrChange w:id="2037" w:author="Emeson Santos" w:date="2019-08-23T09:00:00Z">
              <w:rPr>
                <w:rFonts w:eastAsia="Times New Roman" w:cs="Times New Roman"/>
                <w:color w:val="222222"/>
              </w:rPr>
            </w:rPrChange>
          </w:rPr>
          <w:t>Container que é a representação gráfica de um participante de um processo. Geralmente um processo de negócio está contido dentro de uma única piscina, mas isso não é uma regra. Ou seja, uma piscina pode se referir a um processo. Em determinadas circunstâncias, uma piscina pode representar uma caixa preta (Black box), ou seja, a representação de um processo participante/colaborador de outro processo, cuja modelagem não é representada.</w:t>
        </w:r>
      </w:ins>
    </w:p>
    <w:p w14:paraId="66BC762B" w14:textId="77777777" w:rsidR="008F45D0" w:rsidRPr="008F45D0" w:rsidRDefault="008F45D0" w:rsidP="008F45D0">
      <w:pPr>
        <w:shd w:val="clear" w:color="auto" w:fill="FFFFFF"/>
        <w:spacing w:before="240" w:after="160" w:line="256" w:lineRule="auto"/>
        <w:ind w:firstLine="340"/>
        <w:jc w:val="center"/>
        <w:rPr>
          <w:ins w:id="2038" w:author="Emeson Santos" w:date="2019-08-23T08:59:00Z"/>
          <w:rFonts w:eastAsia="Times New Roman" w:cs="Times New Roman"/>
          <w:rPrChange w:id="2039" w:author="Emeson Santos" w:date="2019-08-23T09:00:00Z">
            <w:rPr>
              <w:ins w:id="2040" w:author="Emeson Santos" w:date="2019-08-23T08:59:00Z"/>
              <w:rFonts w:eastAsia="Times New Roman" w:cs="Times New Roman"/>
              <w:color w:val="222222"/>
            </w:rPr>
          </w:rPrChange>
        </w:rPr>
      </w:pPr>
      <w:ins w:id="2041" w:author="Emeson Santos" w:date="2019-08-23T08:59:00Z">
        <w:r w:rsidRPr="008F45D0">
          <w:rPr>
            <w:rFonts w:eastAsia="Times New Roman" w:cs="Times New Roman"/>
            <w:noProof/>
            <w:rPrChange w:id="2042" w:author="Emeson Santos" w:date="2019-08-23T09:00:00Z">
              <w:rPr>
                <w:rFonts w:eastAsia="Times New Roman" w:cs="Times New Roman"/>
                <w:noProof/>
                <w:color w:val="222222"/>
              </w:rPr>
            </w:rPrChange>
          </w:rPr>
          <w:lastRenderedPageBreak/>
          <w:drawing>
            <wp:inline distT="114300" distB="114300" distL="114300" distR="114300" wp14:anchorId="2B8448AF" wp14:editId="0CE52B3B">
              <wp:extent cx="5734050" cy="3073400"/>
              <wp:effectExtent l="0" t="0" r="0" b="0"/>
              <wp:docPr id="31"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4"/>
                      <a:srcRect/>
                      <a:stretch>
                        <a:fillRect/>
                      </a:stretch>
                    </pic:blipFill>
                    <pic:spPr>
                      <a:xfrm>
                        <a:off x="0" y="0"/>
                        <a:ext cx="5734050" cy="3073400"/>
                      </a:xfrm>
                      <a:prstGeom prst="rect">
                        <a:avLst/>
                      </a:prstGeom>
                      <a:ln/>
                    </pic:spPr>
                  </pic:pic>
                </a:graphicData>
              </a:graphic>
            </wp:inline>
          </w:drawing>
        </w:r>
      </w:ins>
    </w:p>
    <w:p w14:paraId="670E3EF6" w14:textId="77C751EB" w:rsidR="008F45D0" w:rsidRPr="00BA0422" w:rsidRDefault="008F45D0" w:rsidP="008F45D0">
      <w:pPr>
        <w:shd w:val="clear" w:color="auto" w:fill="FFFFFF"/>
        <w:spacing w:before="240" w:after="160" w:line="256" w:lineRule="auto"/>
        <w:ind w:firstLine="340"/>
        <w:jc w:val="center"/>
        <w:rPr>
          <w:ins w:id="2043" w:author="Emeson Santos" w:date="2019-08-23T08:59:00Z"/>
          <w:rFonts w:eastAsia="Times New Roman" w:cs="Times New Roman"/>
          <w:b/>
          <w:bCs/>
          <w:sz w:val="20"/>
          <w:szCs w:val="20"/>
          <w:rPrChange w:id="2044" w:author="Emeson Santos" w:date="2019-08-23T10:01:00Z">
            <w:rPr>
              <w:ins w:id="2045" w:author="Emeson Santos" w:date="2019-08-23T08:59:00Z"/>
              <w:rFonts w:eastAsia="Times New Roman" w:cs="Times New Roman"/>
              <w:color w:val="222222"/>
            </w:rPr>
          </w:rPrChange>
        </w:rPr>
      </w:pPr>
      <w:ins w:id="2046" w:author="Emeson Santos" w:date="2019-08-23T08:59:00Z">
        <w:r w:rsidRPr="00BA0422">
          <w:rPr>
            <w:rFonts w:eastAsia="Times New Roman" w:cs="Times New Roman"/>
            <w:b/>
            <w:bCs/>
            <w:sz w:val="20"/>
            <w:szCs w:val="20"/>
            <w:rPrChange w:id="2047" w:author="Emeson Santos" w:date="2019-08-23T10:01:00Z">
              <w:rPr>
                <w:rFonts w:eastAsia="Times New Roman" w:cs="Times New Roman"/>
                <w:color w:val="222222"/>
              </w:rPr>
            </w:rPrChange>
          </w:rPr>
          <w:t xml:space="preserve">Figura 4 - </w:t>
        </w:r>
      </w:ins>
      <w:ins w:id="2048" w:author="Emeson Santos" w:date="2019-08-23T10:01:00Z">
        <w:r w:rsidR="00BA0422" w:rsidRPr="00BA0422">
          <w:rPr>
            <w:rFonts w:eastAsia="Times New Roman" w:cs="Times New Roman"/>
            <w:b/>
            <w:bCs/>
            <w:sz w:val="20"/>
            <w:szCs w:val="20"/>
          </w:rPr>
          <w:t>Artefato Piscina</w:t>
        </w:r>
      </w:ins>
      <w:ins w:id="2049" w:author="Emeson Santos" w:date="2019-08-23T08:59:00Z">
        <w:r w:rsidRPr="00BA0422">
          <w:rPr>
            <w:rFonts w:eastAsia="Times New Roman" w:cs="Times New Roman"/>
            <w:b/>
            <w:bCs/>
            <w:sz w:val="20"/>
            <w:szCs w:val="20"/>
            <w:rPrChange w:id="2050" w:author="Emeson Santos" w:date="2019-08-23T10:01:00Z">
              <w:rPr>
                <w:rFonts w:eastAsia="Times New Roman" w:cs="Times New Roman"/>
                <w:color w:val="222222"/>
              </w:rPr>
            </w:rPrChange>
          </w:rPr>
          <w:t>/pool</w:t>
        </w:r>
      </w:ins>
    </w:p>
    <w:p w14:paraId="2892606D" w14:textId="77777777" w:rsidR="008F45D0" w:rsidRPr="008F45D0" w:rsidRDefault="008F45D0" w:rsidP="008F45D0">
      <w:pPr>
        <w:shd w:val="clear" w:color="auto" w:fill="FFFFFF"/>
        <w:spacing w:before="240" w:after="160" w:line="256" w:lineRule="auto"/>
        <w:ind w:firstLine="340"/>
        <w:jc w:val="center"/>
        <w:rPr>
          <w:ins w:id="2051" w:author="Emeson Santos" w:date="2019-08-23T08:59:00Z"/>
          <w:rFonts w:eastAsia="Times New Roman" w:cs="Times New Roman"/>
          <w:rPrChange w:id="2052" w:author="Emeson Santos" w:date="2019-08-23T09:00:00Z">
            <w:rPr>
              <w:ins w:id="2053" w:author="Emeson Santos" w:date="2019-08-23T08:59:00Z"/>
              <w:rFonts w:eastAsia="Times New Roman" w:cs="Times New Roman"/>
              <w:color w:val="222222"/>
            </w:rPr>
          </w:rPrChange>
        </w:rPr>
      </w:pPr>
    </w:p>
    <w:p w14:paraId="1289EF25" w14:textId="77777777" w:rsidR="008F45D0" w:rsidRPr="008F45D0" w:rsidRDefault="008F45D0" w:rsidP="008F45D0">
      <w:pPr>
        <w:shd w:val="clear" w:color="auto" w:fill="FFFFFF"/>
        <w:spacing w:before="240" w:after="160" w:line="256" w:lineRule="auto"/>
        <w:ind w:firstLine="340"/>
        <w:jc w:val="center"/>
        <w:rPr>
          <w:ins w:id="2054" w:author="Emeson Santos" w:date="2019-08-23T08:59:00Z"/>
          <w:rFonts w:eastAsia="Times New Roman" w:cs="Times New Roman"/>
          <w:rPrChange w:id="2055" w:author="Emeson Santos" w:date="2019-08-23T09:00:00Z">
            <w:rPr>
              <w:ins w:id="2056" w:author="Emeson Santos" w:date="2019-08-23T08:59:00Z"/>
              <w:rFonts w:eastAsia="Times New Roman" w:cs="Times New Roman"/>
              <w:color w:val="222222"/>
            </w:rPr>
          </w:rPrChange>
        </w:rPr>
      </w:pPr>
    </w:p>
    <w:p w14:paraId="50A82519" w14:textId="7E9D112E" w:rsidR="008F45D0" w:rsidRPr="008F45D0" w:rsidRDefault="008F45D0" w:rsidP="008F45D0">
      <w:pPr>
        <w:pStyle w:val="Ttulo3"/>
        <w:shd w:val="clear" w:color="auto" w:fill="FFFFFF"/>
        <w:spacing w:before="240" w:after="160" w:line="256" w:lineRule="auto"/>
        <w:jc w:val="both"/>
        <w:rPr>
          <w:ins w:id="2057" w:author="Emeson Santos" w:date="2019-08-23T08:59:00Z"/>
          <w:rFonts w:eastAsia="Times New Roman" w:cs="Times New Roman"/>
          <w:b/>
          <w:color w:val="auto"/>
          <w:rPrChange w:id="2058" w:author="Emeson Santos" w:date="2019-08-23T09:00:00Z">
            <w:rPr>
              <w:ins w:id="2059" w:author="Emeson Santos" w:date="2019-08-23T08:59:00Z"/>
              <w:rFonts w:eastAsia="Times New Roman" w:cs="Times New Roman"/>
              <w:b/>
              <w:color w:val="000000"/>
            </w:rPr>
          </w:rPrChange>
        </w:rPr>
      </w:pPr>
      <w:bookmarkStart w:id="2060" w:name="_b2v3kgtca9h7" w:colFirst="0" w:colLast="0"/>
      <w:bookmarkStart w:id="2061" w:name="_Toc17446453"/>
      <w:bookmarkEnd w:id="2060"/>
      <w:ins w:id="2062" w:author="Emeson Santos" w:date="2019-08-23T08:59:00Z">
        <w:r w:rsidRPr="008F45D0">
          <w:rPr>
            <w:rFonts w:eastAsia="Times New Roman" w:cs="Times New Roman"/>
            <w:b/>
            <w:color w:val="auto"/>
            <w:rPrChange w:id="2063" w:author="Emeson Santos" w:date="2019-08-23T09:00:00Z">
              <w:rPr>
                <w:rFonts w:eastAsia="Times New Roman" w:cs="Times New Roman"/>
                <w:b/>
                <w:color w:val="000000"/>
              </w:rPr>
            </w:rPrChange>
          </w:rPr>
          <w:t xml:space="preserve">2.2.2 </w:t>
        </w:r>
        <w:r w:rsidRPr="00BA0422">
          <w:rPr>
            <w:b/>
            <w:bCs/>
            <w:color w:val="auto"/>
            <w:rPrChange w:id="2064" w:author="Emeson Santos" w:date="2019-08-23T10:01:00Z">
              <w:rPr>
                <w:rFonts w:eastAsia="Times New Roman" w:cs="Times New Roman"/>
                <w:b/>
                <w:color w:val="000000"/>
              </w:rPr>
            </w:rPrChange>
          </w:rPr>
          <w:t>RAIA/LANE</w:t>
        </w:r>
        <w:bookmarkEnd w:id="2061"/>
      </w:ins>
    </w:p>
    <w:p w14:paraId="5DA414EF" w14:textId="13DB3E96" w:rsidR="008F45D0" w:rsidRPr="008F45D0" w:rsidRDefault="008F45D0" w:rsidP="008F45D0">
      <w:pPr>
        <w:shd w:val="clear" w:color="auto" w:fill="FFFFFF"/>
        <w:spacing w:before="240" w:after="160" w:line="256" w:lineRule="auto"/>
        <w:ind w:firstLine="340"/>
        <w:jc w:val="both"/>
        <w:rPr>
          <w:ins w:id="2065" w:author="Emeson Santos" w:date="2019-08-23T08:59:00Z"/>
          <w:rFonts w:eastAsia="Times New Roman" w:cs="Times New Roman"/>
          <w:rPrChange w:id="2066" w:author="Emeson Santos" w:date="2019-08-23T09:00:00Z">
            <w:rPr>
              <w:ins w:id="2067" w:author="Emeson Santos" w:date="2019-08-23T08:59:00Z"/>
              <w:rFonts w:eastAsia="Times New Roman" w:cs="Times New Roman"/>
              <w:color w:val="222222"/>
            </w:rPr>
          </w:rPrChange>
        </w:rPr>
      </w:pPr>
      <w:ins w:id="2068" w:author="Emeson Santos" w:date="2019-08-23T08:59:00Z">
        <w:r w:rsidRPr="008F45D0">
          <w:rPr>
            <w:rFonts w:eastAsia="Times New Roman" w:cs="Times New Roman"/>
            <w:rPrChange w:id="2069" w:author="Emeson Santos" w:date="2019-08-23T09:00:00Z">
              <w:rPr>
                <w:rFonts w:eastAsia="Times New Roman" w:cs="Times New Roman"/>
                <w:color w:val="222222"/>
              </w:rPr>
            </w:rPrChange>
          </w:rPr>
          <w:t>É uma sub</w:t>
        </w:r>
      </w:ins>
      <w:r w:rsidR="005C122D">
        <w:rPr>
          <w:rFonts w:eastAsia="Times New Roman" w:cs="Times New Roman"/>
        </w:rPr>
        <w:t xml:space="preserve"> </w:t>
      </w:r>
      <w:ins w:id="2070" w:author="Emeson Santos" w:date="2019-08-23T08:59:00Z">
        <w:r w:rsidRPr="008F45D0">
          <w:rPr>
            <w:rFonts w:eastAsia="Times New Roman" w:cs="Times New Roman"/>
            <w:rPrChange w:id="2071" w:author="Emeson Santos" w:date="2019-08-23T09:00:00Z">
              <w:rPr>
                <w:rFonts w:eastAsia="Times New Roman" w:cs="Times New Roman"/>
                <w:color w:val="222222"/>
              </w:rPr>
            </w:rPrChange>
          </w:rPr>
          <w:t>partição dentro de um processo usada para organizar e categorizar atividades dentro do mesmo. BPMN não especifica o uso de raias, mas elas são frequentemente utilizadas para identificar coisas como, papéis internos, sistemas e departamentos internos.</w:t>
        </w:r>
      </w:ins>
    </w:p>
    <w:p w14:paraId="7AC40164" w14:textId="77777777" w:rsidR="008F45D0" w:rsidRPr="008F45D0" w:rsidRDefault="008F45D0" w:rsidP="008F45D0">
      <w:pPr>
        <w:shd w:val="clear" w:color="auto" w:fill="FFFFFF"/>
        <w:spacing w:before="240" w:after="160" w:line="256" w:lineRule="auto"/>
        <w:ind w:firstLine="340"/>
        <w:jc w:val="center"/>
        <w:rPr>
          <w:ins w:id="2072" w:author="Emeson Santos" w:date="2019-08-23T08:59:00Z"/>
          <w:rFonts w:eastAsia="Times New Roman" w:cs="Times New Roman"/>
          <w:rPrChange w:id="2073" w:author="Emeson Santos" w:date="2019-08-23T09:00:00Z">
            <w:rPr>
              <w:ins w:id="2074" w:author="Emeson Santos" w:date="2019-08-23T08:59:00Z"/>
              <w:rFonts w:eastAsia="Times New Roman" w:cs="Times New Roman"/>
              <w:color w:val="222222"/>
            </w:rPr>
          </w:rPrChange>
        </w:rPr>
      </w:pPr>
      <w:ins w:id="2075" w:author="Emeson Santos" w:date="2019-08-23T08:59:00Z">
        <w:r w:rsidRPr="008F45D0">
          <w:rPr>
            <w:rFonts w:eastAsia="Times New Roman" w:cs="Times New Roman"/>
            <w:noProof/>
            <w:rPrChange w:id="2076" w:author="Emeson Santos" w:date="2019-08-23T09:00:00Z">
              <w:rPr>
                <w:rFonts w:eastAsia="Times New Roman" w:cs="Times New Roman"/>
                <w:noProof/>
                <w:color w:val="222222"/>
              </w:rPr>
            </w:rPrChange>
          </w:rPr>
          <w:drawing>
            <wp:inline distT="114300" distB="114300" distL="114300" distR="114300" wp14:anchorId="4EB83F1D" wp14:editId="0D5A1CB8">
              <wp:extent cx="5734050" cy="3467100"/>
              <wp:effectExtent l="0" t="0" r="0" b="0"/>
              <wp:docPr id="22"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5"/>
                      <a:srcRect/>
                      <a:stretch>
                        <a:fillRect/>
                      </a:stretch>
                    </pic:blipFill>
                    <pic:spPr>
                      <a:xfrm>
                        <a:off x="0" y="0"/>
                        <a:ext cx="5734050" cy="3467100"/>
                      </a:xfrm>
                      <a:prstGeom prst="rect">
                        <a:avLst/>
                      </a:prstGeom>
                      <a:ln/>
                    </pic:spPr>
                  </pic:pic>
                </a:graphicData>
              </a:graphic>
            </wp:inline>
          </w:drawing>
        </w:r>
      </w:ins>
    </w:p>
    <w:p w14:paraId="4C766119" w14:textId="77777777" w:rsidR="008F45D0" w:rsidRPr="00BA0422" w:rsidRDefault="008F45D0" w:rsidP="008F45D0">
      <w:pPr>
        <w:shd w:val="clear" w:color="auto" w:fill="FFFFFF"/>
        <w:spacing w:before="240" w:after="160" w:line="256" w:lineRule="auto"/>
        <w:ind w:firstLine="340"/>
        <w:jc w:val="center"/>
        <w:rPr>
          <w:ins w:id="2077" w:author="Emeson Santos" w:date="2019-08-23T08:59:00Z"/>
          <w:rFonts w:eastAsia="Times New Roman" w:cs="Times New Roman"/>
          <w:b/>
          <w:bCs/>
          <w:sz w:val="20"/>
          <w:szCs w:val="20"/>
          <w:rPrChange w:id="2078" w:author="Emeson Santos" w:date="2019-08-23T10:02:00Z">
            <w:rPr>
              <w:ins w:id="2079" w:author="Emeson Santos" w:date="2019-08-23T08:59:00Z"/>
              <w:rFonts w:eastAsia="Times New Roman" w:cs="Times New Roman"/>
              <w:color w:val="222222"/>
            </w:rPr>
          </w:rPrChange>
        </w:rPr>
      </w:pPr>
      <w:ins w:id="2080" w:author="Emeson Santos" w:date="2019-08-23T08:59:00Z">
        <w:r w:rsidRPr="00BA0422">
          <w:rPr>
            <w:rFonts w:eastAsia="Times New Roman" w:cs="Times New Roman"/>
            <w:b/>
            <w:bCs/>
            <w:sz w:val="20"/>
            <w:szCs w:val="20"/>
            <w:rPrChange w:id="2081" w:author="Emeson Santos" w:date="2019-08-23T10:02:00Z">
              <w:rPr>
                <w:rFonts w:eastAsia="Times New Roman" w:cs="Times New Roman"/>
                <w:color w:val="222222"/>
              </w:rPr>
            </w:rPrChange>
          </w:rPr>
          <w:lastRenderedPageBreak/>
          <w:t>Figura 5 - Artefato Raia/Lane</w:t>
        </w:r>
      </w:ins>
    </w:p>
    <w:p w14:paraId="7477DB03" w14:textId="77777777" w:rsidR="008F45D0" w:rsidRPr="008F45D0" w:rsidRDefault="008F45D0" w:rsidP="008F45D0">
      <w:pPr>
        <w:shd w:val="clear" w:color="auto" w:fill="FFFFFF"/>
        <w:spacing w:before="240" w:after="160" w:line="256" w:lineRule="auto"/>
        <w:ind w:firstLine="340"/>
        <w:jc w:val="both"/>
        <w:rPr>
          <w:ins w:id="2082" w:author="Emeson Santos" w:date="2019-08-23T08:59:00Z"/>
          <w:rFonts w:eastAsia="Times New Roman" w:cs="Times New Roman"/>
          <w:rPrChange w:id="2083" w:author="Emeson Santos" w:date="2019-08-23T09:00:00Z">
            <w:rPr>
              <w:ins w:id="2084" w:author="Emeson Santos" w:date="2019-08-23T08:59:00Z"/>
              <w:rFonts w:eastAsia="Times New Roman" w:cs="Times New Roman"/>
              <w:color w:val="222222"/>
            </w:rPr>
          </w:rPrChange>
        </w:rPr>
      </w:pPr>
    </w:p>
    <w:p w14:paraId="351A079D" w14:textId="77777777" w:rsidR="008F45D0" w:rsidRPr="008F45D0" w:rsidRDefault="008F45D0" w:rsidP="008F45D0">
      <w:pPr>
        <w:shd w:val="clear" w:color="auto" w:fill="FFFFFF"/>
        <w:spacing w:before="240" w:after="160" w:line="256" w:lineRule="auto"/>
        <w:ind w:firstLine="340"/>
        <w:jc w:val="both"/>
        <w:rPr>
          <w:ins w:id="2085" w:author="Emeson Santos" w:date="2019-08-23T08:59:00Z"/>
          <w:rFonts w:eastAsia="Times New Roman" w:cs="Times New Roman"/>
          <w:rPrChange w:id="2086" w:author="Emeson Santos" w:date="2019-08-23T09:00:00Z">
            <w:rPr>
              <w:ins w:id="2087" w:author="Emeson Santos" w:date="2019-08-23T08:59:00Z"/>
              <w:rFonts w:eastAsia="Times New Roman" w:cs="Times New Roman"/>
              <w:color w:val="222222"/>
            </w:rPr>
          </w:rPrChange>
        </w:rPr>
      </w:pPr>
    </w:p>
    <w:p w14:paraId="42A2DFE3" w14:textId="6A8B6E15" w:rsidR="008F45D0" w:rsidRPr="008F45D0" w:rsidRDefault="008F45D0" w:rsidP="008F45D0">
      <w:pPr>
        <w:pStyle w:val="Ttulo3"/>
        <w:shd w:val="clear" w:color="auto" w:fill="FFFFFF"/>
        <w:spacing w:before="240" w:after="160" w:line="256" w:lineRule="auto"/>
        <w:jc w:val="both"/>
        <w:rPr>
          <w:ins w:id="2088" w:author="Emeson Santos" w:date="2019-08-23T08:59:00Z"/>
          <w:rFonts w:eastAsia="Times New Roman" w:cs="Times New Roman"/>
          <w:b/>
          <w:color w:val="auto"/>
          <w:rPrChange w:id="2089" w:author="Emeson Santos" w:date="2019-08-23T09:00:00Z">
            <w:rPr>
              <w:ins w:id="2090" w:author="Emeson Santos" w:date="2019-08-23T08:59:00Z"/>
              <w:rFonts w:eastAsia="Times New Roman" w:cs="Times New Roman"/>
              <w:b/>
            </w:rPr>
          </w:rPrChange>
        </w:rPr>
      </w:pPr>
      <w:bookmarkStart w:id="2091" w:name="_wcsq27lhxhf" w:colFirst="0" w:colLast="0"/>
      <w:bookmarkStart w:id="2092" w:name="_Toc17446454"/>
      <w:bookmarkEnd w:id="2091"/>
      <w:ins w:id="2093" w:author="Emeson Santos" w:date="2019-08-23T08:59:00Z">
        <w:r w:rsidRPr="008F45D0">
          <w:rPr>
            <w:rFonts w:eastAsia="Times New Roman" w:cs="Times New Roman"/>
            <w:b/>
            <w:color w:val="auto"/>
            <w:rPrChange w:id="2094" w:author="Emeson Santos" w:date="2019-08-23T09:00:00Z">
              <w:rPr>
                <w:rFonts w:eastAsia="Times New Roman" w:cs="Times New Roman"/>
                <w:b/>
              </w:rPr>
            </w:rPrChange>
          </w:rPr>
          <w:t xml:space="preserve">2.2.3 </w:t>
        </w:r>
        <w:r w:rsidRPr="00BA0422">
          <w:rPr>
            <w:b/>
            <w:bCs/>
            <w:color w:val="auto"/>
            <w:rPrChange w:id="2095" w:author="Emeson Santos" w:date="2019-08-23T10:01:00Z">
              <w:rPr>
                <w:rFonts w:eastAsia="Times New Roman" w:cs="Times New Roman"/>
                <w:b/>
              </w:rPr>
            </w:rPrChange>
          </w:rPr>
          <w:t>CONECTORES</w:t>
        </w:r>
        <w:bookmarkEnd w:id="2092"/>
      </w:ins>
    </w:p>
    <w:p w14:paraId="7D73D6BC" w14:textId="77777777" w:rsidR="008F45D0" w:rsidRPr="008F45D0" w:rsidRDefault="008F45D0" w:rsidP="008F45D0">
      <w:pPr>
        <w:shd w:val="clear" w:color="auto" w:fill="FFFFFF"/>
        <w:spacing w:before="240" w:after="160" w:line="256" w:lineRule="auto"/>
        <w:ind w:firstLine="340"/>
        <w:jc w:val="both"/>
        <w:rPr>
          <w:ins w:id="2096" w:author="Emeson Santos" w:date="2019-08-23T08:59:00Z"/>
          <w:rFonts w:eastAsia="Times New Roman" w:cs="Times New Roman"/>
          <w:rPrChange w:id="2097" w:author="Emeson Santos" w:date="2019-08-23T09:00:00Z">
            <w:rPr>
              <w:ins w:id="2098" w:author="Emeson Santos" w:date="2019-08-23T08:59:00Z"/>
              <w:rFonts w:eastAsia="Times New Roman" w:cs="Times New Roman"/>
              <w:color w:val="222222"/>
            </w:rPr>
          </w:rPrChange>
        </w:rPr>
      </w:pPr>
      <w:ins w:id="2099" w:author="Emeson Santos" w:date="2019-08-23T08:59:00Z">
        <w:r w:rsidRPr="008F45D0">
          <w:rPr>
            <w:rFonts w:eastAsia="Times New Roman" w:cs="Times New Roman"/>
            <w:rPrChange w:id="2100" w:author="Emeson Santos" w:date="2019-08-23T09:00:00Z">
              <w:rPr>
                <w:rFonts w:eastAsia="Times New Roman" w:cs="Times New Roman"/>
                <w:color w:val="222222"/>
              </w:rPr>
            </w:rPrChange>
          </w:rPr>
          <w:t>São elementos utilizados para mostrar a ordem de sequenciamento das atividades e eventos que ocorrem dentro de um fluxo de trabalho. Cada conector tem apenas uma fonte e um alvo. Os conectores podem ser utilizados para definir o caminho “feliz” de execução de um processo.</w:t>
        </w:r>
      </w:ins>
    </w:p>
    <w:p w14:paraId="6001F13E" w14:textId="77777777" w:rsidR="008F45D0" w:rsidRPr="008F45D0" w:rsidRDefault="008F45D0" w:rsidP="008F45D0">
      <w:pPr>
        <w:shd w:val="clear" w:color="auto" w:fill="FFFFFF"/>
        <w:spacing w:before="240" w:after="240" w:line="256" w:lineRule="auto"/>
        <w:jc w:val="center"/>
        <w:rPr>
          <w:ins w:id="2101" w:author="Emeson Santos" w:date="2019-08-23T08:59:00Z"/>
          <w:rFonts w:eastAsia="Times New Roman" w:cs="Times New Roman"/>
        </w:rPr>
      </w:pPr>
    </w:p>
    <w:tbl>
      <w:tblPr>
        <w:tblW w:w="9361"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1"/>
        <w:gridCol w:w="3120"/>
        <w:gridCol w:w="3120"/>
      </w:tblGrid>
      <w:tr w:rsidR="008F45D0" w:rsidRPr="008F45D0" w14:paraId="2F16489D" w14:textId="77777777" w:rsidTr="0068050B">
        <w:trPr>
          <w:jc w:val="center"/>
          <w:ins w:id="2102" w:author="Emeson Santos" w:date="2019-08-23T08:59:00Z"/>
        </w:trPr>
        <w:tc>
          <w:tcPr>
            <w:tcW w:w="3120" w:type="dxa"/>
            <w:shd w:val="clear" w:color="auto" w:fill="999999"/>
            <w:tcMar>
              <w:top w:w="100" w:type="dxa"/>
              <w:left w:w="100" w:type="dxa"/>
              <w:bottom w:w="100" w:type="dxa"/>
              <w:right w:w="100" w:type="dxa"/>
            </w:tcMar>
          </w:tcPr>
          <w:p w14:paraId="4590B69C" w14:textId="77777777" w:rsidR="008F45D0" w:rsidRPr="008F45D0" w:rsidRDefault="008F45D0" w:rsidP="0068050B">
            <w:pPr>
              <w:widowControl w:val="0"/>
              <w:pBdr>
                <w:top w:val="nil"/>
                <w:left w:val="nil"/>
                <w:bottom w:val="nil"/>
                <w:right w:val="nil"/>
                <w:between w:val="nil"/>
              </w:pBdr>
              <w:spacing w:line="240" w:lineRule="auto"/>
              <w:jc w:val="center"/>
              <w:rPr>
                <w:ins w:id="2103" w:author="Emeson Santos" w:date="2019-08-23T08:59:00Z"/>
                <w:rFonts w:eastAsia="Times New Roman" w:cs="Times New Roman"/>
              </w:rPr>
            </w:pPr>
            <w:ins w:id="2104" w:author="Emeson Santos" w:date="2019-08-23T08:59:00Z">
              <w:r w:rsidRPr="008F45D0">
                <w:rPr>
                  <w:rFonts w:eastAsia="Times New Roman" w:cs="Times New Roman"/>
                </w:rPr>
                <w:t>Objeto</w:t>
              </w:r>
            </w:ins>
          </w:p>
        </w:tc>
        <w:tc>
          <w:tcPr>
            <w:tcW w:w="3120" w:type="dxa"/>
            <w:shd w:val="clear" w:color="auto" w:fill="999999"/>
            <w:tcMar>
              <w:top w:w="100" w:type="dxa"/>
              <w:left w:w="100" w:type="dxa"/>
              <w:bottom w:w="100" w:type="dxa"/>
              <w:right w:w="100" w:type="dxa"/>
            </w:tcMar>
          </w:tcPr>
          <w:p w14:paraId="5BBA4567" w14:textId="77777777" w:rsidR="008F45D0" w:rsidRPr="008F45D0" w:rsidRDefault="008F45D0" w:rsidP="0068050B">
            <w:pPr>
              <w:widowControl w:val="0"/>
              <w:pBdr>
                <w:top w:val="nil"/>
                <w:left w:val="nil"/>
                <w:bottom w:val="nil"/>
                <w:right w:val="nil"/>
                <w:between w:val="nil"/>
              </w:pBdr>
              <w:spacing w:line="240" w:lineRule="auto"/>
              <w:jc w:val="center"/>
              <w:rPr>
                <w:ins w:id="2105" w:author="Emeson Santos" w:date="2019-08-23T08:59:00Z"/>
                <w:rFonts w:eastAsia="Times New Roman" w:cs="Times New Roman"/>
              </w:rPr>
            </w:pPr>
            <w:ins w:id="2106" w:author="Emeson Santos" w:date="2019-08-23T08:59:00Z">
              <w:r w:rsidRPr="008F45D0">
                <w:rPr>
                  <w:rFonts w:eastAsia="Times New Roman" w:cs="Times New Roman"/>
                </w:rPr>
                <w:t>Descrição</w:t>
              </w:r>
            </w:ins>
          </w:p>
        </w:tc>
        <w:tc>
          <w:tcPr>
            <w:tcW w:w="3120" w:type="dxa"/>
            <w:shd w:val="clear" w:color="auto" w:fill="999999"/>
            <w:tcMar>
              <w:top w:w="100" w:type="dxa"/>
              <w:left w:w="100" w:type="dxa"/>
              <w:bottom w:w="100" w:type="dxa"/>
              <w:right w:w="100" w:type="dxa"/>
            </w:tcMar>
          </w:tcPr>
          <w:p w14:paraId="14056C3E" w14:textId="77777777" w:rsidR="008F45D0" w:rsidRPr="008F45D0" w:rsidRDefault="008F45D0" w:rsidP="0068050B">
            <w:pPr>
              <w:widowControl w:val="0"/>
              <w:pBdr>
                <w:top w:val="nil"/>
                <w:left w:val="nil"/>
                <w:bottom w:val="nil"/>
                <w:right w:val="nil"/>
                <w:between w:val="nil"/>
              </w:pBdr>
              <w:spacing w:line="240" w:lineRule="auto"/>
              <w:jc w:val="center"/>
              <w:rPr>
                <w:ins w:id="2107" w:author="Emeson Santos" w:date="2019-08-23T08:59:00Z"/>
                <w:rFonts w:eastAsia="Times New Roman" w:cs="Times New Roman"/>
              </w:rPr>
            </w:pPr>
            <w:ins w:id="2108" w:author="Emeson Santos" w:date="2019-08-23T08:59:00Z">
              <w:r w:rsidRPr="008F45D0">
                <w:rPr>
                  <w:rFonts w:eastAsia="Times New Roman" w:cs="Times New Roman"/>
                </w:rPr>
                <w:t>Figura</w:t>
              </w:r>
            </w:ins>
          </w:p>
        </w:tc>
      </w:tr>
      <w:tr w:rsidR="008F45D0" w:rsidRPr="008F45D0" w14:paraId="4F53B5BA" w14:textId="77777777" w:rsidTr="0068050B">
        <w:trPr>
          <w:jc w:val="center"/>
          <w:ins w:id="2109" w:author="Emeson Santos" w:date="2019-08-23T08:59:00Z"/>
        </w:trPr>
        <w:tc>
          <w:tcPr>
            <w:tcW w:w="3120" w:type="dxa"/>
            <w:shd w:val="clear" w:color="auto" w:fill="auto"/>
            <w:tcMar>
              <w:top w:w="100" w:type="dxa"/>
              <w:left w:w="100" w:type="dxa"/>
              <w:bottom w:w="100" w:type="dxa"/>
              <w:right w:w="100" w:type="dxa"/>
            </w:tcMar>
          </w:tcPr>
          <w:p w14:paraId="04EC6A75" w14:textId="77777777" w:rsidR="008F45D0" w:rsidRPr="008F45D0" w:rsidRDefault="008F45D0" w:rsidP="0068050B">
            <w:pPr>
              <w:widowControl w:val="0"/>
              <w:pBdr>
                <w:top w:val="nil"/>
                <w:left w:val="nil"/>
                <w:bottom w:val="nil"/>
                <w:right w:val="nil"/>
                <w:between w:val="nil"/>
              </w:pBdr>
              <w:spacing w:line="240" w:lineRule="auto"/>
              <w:jc w:val="center"/>
              <w:rPr>
                <w:ins w:id="2110" w:author="Emeson Santos" w:date="2019-08-23T08:59:00Z"/>
                <w:rFonts w:eastAsia="Times New Roman" w:cs="Times New Roman"/>
              </w:rPr>
            </w:pPr>
            <w:ins w:id="2111" w:author="Emeson Santos" w:date="2019-08-23T08:59:00Z">
              <w:r w:rsidRPr="008F45D0">
                <w:rPr>
                  <w:rFonts w:eastAsia="Times New Roman" w:cs="Times New Roman"/>
                </w:rPr>
                <w:t xml:space="preserve">Fluxo de sequência </w:t>
              </w:r>
            </w:ins>
          </w:p>
        </w:tc>
        <w:tc>
          <w:tcPr>
            <w:tcW w:w="3120" w:type="dxa"/>
            <w:shd w:val="clear" w:color="auto" w:fill="auto"/>
            <w:tcMar>
              <w:top w:w="100" w:type="dxa"/>
              <w:left w:w="100" w:type="dxa"/>
              <w:bottom w:w="100" w:type="dxa"/>
              <w:right w:w="100" w:type="dxa"/>
            </w:tcMar>
          </w:tcPr>
          <w:p w14:paraId="7CBCBF8D" w14:textId="60021B5A" w:rsidR="008F45D0" w:rsidRPr="008F45D0" w:rsidRDefault="008F45D0" w:rsidP="0068050B">
            <w:pPr>
              <w:widowControl w:val="0"/>
              <w:pBdr>
                <w:top w:val="nil"/>
                <w:left w:val="nil"/>
                <w:bottom w:val="nil"/>
                <w:right w:val="nil"/>
                <w:between w:val="nil"/>
              </w:pBdr>
              <w:spacing w:line="240" w:lineRule="auto"/>
              <w:jc w:val="center"/>
              <w:rPr>
                <w:ins w:id="2112" w:author="Emeson Santos" w:date="2019-08-23T08:59:00Z"/>
                <w:rFonts w:eastAsia="Times New Roman" w:cs="Times New Roman"/>
              </w:rPr>
            </w:pPr>
            <w:ins w:id="2113" w:author="Emeson Santos" w:date="2019-08-23T08:59:00Z">
              <w:r w:rsidRPr="008F45D0">
                <w:rPr>
                  <w:rFonts w:eastAsia="Times New Roman" w:cs="Times New Roman"/>
                </w:rPr>
                <w:t xml:space="preserve">É usado apenas para mostrar a ordem em que </w:t>
              </w:r>
            </w:ins>
            <w:r w:rsidR="005C122D" w:rsidRPr="008F45D0">
              <w:rPr>
                <w:rFonts w:eastAsia="Times New Roman" w:cs="Times New Roman"/>
              </w:rPr>
              <w:t>as atividades</w:t>
            </w:r>
            <w:ins w:id="2114" w:author="Emeson Santos" w:date="2019-08-23T08:59:00Z">
              <w:r w:rsidRPr="008F45D0">
                <w:rPr>
                  <w:rFonts w:eastAsia="Times New Roman" w:cs="Times New Roman"/>
                </w:rPr>
                <w:t xml:space="preserve"> serão executadas em um processo.</w:t>
              </w:r>
            </w:ins>
          </w:p>
        </w:tc>
        <w:tc>
          <w:tcPr>
            <w:tcW w:w="3120" w:type="dxa"/>
            <w:shd w:val="clear" w:color="auto" w:fill="auto"/>
            <w:tcMar>
              <w:top w:w="100" w:type="dxa"/>
              <w:left w:w="100" w:type="dxa"/>
              <w:bottom w:w="100" w:type="dxa"/>
              <w:right w:w="100" w:type="dxa"/>
            </w:tcMar>
          </w:tcPr>
          <w:p w14:paraId="700D7523" w14:textId="77777777" w:rsidR="008F45D0" w:rsidRPr="008F45D0" w:rsidRDefault="008F45D0" w:rsidP="0068050B">
            <w:pPr>
              <w:widowControl w:val="0"/>
              <w:pBdr>
                <w:top w:val="nil"/>
                <w:left w:val="nil"/>
                <w:bottom w:val="nil"/>
                <w:right w:val="nil"/>
                <w:between w:val="nil"/>
              </w:pBdr>
              <w:spacing w:line="240" w:lineRule="auto"/>
              <w:jc w:val="center"/>
              <w:rPr>
                <w:ins w:id="2115" w:author="Emeson Santos" w:date="2019-08-23T08:59:00Z"/>
                <w:rFonts w:eastAsia="Times New Roman" w:cs="Times New Roman"/>
              </w:rPr>
            </w:pPr>
            <w:ins w:id="2116" w:author="Emeson Santos" w:date="2019-08-23T08:59:00Z">
              <w:r w:rsidRPr="005C122D">
                <w:rPr>
                  <w:rFonts w:eastAsia="Times New Roman" w:cs="Times New Roman"/>
                  <w:noProof/>
                </w:rPr>
                <w:drawing>
                  <wp:inline distT="114300" distB="114300" distL="114300" distR="114300" wp14:anchorId="550C88DF" wp14:editId="5CEBBE88">
                    <wp:extent cx="1533525" cy="514350"/>
                    <wp:effectExtent l="0" t="0" r="0" b="0"/>
                    <wp:docPr id="3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6"/>
                            <a:srcRect/>
                            <a:stretch>
                              <a:fillRect/>
                            </a:stretch>
                          </pic:blipFill>
                          <pic:spPr>
                            <a:xfrm>
                              <a:off x="0" y="0"/>
                              <a:ext cx="1533525" cy="514350"/>
                            </a:xfrm>
                            <a:prstGeom prst="rect">
                              <a:avLst/>
                            </a:prstGeom>
                            <a:ln/>
                          </pic:spPr>
                        </pic:pic>
                      </a:graphicData>
                    </a:graphic>
                  </wp:inline>
                </w:drawing>
              </w:r>
            </w:ins>
          </w:p>
        </w:tc>
      </w:tr>
      <w:tr w:rsidR="008F45D0" w:rsidRPr="008F45D0" w14:paraId="0EA57093" w14:textId="77777777" w:rsidTr="0068050B">
        <w:trPr>
          <w:jc w:val="center"/>
          <w:ins w:id="2117" w:author="Emeson Santos" w:date="2019-08-23T08:59:00Z"/>
        </w:trPr>
        <w:tc>
          <w:tcPr>
            <w:tcW w:w="3120" w:type="dxa"/>
            <w:shd w:val="clear" w:color="auto" w:fill="auto"/>
            <w:tcMar>
              <w:top w:w="100" w:type="dxa"/>
              <w:left w:w="100" w:type="dxa"/>
              <w:bottom w:w="100" w:type="dxa"/>
              <w:right w:w="100" w:type="dxa"/>
            </w:tcMar>
          </w:tcPr>
          <w:p w14:paraId="596F7DB4" w14:textId="77777777" w:rsidR="008F45D0" w:rsidRPr="008F45D0" w:rsidRDefault="008F45D0" w:rsidP="0068050B">
            <w:pPr>
              <w:widowControl w:val="0"/>
              <w:pBdr>
                <w:top w:val="nil"/>
                <w:left w:val="nil"/>
                <w:bottom w:val="nil"/>
                <w:right w:val="nil"/>
                <w:between w:val="nil"/>
              </w:pBdr>
              <w:spacing w:line="240" w:lineRule="auto"/>
              <w:jc w:val="center"/>
              <w:rPr>
                <w:ins w:id="2118" w:author="Emeson Santos" w:date="2019-08-23T08:59:00Z"/>
                <w:rFonts w:eastAsia="Times New Roman" w:cs="Times New Roman"/>
              </w:rPr>
            </w:pPr>
            <w:ins w:id="2119" w:author="Emeson Santos" w:date="2019-08-23T08:59:00Z">
              <w:r w:rsidRPr="008F45D0">
                <w:rPr>
                  <w:rFonts w:eastAsia="Times New Roman" w:cs="Times New Roman"/>
                </w:rPr>
                <w:t>Fluxo de mensagem</w:t>
              </w:r>
            </w:ins>
          </w:p>
        </w:tc>
        <w:tc>
          <w:tcPr>
            <w:tcW w:w="3120" w:type="dxa"/>
            <w:shd w:val="clear" w:color="auto" w:fill="auto"/>
            <w:tcMar>
              <w:top w:w="100" w:type="dxa"/>
              <w:left w:w="100" w:type="dxa"/>
              <w:bottom w:w="100" w:type="dxa"/>
              <w:right w:w="100" w:type="dxa"/>
            </w:tcMar>
          </w:tcPr>
          <w:p w14:paraId="25365A21" w14:textId="77777777" w:rsidR="008F45D0" w:rsidRPr="008F45D0" w:rsidRDefault="008F45D0" w:rsidP="0068050B">
            <w:pPr>
              <w:widowControl w:val="0"/>
              <w:pBdr>
                <w:top w:val="nil"/>
                <w:left w:val="nil"/>
                <w:bottom w:val="nil"/>
                <w:right w:val="nil"/>
                <w:between w:val="nil"/>
              </w:pBdr>
              <w:spacing w:line="240" w:lineRule="auto"/>
              <w:jc w:val="center"/>
              <w:rPr>
                <w:ins w:id="2120" w:author="Emeson Santos" w:date="2019-08-23T08:59:00Z"/>
                <w:rFonts w:eastAsia="Times New Roman" w:cs="Times New Roman"/>
              </w:rPr>
            </w:pPr>
            <w:ins w:id="2121" w:author="Emeson Santos" w:date="2019-08-23T08:59:00Z">
              <w:r w:rsidRPr="008F45D0">
                <w:rPr>
                  <w:rFonts w:eastAsia="Times New Roman" w:cs="Times New Roman"/>
                </w:rPr>
                <w:t>É usado para mostrar o fluxo de mensagens entre dois participantes que estão preparados para enviar e receber mensagens.</w:t>
              </w:r>
            </w:ins>
          </w:p>
        </w:tc>
        <w:tc>
          <w:tcPr>
            <w:tcW w:w="3120" w:type="dxa"/>
            <w:shd w:val="clear" w:color="auto" w:fill="auto"/>
            <w:tcMar>
              <w:top w:w="100" w:type="dxa"/>
              <w:left w:w="100" w:type="dxa"/>
              <w:bottom w:w="100" w:type="dxa"/>
              <w:right w:w="100" w:type="dxa"/>
            </w:tcMar>
          </w:tcPr>
          <w:p w14:paraId="312C6181" w14:textId="77777777" w:rsidR="008F45D0" w:rsidRPr="008F45D0" w:rsidRDefault="008F45D0" w:rsidP="0068050B">
            <w:pPr>
              <w:widowControl w:val="0"/>
              <w:pBdr>
                <w:top w:val="nil"/>
                <w:left w:val="nil"/>
                <w:bottom w:val="nil"/>
                <w:right w:val="nil"/>
                <w:between w:val="nil"/>
              </w:pBdr>
              <w:spacing w:line="240" w:lineRule="auto"/>
              <w:jc w:val="center"/>
              <w:rPr>
                <w:ins w:id="2122" w:author="Emeson Santos" w:date="2019-08-23T08:59:00Z"/>
                <w:rFonts w:eastAsia="Times New Roman" w:cs="Times New Roman"/>
              </w:rPr>
            </w:pPr>
            <w:ins w:id="2123" w:author="Emeson Santos" w:date="2019-08-23T08:59:00Z">
              <w:r w:rsidRPr="005C122D">
                <w:rPr>
                  <w:rFonts w:eastAsia="Times New Roman" w:cs="Times New Roman"/>
                  <w:noProof/>
                </w:rPr>
                <w:drawing>
                  <wp:inline distT="114300" distB="114300" distL="114300" distR="114300" wp14:anchorId="5AF95A58" wp14:editId="2B0BD43C">
                    <wp:extent cx="1647825" cy="714375"/>
                    <wp:effectExtent l="0" t="0" r="0" b="0"/>
                    <wp:docPr id="3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7"/>
                            <a:srcRect/>
                            <a:stretch>
                              <a:fillRect/>
                            </a:stretch>
                          </pic:blipFill>
                          <pic:spPr>
                            <a:xfrm>
                              <a:off x="0" y="0"/>
                              <a:ext cx="1647825" cy="714375"/>
                            </a:xfrm>
                            <a:prstGeom prst="rect">
                              <a:avLst/>
                            </a:prstGeom>
                            <a:ln/>
                          </pic:spPr>
                        </pic:pic>
                      </a:graphicData>
                    </a:graphic>
                  </wp:inline>
                </w:drawing>
              </w:r>
            </w:ins>
          </w:p>
        </w:tc>
      </w:tr>
      <w:tr w:rsidR="008F45D0" w:rsidRPr="008F45D0" w14:paraId="03131762" w14:textId="77777777" w:rsidTr="0068050B">
        <w:trPr>
          <w:jc w:val="center"/>
          <w:ins w:id="2124" w:author="Emeson Santos" w:date="2019-08-23T08:59:00Z"/>
        </w:trPr>
        <w:tc>
          <w:tcPr>
            <w:tcW w:w="3120" w:type="dxa"/>
            <w:shd w:val="clear" w:color="auto" w:fill="auto"/>
            <w:tcMar>
              <w:top w:w="100" w:type="dxa"/>
              <w:left w:w="100" w:type="dxa"/>
              <w:bottom w:w="100" w:type="dxa"/>
              <w:right w:w="100" w:type="dxa"/>
            </w:tcMar>
          </w:tcPr>
          <w:p w14:paraId="7BDC81A7" w14:textId="77777777" w:rsidR="008F45D0" w:rsidRPr="008F45D0" w:rsidRDefault="008F45D0" w:rsidP="0068050B">
            <w:pPr>
              <w:widowControl w:val="0"/>
              <w:pBdr>
                <w:top w:val="nil"/>
                <w:left w:val="nil"/>
                <w:bottom w:val="nil"/>
                <w:right w:val="nil"/>
                <w:between w:val="nil"/>
              </w:pBdr>
              <w:spacing w:line="240" w:lineRule="auto"/>
              <w:jc w:val="center"/>
              <w:rPr>
                <w:ins w:id="2125" w:author="Emeson Santos" w:date="2019-08-23T08:59:00Z"/>
                <w:rFonts w:eastAsia="Times New Roman" w:cs="Times New Roman"/>
              </w:rPr>
            </w:pPr>
            <w:ins w:id="2126" w:author="Emeson Santos" w:date="2019-08-23T08:59:00Z">
              <w:r w:rsidRPr="008F45D0">
                <w:rPr>
                  <w:rFonts w:eastAsia="Times New Roman" w:cs="Times New Roman"/>
                </w:rPr>
                <w:t>Associação</w:t>
              </w:r>
            </w:ins>
          </w:p>
        </w:tc>
        <w:tc>
          <w:tcPr>
            <w:tcW w:w="3120" w:type="dxa"/>
            <w:shd w:val="clear" w:color="auto" w:fill="auto"/>
            <w:tcMar>
              <w:top w:w="100" w:type="dxa"/>
              <w:left w:w="100" w:type="dxa"/>
              <w:bottom w:w="100" w:type="dxa"/>
              <w:right w:w="100" w:type="dxa"/>
            </w:tcMar>
          </w:tcPr>
          <w:p w14:paraId="5566E418" w14:textId="241B693B" w:rsidR="008F45D0" w:rsidRPr="008F45D0" w:rsidRDefault="008F45D0" w:rsidP="0068050B">
            <w:pPr>
              <w:widowControl w:val="0"/>
              <w:pBdr>
                <w:top w:val="nil"/>
                <w:left w:val="nil"/>
                <w:bottom w:val="nil"/>
                <w:right w:val="nil"/>
                <w:between w:val="nil"/>
              </w:pBdr>
              <w:spacing w:line="240" w:lineRule="auto"/>
              <w:jc w:val="center"/>
              <w:rPr>
                <w:ins w:id="2127" w:author="Emeson Santos" w:date="2019-08-23T08:59:00Z"/>
                <w:rFonts w:eastAsia="Times New Roman" w:cs="Times New Roman"/>
              </w:rPr>
            </w:pPr>
            <w:ins w:id="2128" w:author="Emeson Santos" w:date="2019-08-23T08:59:00Z">
              <w:r w:rsidRPr="008F45D0">
                <w:rPr>
                  <w:rFonts w:eastAsia="Times New Roman" w:cs="Times New Roman"/>
                </w:rPr>
                <w:t xml:space="preserve">É usada para ligar informações em artefatos com elementos gráficos do BPMN. Anotações e outros artefatos podem ser associados com </w:t>
              </w:r>
            </w:ins>
            <w:r w:rsidR="005C122D" w:rsidRPr="008F45D0">
              <w:rPr>
                <w:rFonts w:eastAsia="Times New Roman" w:cs="Times New Roman"/>
              </w:rPr>
              <w:t>uns elementos gráficos</w:t>
            </w:r>
            <w:ins w:id="2129" w:author="Emeson Santos" w:date="2019-08-23T08:59:00Z">
              <w:r w:rsidRPr="008F45D0">
                <w:rPr>
                  <w:rFonts w:eastAsia="Times New Roman" w:cs="Times New Roman"/>
                </w:rPr>
                <w:t xml:space="preserve"> por meio deste conector.</w:t>
              </w:r>
            </w:ins>
          </w:p>
        </w:tc>
        <w:tc>
          <w:tcPr>
            <w:tcW w:w="3120" w:type="dxa"/>
            <w:shd w:val="clear" w:color="auto" w:fill="auto"/>
            <w:tcMar>
              <w:top w:w="100" w:type="dxa"/>
              <w:left w:w="100" w:type="dxa"/>
              <w:bottom w:w="100" w:type="dxa"/>
              <w:right w:w="100" w:type="dxa"/>
            </w:tcMar>
          </w:tcPr>
          <w:p w14:paraId="67495372" w14:textId="77777777" w:rsidR="008F45D0" w:rsidRPr="008F45D0" w:rsidRDefault="008F45D0" w:rsidP="0068050B">
            <w:pPr>
              <w:widowControl w:val="0"/>
              <w:pBdr>
                <w:top w:val="nil"/>
                <w:left w:val="nil"/>
                <w:bottom w:val="nil"/>
                <w:right w:val="nil"/>
                <w:between w:val="nil"/>
              </w:pBdr>
              <w:spacing w:line="240" w:lineRule="auto"/>
              <w:jc w:val="center"/>
              <w:rPr>
                <w:ins w:id="2130" w:author="Emeson Santos" w:date="2019-08-23T08:59:00Z"/>
                <w:rFonts w:eastAsia="Times New Roman" w:cs="Times New Roman"/>
              </w:rPr>
            </w:pPr>
            <w:ins w:id="2131" w:author="Emeson Santos" w:date="2019-08-23T08:59:00Z">
              <w:r w:rsidRPr="005C122D">
                <w:rPr>
                  <w:rFonts w:eastAsia="Times New Roman" w:cs="Times New Roman"/>
                  <w:noProof/>
                </w:rPr>
                <w:drawing>
                  <wp:inline distT="114300" distB="114300" distL="114300" distR="114300" wp14:anchorId="7FD9DBB5" wp14:editId="63CEADC1">
                    <wp:extent cx="1533525" cy="714375"/>
                    <wp:effectExtent l="0" t="0" r="0" b="0"/>
                    <wp:docPr id="3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8"/>
                            <a:srcRect/>
                            <a:stretch>
                              <a:fillRect/>
                            </a:stretch>
                          </pic:blipFill>
                          <pic:spPr>
                            <a:xfrm>
                              <a:off x="0" y="0"/>
                              <a:ext cx="1533525" cy="714375"/>
                            </a:xfrm>
                            <a:prstGeom prst="rect">
                              <a:avLst/>
                            </a:prstGeom>
                            <a:ln/>
                          </pic:spPr>
                        </pic:pic>
                      </a:graphicData>
                    </a:graphic>
                  </wp:inline>
                </w:drawing>
              </w:r>
            </w:ins>
          </w:p>
        </w:tc>
      </w:tr>
    </w:tbl>
    <w:p w14:paraId="63FB3CEA" w14:textId="6BFF33C7" w:rsidR="008F45D0" w:rsidRDefault="008F45D0" w:rsidP="0057522E">
      <w:pPr>
        <w:shd w:val="clear" w:color="auto" w:fill="FFFFFF"/>
        <w:spacing w:before="240" w:after="240" w:line="256" w:lineRule="auto"/>
        <w:jc w:val="center"/>
        <w:rPr>
          <w:rFonts w:eastAsia="Times New Roman" w:cs="Times New Roman"/>
          <w:b/>
          <w:bCs/>
          <w:sz w:val="20"/>
          <w:szCs w:val="20"/>
        </w:rPr>
      </w:pPr>
      <w:ins w:id="2132" w:author="Emeson Santos" w:date="2019-08-23T08:59:00Z">
        <w:r w:rsidRPr="008F45D0">
          <w:rPr>
            <w:rFonts w:eastAsia="Times New Roman" w:cs="Times New Roman"/>
          </w:rPr>
          <w:t xml:space="preserve"> </w:t>
        </w:r>
        <w:r w:rsidRPr="00BA0422">
          <w:rPr>
            <w:rFonts w:eastAsia="Times New Roman" w:cs="Times New Roman"/>
            <w:b/>
            <w:bCs/>
            <w:sz w:val="20"/>
            <w:szCs w:val="20"/>
            <w:rPrChange w:id="2133" w:author="Emeson Santos" w:date="2019-08-23T10:02:00Z">
              <w:rPr>
                <w:rFonts w:eastAsia="Times New Roman" w:cs="Times New Roman"/>
              </w:rPr>
            </w:rPrChange>
          </w:rPr>
          <w:t xml:space="preserve">Tabela 2 - Artefatos Conectores </w:t>
        </w:r>
      </w:ins>
    </w:p>
    <w:p w14:paraId="38723F59" w14:textId="77777777" w:rsidR="0057522E" w:rsidRPr="00BA0422" w:rsidRDefault="0057522E" w:rsidP="0057522E">
      <w:pPr>
        <w:shd w:val="clear" w:color="auto" w:fill="FFFFFF"/>
        <w:spacing w:before="240" w:after="240" w:line="256" w:lineRule="auto"/>
        <w:jc w:val="center"/>
        <w:rPr>
          <w:ins w:id="2134" w:author="Emeson Santos" w:date="2019-08-23T08:59:00Z"/>
          <w:rFonts w:eastAsia="Times New Roman" w:cs="Times New Roman"/>
          <w:b/>
          <w:bCs/>
          <w:sz w:val="20"/>
          <w:szCs w:val="20"/>
          <w:rPrChange w:id="2135" w:author="Emeson Santos" w:date="2019-08-23T10:02:00Z">
            <w:rPr>
              <w:ins w:id="2136" w:author="Emeson Santos" w:date="2019-08-23T08:59:00Z"/>
              <w:rFonts w:eastAsia="Times New Roman" w:cs="Times New Roman"/>
            </w:rPr>
          </w:rPrChange>
        </w:rPr>
      </w:pPr>
    </w:p>
    <w:p w14:paraId="385CB799" w14:textId="5880EB2E" w:rsidR="008F45D0" w:rsidRPr="008F45D0" w:rsidRDefault="008F45D0" w:rsidP="008F45D0">
      <w:pPr>
        <w:pStyle w:val="Ttulo3"/>
        <w:shd w:val="clear" w:color="auto" w:fill="FFFFFF"/>
        <w:spacing w:before="240" w:after="160" w:line="256" w:lineRule="auto"/>
        <w:jc w:val="both"/>
        <w:rPr>
          <w:ins w:id="2137" w:author="Emeson Santos" w:date="2019-08-23T08:59:00Z"/>
          <w:rFonts w:eastAsia="Times New Roman" w:cs="Times New Roman"/>
          <w:b/>
          <w:color w:val="auto"/>
          <w:rPrChange w:id="2138" w:author="Emeson Santos" w:date="2019-08-23T09:00:00Z">
            <w:rPr>
              <w:ins w:id="2139" w:author="Emeson Santos" w:date="2019-08-23T08:59:00Z"/>
              <w:rFonts w:eastAsia="Times New Roman" w:cs="Times New Roman"/>
              <w:b/>
              <w:color w:val="000000"/>
            </w:rPr>
          </w:rPrChange>
        </w:rPr>
      </w:pPr>
      <w:bookmarkStart w:id="2140" w:name="_7a2yxqqf8k2s" w:colFirst="0" w:colLast="0"/>
      <w:bookmarkStart w:id="2141" w:name="_Toc17446455"/>
      <w:bookmarkEnd w:id="2140"/>
      <w:ins w:id="2142" w:author="Emeson Santos" w:date="2019-08-23T08:59:00Z">
        <w:r w:rsidRPr="008F45D0">
          <w:rPr>
            <w:rFonts w:eastAsia="Times New Roman" w:cs="Times New Roman"/>
            <w:b/>
            <w:color w:val="auto"/>
            <w:rPrChange w:id="2143" w:author="Emeson Santos" w:date="2019-08-23T09:00:00Z">
              <w:rPr>
                <w:rFonts w:eastAsia="Times New Roman" w:cs="Times New Roman"/>
                <w:b/>
                <w:color w:val="000000"/>
              </w:rPr>
            </w:rPrChange>
          </w:rPr>
          <w:t xml:space="preserve">2.2.4 </w:t>
        </w:r>
        <w:r w:rsidRPr="00BA0422">
          <w:rPr>
            <w:b/>
            <w:bCs/>
            <w:color w:val="auto"/>
            <w:rPrChange w:id="2144" w:author="Emeson Santos" w:date="2019-08-23T10:02:00Z">
              <w:rPr>
                <w:rFonts w:eastAsia="Times New Roman" w:cs="Times New Roman"/>
                <w:b/>
                <w:color w:val="000000"/>
              </w:rPr>
            </w:rPrChange>
          </w:rPr>
          <w:t>TAREFAS</w:t>
        </w:r>
        <w:bookmarkEnd w:id="2141"/>
      </w:ins>
    </w:p>
    <w:p w14:paraId="57FC3336" w14:textId="77777777" w:rsidR="008F45D0" w:rsidRPr="008F45D0" w:rsidRDefault="008F45D0" w:rsidP="008F45D0">
      <w:pPr>
        <w:shd w:val="clear" w:color="auto" w:fill="FFFFFF"/>
        <w:spacing w:before="240" w:after="160" w:line="256" w:lineRule="auto"/>
        <w:ind w:firstLine="340"/>
        <w:jc w:val="both"/>
        <w:rPr>
          <w:ins w:id="2145" w:author="Emeson Santos" w:date="2019-08-23T08:59:00Z"/>
          <w:rFonts w:eastAsia="Times New Roman" w:cs="Times New Roman"/>
          <w:rPrChange w:id="2146" w:author="Emeson Santos" w:date="2019-08-23T09:00:00Z">
            <w:rPr>
              <w:ins w:id="2147" w:author="Emeson Santos" w:date="2019-08-23T08:59:00Z"/>
              <w:rFonts w:eastAsia="Times New Roman" w:cs="Times New Roman"/>
              <w:color w:val="222222"/>
            </w:rPr>
          </w:rPrChange>
        </w:rPr>
      </w:pPr>
      <w:ins w:id="2148" w:author="Emeson Santos" w:date="2019-08-23T08:59:00Z">
        <w:r w:rsidRPr="008F45D0">
          <w:rPr>
            <w:rFonts w:eastAsia="Times New Roman" w:cs="Times New Roman"/>
            <w:rPrChange w:id="2149" w:author="Emeson Santos" w:date="2019-08-23T09:00:00Z">
              <w:rPr>
                <w:rFonts w:eastAsia="Times New Roman" w:cs="Times New Roman"/>
                <w:color w:val="222222"/>
              </w:rPr>
            </w:rPrChange>
          </w:rPr>
          <w:t>Atividade representam trabalho ou tarefa realizadas por membros da organização. Eles representam tarefas manuais ou automáticas executadas por um sistema ou usuário externo. As atividades podem ser atômicas ou não-atômicas (compostas) e são classificadas em tarefas e subprocessos.</w:t>
        </w:r>
      </w:ins>
    </w:p>
    <w:p w14:paraId="0145752A" w14:textId="77777777" w:rsidR="008F45D0" w:rsidRPr="008F45D0" w:rsidRDefault="008F45D0" w:rsidP="008F45D0">
      <w:pPr>
        <w:shd w:val="clear" w:color="auto" w:fill="FFFFFF"/>
        <w:spacing w:after="400" w:line="256" w:lineRule="auto"/>
        <w:ind w:firstLine="720"/>
        <w:jc w:val="center"/>
        <w:rPr>
          <w:ins w:id="2150" w:author="Emeson Santos" w:date="2019-08-23T08:59:00Z"/>
          <w:rFonts w:eastAsia="Times New Roman" w:cs="Times New Roman"/>
        </w:rPr>
      </w:pPr>
    </w:p>
    <w:tbl>
      <w:tblPr>
        <w:tblW w:w="9361"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1"/>
        <w:gridCol w:w="3120"/>
        <w:gridCol w:w="3120"/>
      </w:tblGrid>
      <w:tr w:rsidR="008F45D0" w:rsidRPr="008F45D0" w14:paraId="3CB58132" w14:textId="77777777" w:rsidTr="0068050B">
        <w:trPr>
          <w:jc w:val="center"/>
          <w:ins w:id="2151" w:author="Emeson Santos" w:date="2019-08-23T08:59:00Z"/>
        </w:trPr>
        <w:tc>
          <w:tcPr>
            <w:tcW w:w="3120" w:type="dxa"/>
            <w:shd w:val="clear" w:color="auto" w:fill="999999"/>
            <w:tcMar>
              <w:top w:w="100" w:type="dxa"/>
              <w:left w:w="100" w:type="dxa"/>
              <w:bottom w:w="100" w:type="dxa"/>
              <w:right w:w="100" w:type="dxa"/>
            </w:tcMar>
          </w:tcPr>
          <w:p w14:paraId="60AC77DD" w14:textId="77777777" w:rsidR="008F45D0" w:rsidRPr="008F45D0" w:rsidRDefault="008F45D0" w:rsidP="0068050B">
            <w:pPr>
              <w:widowControl w:val="0"/>
              <w:pBdr>
                <w:top w:val="nil"/>
                <w:left w:val="nil"/>
                <w:bottom w:val="nil"/>
                <w:right w:val="nil"/>
                <w:between w:val="nil"/>
              </w:pBdr>
              <w:spacing w:line="240" w:lineRule="auto"/>
              <w:jc w:val="center"/>
              <w:rPr>
                <w:ins w:id="2152" w:author="Emeson Santos" w:date="2019-08-23T08:59:00Z"/>
                <w:rFonts w:eastAsia="Times New Roman" w:cs="Times New Roman"/>
              </w:rPr>
            </w:pPr>
            <w:ins w:id="2153" w:author="Emeson Santos" w:date="2019-08-23T08:59:00Z">
              <w:r w:rsidRPr="008F45D0">
                <w:rPr>
                  <w:rFonts w:eastAsia="Times New Roman" w:cs="Times New Roman"/>
                </w:rPr>
                <w:t>Objeto</w:t>
              </w:r>
            </w:ins>
          </w:p>
        </w:tc>
        <w:tc>
          <w:tcPr>
            <w:tcW w:w="3120" w:type="dxa"/>
            <w:shd w:val="clear" w:color="auto" w:fill="999999"/>
            <w:tcMar>
              <w:top w:w="100" w:type="dxa"/>
              <w:left w:w="100" w:type="dxa"/>
              <w:bottom w:w="100" w:type="dxa"/>
              <w:right w:w="100" w:type="dxa"/>
            </w:tcMar>
          </w:tcPr>
          <w:p w14:paraId="537F4E8C" w14:textId="77777777" w:rsidR="008F45D0" w:rsidRPr="008F45D0" w:rsidRDefault="008F45D0" w:rsidP="0068050B">
            <w:pPr>
              <w:widowControl w:val="0"/>
              <w:pBdr>
                <w:top w:val="nil"/>
                <w:left w:val="nil"/>
                <w:bottom w:val="nil"/>
                <w:right w:val="nil"/>
                <w:between w:val="nil"/>
              </w:pBdr>
              <w:spacing w:line="240" w:lineRule="auto"/>
              <w:jc w:val="center"/>
              <w:rPr>
                <w:ins w:id="2154" w:author="Emeson Santos" w:date="2019-08-23T08:59:00Z"/>
                <w:rFonts w:eastAsia="Times New Roman" w:cs="Times New Roman"/>
              </w:rPr>
            </w:pPr>
            <w:ins w:id="2155" w:author="Emeson Santos" w:date="2019-08-23T08:59:00Z">
              <w:r w:rsidRPr="008F45D0">
                <w:rPr>
                  <w:rFonts w:eastAsia="Times New Roman" w:cs="Times New Roman"/>
                </w:rPr>
                <w:t>Descrição</w:t>
              </w:r>
            </w:ins>
          </w:p>
        </w:tc>
        <w:tc>
          <w:tcPr>
            <w:tcW w:w="3120" w:type="dxa"/>
            <w:shd w:val="clear" w:color="auto" w:fill="999999"/>
            <w:tcMar>
              <w:top w:w="100" w:type="dxa"/>
              <w:left w:w="100" w:type="dxa"/>
              <w:bottom w:w="100" w:type="dxa"/>
              <w:right w:w="100" w:type="dxa"/>
            </w:tcMar>
          </w:tcPr>
          <w:p w14:paraId="55F5406D" w14:textId="77777777" w:rsidR="008F45D0" w:rsidRPr="008F45D0" w:rsidRDefault="008F45D0" w:rsidP="0068050B">
            <w:pPr>
              <w:widowControl w:val="0"/>
              <w:pBdr>
                <w:top w:val="nil"/>
                <w:left w:val="nil"/>
                <w:bottom w:val="nil"/>
                <w:right w:val="nil"/>
                <w:between w:val="nil"/>
              </w:pBdr>
              <w:spacing w:line="240" w:lineRule="auto"/>
              <w:jc w:val="center"/>
              <w:rPr>
                <w:ins w:id="2156" w:author="Emeson Santos" w:date="2019-08-23T08:59:00Z"/>
                <w:rFonts w:eastAsia="Times New Roman" w:cs="Times New Roman"/>
              </w:rPr>
            </w:pPr>
            <w:ins w:id="2157" w:author="Emeson Santos" w:date="2019-08-23T08:59:00Z">
              <w:r w:rsidRPr="008F45D0">
                <w:rPr>
                  <w:rFonts w:eastAsia="Times New Roman" w:cs="Times New Roman"/>
                </w:rPr>
                <w:t>Figura</w:t>
              </w:r>
            </w:ins>
          </w:p>
        </w:tc>
      </w:tr>
      <w:tr w:rsidR="008F45D0" w:rsidRPr="008F45D0" w14:paraId="7931BB96" w14:textId="77777777" w:rsidTr="0068050B">
        <w:trPr>
          <w:jc w:val="center"/>
          <w:ins w:id="2158" w:author="Emeson Santos" w:date="2019-08-23T08:59:00Z"/>
        </w:trPr>
        <w:tc>
          <w:tcPr>
            <w:tcW w:w="3120" w:type="dxa"/>
            <w:shd w:val="clear" w:color="auto" w:fill="auto"/>
            <w:tcMar>
              <w:top w:w="100" w:type="dxa"/>
              <w:left w:w="100" w:type="dxa"/>
              <w:bottom w:w="100" w:type="dxa"/>
              <w:right w:w="100" w:type="dxa"/>
            </w:tcMar>
          </w:tcPr>
          <w:p w14:paraId="1A2A2EB6" w14:textId="77777777" w:rsidR="008F45D0" w:rsidRPr="008F45D0" w:rsidRDefault="008F45D0" w:rsidP="0068050B">
            <w:pPr>
              <w:widowControl w:val="0"/>
              <w:pBdr>
                <w:top w:val="nil"/>
                <w:left w:val="nil"/>
                <w:bottom w:val="nil"/>
                <w:right w:val="nil"/>
                <w:between w:val="nil"/>
              </w:pBdr>
              <w:spacing w:line="240" w:lineRule="auto"/>
              <w:jc w:val="center"/>
              <w:rPr>
                <w:ins w:id="2159" w:author="Emeson Santos" w:date="2019-08-23T08:59:00Z"/>
                <w:rFonts w:eastAsia="Times New Roman" w:cs="Times New Roman"/>
              </w:rPr>
            </w:pPr>
            <w:ins w:id="2160" w:author="Emeson Santos" w:date="2019-08-23T08:59:00Z">
              <w:r w:rsidRPr="008F45D0">
                <w:rPr>
                  <w:rFonts w:eastAsia="Times New Roman" w:cs="Times New Roman"/>
                </w:rPr>
                <w:lastRenderedPageBreak/>
                <w:t>Tarefa</w:t>
              </w:r>
            </w:ins>
          </w:p>
        </w:tc>
        <w:tc>
          <w:tcPr>
            <w:tcW w:w="3120" w:type="dxa"/>
            <w:shd w:val="clear" w:color="auto" w:fill="auto"/>
            <w:tcMar>
              <w:top w:w="100" w:type="dxa"/>
              <w:left w:w="100" w:type="dxa"/>
              <w:bottom w:w="100" w:type="dxa"/>
              <w:right w:w="100" w:type="dxa"/>
            </w:tcMar>
          </w:tcPr>
          <w:p w14:paraId="5F4EC3E6" w14:textId="4F526E94" w:rsidR="008F45D0" w:rsidRPr="008F45D0" w:rsidRDefault="008F45D0" w:rsidP="0068050B">
            <w:pPr>
              <w:widowControl w:val="0"/>
              <w:pBdr>
                <w:top w:val="nil"/>
                <w:left w:val="nil"/>
                <w:bottom w:val="nil"/>
                <w:right w:val="nil"/>
                <w:between w:val="nil"/>
              </w:pBdr>
              <w:spacing w:line="240" w:lineRule="auto"/>
              <w:jc w:val="center"/>
              <w:rPr>
                <w:ins w:id="2161" w:author="Emeson Santos" w:date="2019-08-23T08:59:00Z"/>
                <w:rFonts w:eastAsia="Times New Roman" w:cs="Times New Roman"/>
              </w:rPr>
            </w:pPr>
            <w:ins w:id="2162" w:author="Emeson Santos" w:date="2019-08-23T08:59:00Z">
              <w:r w:rsidRPr="008F45D0">
                <w:rPr>
                  <w:rFonts w:eastAsia="Times New Roman" w:cs="Times New Roman"/>
                </w:rPr>
                <w:t xml:space="preserve">É uma atividade atômica dentro de um fluxo de </w:t>
              </w:r>
            </w:ins>
            <w:r w:rsidR="005C122D" w:rsidRPr="008F45D0">
              <w:rPr>
                <w:rFonts w:eastAsia="Times New Roman" w:cs="Times New Roman"/>
              </w:rPr>
              <w:t>processo. É</w:t>
            </w:r>
            <w:ins w:id="2163" w:author="Emeson Santos" w:date="2019-08-23T08:59:00Z">
              <w:r w:rsidRPr="008F45D0">
                <w:rPr>
                  <w:rFonts w:eastAsia="Times New Roman" w:cs="Times New Roman"/>
                </w:rPr>
                <w:t xml:space="preserve"> usado quando o trabalho no processo não pode ser dividido em um nível mais refinado de detalhes</w:t>
              </w:r>
            </w:ins>
          </w:p>
        </w:tc>
        <w:tc>
          <w:tcPr>
            <w:tcW w:w="3120" w:type="dxa"/>
            <w:shd w:val="clear" w:color="auto" w:fill="auto"/>
            <w:tcMar>
              <w:top w:w="100" w:type="dxa"/>
              <w:left w:w="100" w:type="dxa"/>
              <w:bottom w:w="100" w:type="dxa"/>
              <w:right w:w="100" w:type="dxa"/>
            </w:tcMar>
          </w:tcPr>
          <w:p w14:paraId="6BBE28D7" w14:textId="77777777" w:rsidR="008F45D0" w:rsidRPr="008F45D0" w:rsidRDefault="008F45D0" w:rsidP="0068050B">
            <w:pPr>
              <w:widowControl w:val="0"/>
              <w:pBdr>
                <w:top w:val="nil"/>
                <w:left w:val="nil"/>
                <w:bottom w:val="nil"/>
                <w:right w:val="nil"/>
                <w:between w:val="nil"/>
              </w:pBdr>
              <w:spacing w:line="240" w:lineRule="auto"/>
              <w:jc w:val="center"/>
              <w:rPr>
                <w:ins w:id="2164" w:author="Emeson Santos" w:date="2019-08-23T08:59:00Z"/>
                <w:rFonts w:eastAsia="Times New Roman" w:cs="Times New Roman"/>
              </w:rPr>
            </w:pPr>
            <w:ins w:id="2165" w:author="Emeson Santos" w:date="2019-08-23T08:59:00Z">
              <w:r w:rsidRPr="005C122D">
                <w:rPr>
                  <w:rFonts w:eastAsia="Times New Roman" w:cs="Times New Roman"/>
                  <w:noProof/>
                </w:rPr>
                <w:drawing>
                  <wp:inline distT="114300" distB="114300" distL="114300" distR="114300" wp14:anchorId="0AECC0D3" wp14:editId="37AE0DDC">
                    <wp:extent cx="1743075" cy="1247775"/>
                    <wp:effectExtent l="0" t="0" r="0" b="0"/>
                    <wp:docPr id="35"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9"/>
                            <a:srcRect/>
                            <a:stretch>
                              <a:fillRect/>
                            </a:stretch>
                          </pic:blipFill>
                          <pic:spPr>
                            <a:xfrm>
                              <a:off x="0" y="0"/>
                              <a:ext cx="1743075" cy="1247775"/>
                            </a:xfrm>
                            <a:prstGeom prst="rect">
                              <a:avLst/>
                            </a:prstGeom>
                            <a:ln/>
                          </pic:spPr>
                        </pic:pic>
                      </a:graphicData>
                    </a:graphic>
                  </wp:inline>
                </w:drawing>
              </w:r>
            </w:ins>
          </w:p>
        </w:tc>
      </w:tr>
      <w:tr w:rsidR="008F45D0" w:rsidRPr="008F45D0" w14:paraId="7C6381D6" w14:textId="77777777" w:rsidTr="0068050B">
        <w:trPr>
          <w:jc w:val="center"/>
          <w:ins w:id="2166" w:author="Emeson Santos" w:date="2019-08-23T08:59:00Z"/>
        </w:trPr>
        <w:tc>
          <w:tcPr>
            <w:tcW w:w="3120" w:type="dxa"/>
            <w:shd w:val="clear" w:color="auto" w:fill="auto"/>
            <w:tcMar>
              <w:top w:w="100" w:type="dxa"/>
              <w:left w:w="100" w:type="dxa"/>
              <w:bottom w:w="100" w:type="dxa"/>
              <w:right w:w="100" w:type="dxa"/>
            </w:tcMar>
          </w:tcPr>
          <w:p w14:paraId="03F65086" w14:textId="77777777" w:rsidR="008F45D0" w:rsidRPr="008F45D0" w:rsidRDefault="008F45D0" w:rsidP="0068050B">
            <w:pPr>
              <w:widowControl w:val="0"/>
              <w:pBdr>
                <w:top w:val="nil"/>
                <w:left w:val="nil"/>
                <w:bottom w:val="nil"/>
                <w:right w:val="nil"/>
                <w:between w:val="nil"/>
              </w:pBdr>
              <w:spacing w:line="240" w:lineRule="auto"/>
              <w:jc w:val="center"/>
              <w:rPr>
                <w:ins w:id="2167" w:author="Emeson Santos" w:date="2019-08-23T08:59:00Z"/>
                <w:rFonts w:eastAsia="Times New Roman" w:cs="Times New Roman"/>
              </w:rPr>
            </w:pPr>
            <w:ins w:id="2168" w:author="Emeson Santos" w:date="2019-08-23T08:59:00Z">
              <w:r w:rsidRPr="008F45D0">
                <w:rPr>
                  <w:rFonts w:eastAsia="Times New Roman" w:cs="Times New Roman"/>
                </w:rPr>
                <w:t>Tarefa de Usuário</w:t>
              </w:r>
            </w:ins>
          </w:p>
        </w:tc>
        <w:tc>
          <w:tcPr>
            <w:tcW w:w="3120" w:type="dxa"/>
            <w:shd w:val="clear" w:color="auto" w:fill="auto"/>
            <w:tcMar>
              <w:top w:w="100" w:type="dxa"/>
              <w:left w:w="100" w:type="dxa"/>
              <w:bottom w:w="100" w:type="dxa"/>
              <w:right w:w="100" w:type="dxa"/>
            </w:tcMar>
          </w:tcPr>
          <w:p w14:paraId="1B7BCEDE" w14:textId="77777777" w:rsidR="008F45D0" w:rsidRPr="008F45D0" w:rsidRDefault="008F45D0" w:rsidP="0068050B">
            <w:pPr>
              <w:widowControl w:val="0"/>
              <w:pBdr>
                <w:top w:val="nil"/>
                <w:left w:val="nil"/>
                <w:bottom w:val="nil"/>
                <w:right w:val="nil"/>
                <w:between w:val="nil"/>
              </w:pBdr>
              <w:spacing w:line="240" w:lineRule="auto"/>
              <w:jc w:val="center"/>
              <w:rPr>
                <w:ins w:id="2169" w:author="Emeson Santos" w:date="2019-08-23T08:59:00Z"/>
                <w:rFonts w:eastAsia="Times New Roman" w:cs="Times New Roman"/>
              </w:rPr>
            </w:pPr>
            <w:ins w:id="2170" w:author="Emeson Santos" w:date="2019-08-23T08:59:00Z">
              <w:r w:rsidRPr="008F45D0">
                <w:rPr>
                  <w:rFonts w:eastAsia="Times New Roman" w:cs="Times New Roman"/>
                </w:rPr>
                <w:t>É um fluxo de trabalho típico, tarefa em que uma pessoa executa a tarefa com a assistência de um aplicativo de software</w:t>
              </w:r>
            </w:ins>
          </w:p>
        </w:tc>
        <w:tc>
          <w:tcPr>
            <w:tcW w:w="3120" w:type="dxa"/>
            <w:shd w:val="clear" w:color="auto" w:fill="auto"/>
            <w:tcMar>
              <w:top w:w="100" w:type="dxa"/>
              <w:left w:w="100" w:type="dxa"/>
              <w:bottom w:w="100" w:type="dxa"/>
              <w:right w:w="100" w:type="dxa"/>
            </w:tcMar>
          </w:tcPr>
          <w:p w14:paraId="77BBD83D" w14:textId="77777777" w:rsidR="008F45D0" w:rsidRPr="008F45D0" w:rsidRDefault="008F45D0" w:rsidP="0068050B">
            <w:pPr>
              <w:widowControl w:val="0"/>
              <w:pBdr>
                <w:top w:val="nil"/>
                <w:left w:val="nil"/>
                <w:bottom w:val="nil"/>
                <w:right w:val="nil"/>
                <w:between w:val="nil"/>
              </w:pBdr>
              <w:spacing w:line="240" w:lineRule="auto"/>
              <w:jc w:val="center"/>
              <w:rPr>
                <w:ins w:id="2171" w:author="Emeson Santos" w:date="2019-08-23T08:59:00Z"/>
                <w:rFonts w:eastAsia="Times New Roman" w:cs="Times New Roman"/>
              </w:rPr>
            </w:pPr>
            <w:ins w:id="2172" w:author="Emeson Santos" w:date="2019-08-23T08:59:00Z">
              <w:r w:rsidRPr="005C122D">
                <w:rPr>
                  <w:rFonts w:eastAsia="Times New Roman" w:cs="Times New Roman"/>
                  <w:noProof/>
                </w:rPr>
                <w:drawing>
                  <wp:inline distT="114300" distB="114300" distL="114300" distR="114300" wp14:anchorId="2B567509" wp14:editId="2ED49204">
                    <wp:extent cx="1743075" cy="1285875"/>
                    <wp:effectExtent l="0" t="0" r="0" b="0"/>
                    <wp:docPr id="2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0"/>
                            <a:srcRect/>
                            <a:stretch>
                              <a:fillRect/>
                            </a:stretch>
                          </pic:blipFill>
                          <pic:spPr>
                            <a:xfrm>
                              <a:off x="0" y="0"/>
                              <a:ext cx="1743075" cy="1285875"/>
                            </a:xfrm>
                            <a:prstGeom prst="rect">
                              <a:avLst/>
                            </a:prstGeom>
                            <a:ln/>
                          </pic:spPr>
                        </pic:pic>
                      </a:graphicData>
                    </a:graphic>
                  </wp:inline>
                </w:drawing>
              </w:r>
            </w:ins>
          </w:p>
        </w:tc>
      </w:tr>
      <w:tr w:rsidR="008F45D0" w:rsidRPr="008F45D0" w14:paraId="7AD94B17" w14:textId="77777777" w:rsidTr="0068050B">
        <w:trPr>
          <w:jc w:val="center"/>
          <w:ins w:id="2173" w:author="Emeson Santos" w:date="2019-08-23T08:59:00Z"/>
        </w:trPr>
        <w:tc>
          <w:tcPr>
            <w:tcW w:w="3120" w:type="dxa"/>
            <w:shd w:val="clear" w:color="auto" w:fill="auto"/>
            <w:tcMar>
              <w:top w:w="100" w:type="dxa"/>
              <w:left w:w="100" w:type="dxa"/>
              <w:bottom w:w="100" w:type="dxa"/>
              <w:right w:w="100" w:type="dxa"/>
            </w:tcMar>
          </w:tcPr>
          <w:p w14:paraId="1078DB51" w14:textId="77777777" w:rsidR="008F45D0" w:rsidRPr="008F45D0" w:rsidRDefault="008F45D0" w:rsidP="0068050B">
            <w:pPr>
              <w:widowControl w:val="0"/>
              <w:pBdr>
                <w:top w:val="nil"/>
                <w:left w:val="nil"/>
                <w:bottom w:val="nil"/>
                <w:right w:val="nil"/>
                <w:between w:val="nil"/>
              </w:pBdr>
              <w:spacing w:line="240" w:lineRule="auto"/>
              <w:jc w:val="center"/>
              <w:rPr>
                <w:ins w:id="2174" w:author="Emeson Santos" w:date="2019-08-23T08:59:00Z"/>
                <w:rFonts w:eastAsia="Times New Roman" w:cs="Times New Roman"/>
              </w:rPr>
            </w:pPr>
            <w:ins w:id="2175" w:author="Emeson Santos" w:date="2019-08-23T08:59:00Z">
              <w:r w:rsidRPr="008F45D0">
                <w:rPr>
                  <w:rFonts w:eastAsia="Times New Roman" w:cs="Times New Roman"/>
                </w:rPr>
                <w:t>Tarefa de Serviço</w:t>
              </w:r>
            </w:ins>
          </w:p>
        </w:tc>
        <w:tc>
          <w:tcPr>
            <w:tcW w:w="3120" w:type="dxa"/>
            <w:shd w:val="clear" w:color="auto" w:fill="auto"/>
            <w:tcMar>
              <w:top w:w="100" w:type="dxa"/>
              <w:left w:w="100" w:type="dxa"/>
              <w:bottom w:w="100" w:type="dxa"/>
              <w:right w:w="100" w:type="dxa"/>
            </w:tcMar>
          </w:tcPr>
          <w:p w14:paraId="07826D8C" w14:textId="77777777" w:rsidR="008F45D0" w:rsidRPr="008F45D0" w:rsidRDefault="008F45D0" w:rsidP="0068050B">
            <w:pPr>
              <w:widowControl w:val="0"/>
              <w:pBdr>
                <w:top w:val="nil"/>
                <w:left w:val="nil"/>
                <w:bottom w:val="nil"/>
                <w:right w:val="nil"/>
                <w:between w:val="nil"/>
              </w:pBdr>
              <w:spacing w:line="240" w:lineRule="auto"/>
              <w:jc w:val="center"/>
              <w:rPr>
                <w:ins w:id="2176" w:author="Emeson Santos" w:date="2019-08-23T08:59:00Z"/>
                <w:rFonts w:eastAsia="Times New Roman" w:cs="Times New Roman"/>
              </w:rPr>
            </w:pPr>
            <w:ins w:id="2177" w:author="Emeson Santos" w:date="2019-08-23T08:59:00Z">
              <w:r w:rsidRPr="008F45D0">
                <w:rPr>
                  <w:rFonts w:eastAsia="Times New Roman" w:cs="Times New Roman"/>
                </w:rPr>
                <w:t>É uma tarefa que usa algum tipo de serviço que poderia ser um serviço da web ou um aplicativo automatizado</w:t>
              </w:r>
            </w:ins>
          </w:p>
        </w:tc>
        <w:tc>
          <w:tcPr>
            <w:tcW w:w="3120" w:type="dxa"/>
            <w:shd w:val="clear" w:color="auto" w:fill="auto"/>
            <w:tcMar>
              <w:top w:w="100" w:type="dxa"/>
              <w:left w:w="100" w:type="dxa"/>
              <w:bottom w:w="100" w:type="dxa"/>
              <w:right w:w="100" w:type="dxa"/>
            </w:tcMar>
          </w:tcPr>
          <w:p w14:paraId="31B15366" w14:textId="77777777" w:rsidR="008F45D0" w:rsidRPr="008F45D0" w:rsidRDefault="008F45D0" w:rsidP="0068050B">
            <w:pPr>
              <w:widowControl w:val="0"/>
              <w:pBdr>
                <w:top w:val="nil"/>
                <w:left w:val="nil"/>
                <w:bottom w:val="nil"/>
                <w:right w:val="nil"/>
                <w:between w:val="nil"/>
              </w:pBdr>
              <w:spacing w:line="240" w:lineRule="auto"/>
              <w:jc w:val="center"/>
              <w:rPr>
                <w:ins w:id="2178" w:author="Emeson Santos" w:date="2019-08-23T08:59:00Z"/>
                <w:rFonts w:eastAsia="Times New Roman" w:cs="Times New Roman"/>
              </w:rPr>
            </w:pPr>
            <w:ins w:id="2179" w:author="Emeson Santos" w:date="2019-08-23T08:59:00Z">
              <w:r w:rsidRPr="005C122D">
                <w:rPr>
                  <w:rFonts w:eastAsia="Times New Roman" w:cs="Times New Roman"/>
                  <w:noProof/>
                </w:rPr>
                <w:drawing>
                  <wp:inline distT="114300" distB="114300" distL="114300" distR="114300" wp14:anchorId="2BF282B0" wp14:editId="118C6E9C">
                    <wp:extent cx="1695450" cy="1209675"/>
                    <wp:effectExtent l="0" t="0" r="0" b="0"/>
                    <wp:docPr id="3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1"/>
                            <a:srcRect/>
                            <a:stretch>
                              <a:fillRect/>
                            </a:stretch>
                          </pic:blipFill>
                          <pic:spPr>
                            <a:xfrm>
                              <a:off x="0" y="0"/>
                              <a:ext cx="1695450" cy="1209675"/>
                            </a:xfrm>
                            <a:prstGeom prst="rect">
                              <a:avLst/>
                            </a:prstGeom>
                            <a:ln/>
                          </pic:spPr>
                        </pic:pic>
                      </a:graphicData>
                    </a:graphic>
                  </wp:inline>
                </w:drawing>
              </w:r>
            </w:ins>
          </w:p>
        </w:tc>
      </w:tr>
      <w:tr w:rsidR="008F45D0" w:rsidRPr="008F45D0" w14:paraId="4631EF36" w14:textId="77777777" w:rsidTr="0068050B">
        <w:trPr>
          <w:jc w:val="center"/>
          <w:ins w:id="2180" w:author="Emeson Santos" w:date="2019-08-23T08:59:00Z"/>
        </w:trPr>
        <w:tc>
          <w:tcPr>
            <w:tcW w:w="3120" w:type="dxa"/>
            <w:shd w:val="clear" w:color="auto" w:fill="auto"/>
            <w:tcMar>
              <w:top w:w="100" w:type="dxa"/>
              <w:left w:w="100" w:type="dxa"/>
              <w:bottom w:w="100" w:type="dxa"/>
              <w:right w:w="100" w:type="dxa"/>
            </w:tcMar>
          </w:tcPr>
          <w:p w14:paraId="7D22A5CA" w14:textId="77777777" w:rsidR="008F45D0" w:rsidRPr="008F45D0" w:rsidRDefault="008F45D0" w:rsidP="0068050B">
            <w:pPr>
              <w:widowControl w:val="0"/>
              <w:pBdr>
                <w:top w:val="nil"/>
                <w:left w:val="nil"/>
                <w:bottom w:val="nil"/>
                <w:right w:val="nil"/>
                <w:between w:val="nil"/>
              </w:pBdr>
              <w:spacing w:line="240" w:lineRule="auto"/>
              <w:jc w:val="center"/>
              <w:rPr>
                <w:ins w:id="2181" w:author="Emeson Santos" w:date="2019-08-23T08:59:00Z"/>
                <w:rFonts w:eastAsia="Times New Roman" w:cs="Times New Roman"/>
              </w:rPr>
            </w:pPr>
            <w:ins w:id="2182" w:author="Emeson Santos" w:date="2019-08-23T08:59:00Z">
              <w:r w:rsidRPr="008F45D0">
                <w:rPr>
                  <w:rFonts w:eastAsia="Times New Roman" w:cs="Times New Roman"/>
                </w:rPr>
                <w:t>Tarefa de Subprocesso</w:t>
              </w:r>
            </w:ins>
          </w:p>
        </w:tc>
        <w:tc>
          <w:tcPr>
            <w:tcW w:w="3120" w:type="dxa"/>
            <w:shd w:val="clear" w:color="auto" w:fill="auto"/>
            <w:tcMar>
              <w:top w:w="100" w:type="dxa"/>
              <w:left w:w="100" w:type="dxa"/>
              <w:bottom w:w="100" w:type="dxa"/>
              <w:right w:w="100" w:type="dxa"/>
            </w:tcMar>
          </w:tcPr>
          <w:p w14:paraId="353F4113" w14:textId="281B5F45" w:rsidR="008F45D0" w:rsidRPr="008F45D0" w:rsidRDefault="008F45D0" w:rsidP="0068050B">
            <w:pPr>
              <w:widowControl w:val="0"/>
              <w:pBdr>
                <w:top w:val="nil"/>
                <w:left w:val="nil"/>
                <w:bottom w:val="nil"/>
                <w:right w:val="nil"/>
                <w:between w:val="nil"/>
              </w:pBdr>
              <w:spacing w:line="240" w:lineRule="auto"/>
              <w:jc w:val="center"/>
              <w:rPr>
                <w:ins w:id="2183" w:author="Emeson Santos" w:date="2019-08-23T08:59:00Z"/>
                <w:rFonts w:eastAsia="Times New Roman" w:cs="Times New Roman"/>
              </w:rPr>
            </w:pPr>
            <w:ins w:id="2184" w:author="Emeson Santos" w:date="2019-08-23T08:59:00Z">
              <w:r w:rsidRPr="008F45D0">
                <w:rPr>
                  <w:rFonts w:eastAsia="Times New Roman" w:cs="Times New Roman"/>
                </w:rPr>
                <w:t xml:space="preserve">É uma atividade que tem em seu interior a modelagem de </w:t>
              </w:r>
            </w:ins>
            <w:r w:rsidR="005C122D" w:rsidRPr="008F45D0">
              <w:rPr>
                <w:rFonts w:eastAsia="Times New Roman" w:cs="Times New Roman"/>
              </w:rPr>
              <w:t>outras atividades</w:t>
            </w:r>
            <w:ins w:id="2185" w:author="Emeson Santos" w:date="2019-08-23T08:59:00Z">
              <w:r w:rsidRPr="008F45D0">
                <w:rPr>
                  <w:rFonts w:eastAsia="Times New Roman" w:cs="Times New Roman"/>
                </w:rPr>
                <w:t>, gateways, eventos e fluxos de sequência. Tarefas que em conjunto possuem um propósito específico dentro de um processo de negócio e podem ser abstraídas em uma outra unidade de processo e representas em um processo maior por um único objeto</w:t>
              </w:r>
            </w:ins>
          </w:p>
        </w:tc>
        <w:tc>
          <w:tcPr>
            <w:tcW w:w="3120" w:type="dxa"/>
            <w:shd w:val="clear" w:color="auto" w:fill="auto"/>
            <w:tcMar>
              <w:top w:w="100" w:type="dxa"/>
              <w:left w:w="100" w:type="dxa"/>
              <w:bottom w:w="100" w:type="dxa"/>
              <w:right w:w="100" w:type="dxa"/>
            </w:tcMar>
          </w:tcPr>
          <w:p w14:paraId="56B05822" w14:textId="77777777" w:rsidR="008F45D0" w:rsidRPr="008F45D0" w:rsidRDefault="008F45D0" w:rsidP="0068050B">
            <w:pPr>
              <w:widowControl w:val="0"/>
              <w:pBdr>
                <w:top w:val="nil"/>
                <w:left w:val="nil"/>
                <w:bottom w:val="nil"/>
                <w:right w:val="nil"/>
                <w:between w:val="nil"/>
              </w:pBdr>
              <w:spacing w:line="240" w:lineRule="auto"/>
              <w:jc w:val="center"/>
              <w:rPr>
                <w:ins w:id="2186" w:author="Emeson Santos" w:date="2019-08-23T08:59:00Z"/>
                <w:rFonts w:eastAsia="Times New Roman" w:cs="Times New Roman"/>
              </w:rPr>
            </w:pPr>
            <w:ins w:id="2187" w:author="Emeson Santos" w:date="2019-08-23T08:59:00Z">
              <w:r w:rsidRPr="005C122D">
                <w:rPr>
                  <w:rFonts w:eastAsia="Times New Roman" w:cs="Times New Roman"/>
                  <w:noProof/>
                </w:rPr>
                <w:drawing>
                  <wp:inline distT="114300" distB="114300" distL="114300" distR="114300" wp14:anchorId="537C13E3" wp14:editId="5A13D4AA">
                    <wp:extent cx="1771650" cy="1346200"/>
                    <wp:effectExtent l="0" t="0" r="0" b="0"/>
                    <wp:docPr id="3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2"/>
                            <a:srcRect/>
                            <a:stretch>
                              <a:fillRect/>
                            </a:stretch>
                          </pic:blipFill>
                          <pic:spPr>
                            <a:xfrm>
                              <a:off x="0" y="0"/>
                              <a:ext cx="1771650" cy="1346200"/>
                            </a:xfrm>
                            <a:prstGeom prst="rect">
                              <a:avLst/>
                            </a:prstGeom>
                            <a:ln/>
                          </pic:spPr>
                        </pic:pic>
                      </a:graphicData>
                    </a:graphic>
                  </wp:inline>
                </w:drawing>
              </w:r>
            </w:ins>
          </w:p>
        </w:tc>
      </w:tr>
    </w:tbl>
    <w:p w14:paraId="04B2C2D0" w14:textId="77777777" w:rsidR="008F45D0" w:rsidRPr="008F45D0" w:rsidRDefault="008F45D0" w:rsidP="008F45D0">
      <w:pPr>
        <w:shd w:val="clear" w:color="auto" w:fill="FFFFFF"/>
        <w:spacing w:after="400" w:line="256" w:lineRule="auto"/>
        <w:ind w:firstLine="720"/>
        <w:jc w:val="center"/>
        <w:rPr>
          <w:ins w:id="2188" w:author="Emeson Santos" w:date="2019-08-23T08:59:00Z"/>
          <w:rFonts w:eastAsia="Times New Roman" w:cs="Times New Roman"/>
        </w:rPr>
      </w:pPr>
    </w:p>
    <w:p w14:paraId="58E85105" w14:textId="77777777" w:rsidR="008F45D0" w:rsidRPr="00BA0422" w:rsidRDefault="008F45D0" w:rsidP="008F45D0">
      <w:pPr>
        <w:shd w:val="clear" w:color="auto" w:fill="FFFFFF"/>
        <w:spacing w:after="400" w:line="256" w:lineRule="auto"/>
        <w:ind w:firstLine="720"/>
        <w:jc w:val="center"/>
        <w:rPr>
          <w:ins w:id="2189" w:author="Emeson Santos" w:date="2019-08-23T08:59:00Z"/>
          <w:rFonts w:eastAsia="Times New Roman" w:cs="Times New Roman"/>
          <w:b/>
          <w:bCs/>
          <w:sz w:val="20"/>
          <w:szCs w:val="20"/>
          <w:rPrChange w:id="2190" w:author="Emeson Santos" w:date="2019-08-23T10:02:00Z">
            <w:rPr>
              <w:ins w:id="2191" w:author="Emeson Santos" w:date="2019-08-23T08:59:00Z"/>
              <w:rFonts w:eastAsia="Times New Roman" w:cs="Times New Roman"/>
            </w:rPr>
          </w:rPrChange>
        </w:rPr>
      </w:pPr>
      <w:ins w:id="2192" w:author="Emeson Santos" w:date="2019-08-23T08:59:00Z">
        <w:r w:rsidRPr="00BA0422">
          <w:rPr>
            <w:rFonts w:eastAsia="Times New Roman" w:cs="Times New Roman"/>
            <w:b/>
            <w:bCs/>
            <w:sz w:val="20"/>
            <w:szCs w:val="20"/>
            <w:rPrChange w:id="2193" w:author="Emeson Santos" w:date="2019-08-23T10:02:00Z">
              <w:rPr>
                <w:rFonts w:eastAsia="Times New Roman" w:cs="Times New Roman"/>
              </w:rPr>
            </w:rPrChange>
          </w:rPr>
          <w:t>Tabela 3 - Artefatos de Tarefas</w:t>
        </w:r>
      </w:ins>
    </w:p>
    <w:p w14:paraId="63791424" w14:textId="0F663EC7" w:rsidR="008F45D0" w:rsidRPr="008F45D0" w:rsidRDefault="008F45D0" w:rsidP="008F45D0">
      <w:pPr>
        <w:pStyle w:val="Ttulo3"/>
        <w:spacing w:before="240" w:after="160" w:line="256" w:lineRule="auto"/>
        <w:jc w:val="both"/>
        <w:rPr>
          <w:ins w:id="2194" w:author="Emeson Santos" w:date="2019-08-23T08:59:00Z"/>
          <w:rFonts w:eastAsia="Times New Roman" w:cs="Times New Roman"/>
          <w:b/>
          <w:color w:val="auto"/>
          <w:rPrChange w:id="2195" w:author="Emeson Santos" w:date="2019-08-23T09:00:00Z">
            <w:rPr>
              <w:ins w:id="2196" w:author="Emeson Santos" w:date="2019-08-23T08:59:00Z"/>
              <w:rFonts w:eastAsia="Times New Roman" w:cs="Times New Roman"/>
              <w:b/>
              <w:color w:val="000000"/>
            </w:rPr>
          </w:rPrChange>
        </w:rPr>
      </w:pPr>
      <w:bookmarkStart w:id="2197" w:name="_6no1ktrvzyld" w:colFirst="0" w:colLast="0"/>
      <w:bookmarkStart w:id="2198" w:name="_Toc17446456"/>
      <w:bookmarkEnd w:id="2197"/>
      <w:ins w:id="2199" w:author="Emeson Santos" w:date="2019-08-23T08:59:00Z">
        <w:r w:rsidRPr="008F45D0">
          <w:rPr>
            <w:rFonts w:eastAsia="Times New Roman" w:cs="Times New Roman"/>
            <w:b/>
            <w:color w:val="auto"/>
            <w:rPrChange w:id="2200" w:author="Emeson Santos" w:date="2019-08-23T09:00:00Z">
              <w:rPr>
                <w:rFonts w:eastAsia="Times New Roman" w:cs="Times New Roman"/>
                <w:b/>
                <w:color w:val="000000"/>
              </w:rPr>
            </w:rPrChange>
          </w:rPr>
          <w:t xml:space="preserve">2.2.5 </w:t>
        </w:r>
        <w:r w:rsidRPr="00BA0422">
          <w:rPr>
            <w:b/>
            <w:bCs/>
            <w:color w:val="auto"/>
            <w:rPrChange w:id="2201" w:author="Emeson Santos" w:date="2019-08-23T10:02:00Z">
              <w:rPr>
                <w:rFonts w:eastAsia="Times New Roman" w:cs="Times New Roman"/>
                <w:b/>
                <w:color w:val="000000"/>
              </w:rPr>
            </w:rPrChange>
          </w:rPr>
          <w:t>EVENTOS E GATEWAYS</w:t>
        </w:r>
        <w:bookmarkEnd w:id="2198"/>
      </w:ins>
    </w:p>
    <w:p w14:paraId="3706956D" w14:textId="3ED7E080" w:rsidR="008F45D0" w:rsidRPr="008F45D0" w:rsidRDefault="008F45D0" w:rsidP="008F45D0">
      <w:pPr>
        <w:spacing w:before="240" w:after="160" w:line="256" w:lineRule="auto"/>
        <w:ind w:firstLine="700"/>
        <w:jc w:val="both"/>
        <w:rPr>
          <w:ins w:id="2202" w:author="Emeson Santos" w:date="2019-08-23T08:59:00Z"/>
          <w:rFonts w:eastAsia="Times New Roman" w:cs="Times New Roman"/>
          <w:rPrChange w:id="2203" w:author="Emeson Santos" w:date="2019-08-23T09:00:00Z">
            <w:rPr>
              <w:ins w:id="2204" w:author="Emeson Santos" w:date="2019-08-23T08:59:00Z"/>
              <w:rFonts w:eastAsia="Times New Roman" w:cs="Times New Roman"/>
              <w:color w:val="222222"/>
            </w:rPr>
          </w:rPrChange>
        </w:rPr>
      </w:pPr>
      <w:ins w:id="2205" w:author="Emeson Santos" w:date="2019-08-23T08:59:00Z">
        <w:r w:rsidRPr="008F45D0">
          <w:rPr>
            <w:rFonts w:eastAsia="Times New Roman" w:cs="Times New Roman"/>
            <w:rPrChange w:id="2206" w:author="Emeson Santos" w:date="2019-08-23T09:00:00Z">
              <w:rPr>
                <w:rFonts w:eastAsia="Times New Roman" w:cs="Times New Roman"/>
                <w:color w:val="222222"/>
              </w:rPr>
            </w:rPrChange>
          </w:rPr>
          <w:t xml:space="preserve">Um evento é algo que “acontece” durante o curso do processo afetando o fluxo do mesmo. Usualmente têm uma causa ou um impacto e em geral requer ou permite uma reação. O início de uma atividade, o fim de uma atividade, a mudança de estado de um documento, uma mensagem que chega, </w:t>
        </w:r>
      </w:ins>
      <w:r w:rsidR="005C122D" w:rsidRPr="005C122D">
        <w:rPr>
          <w:rFonts w:eastAsia="Times New Roman" w:cs="Times New Roman"/>
        </w:rPr>
        <w:t>etc.</w:t>
      </w:r>
      <w:ins w:id="2207" w:author="Emeson Santos" w:date="2019-08-23T08:59:00Z">
        <w:r w:rsidRPr="008F45D0">
          <w:rPr>
            <w:rFonts w:eastAsia="Times New Roman" w:cs="Times New Roman"/>
            <w:rPrChange w:id="2208" w:author="Emeson Santos" w:date="2019-08-23T09:00:00Z">
              <w:rPr>
                <w:rFonts w:eastAsia="Times New Roman" w:cs="Times New Roman"/>
                <w:color w:val="222222"/>
              </w:rPr>
            </w:rPrChange>
          </w:rPr>
          <w:t>, todos podem ser considerados eventos.</w:t>
        </w:r>
      </w:ins>
    </w:p>
    <w:p w14:paraId="62639FA4" w14:textId="0086C82D" w:rsidR="008F45D0" w:rsidRPr="008F45D0" w:rsidRDefault="008F45D0" w:rsidP="0057522E">
      <w:pPr>
        <w:spacing w:before="240" w:after="160" w:line="256" w:lineRule="auto"/>
        <w:ind w:firstLine="700"/>
        <w:jc w:val="both"/>
        <w:rPr>
          <w:ins w:id="2209" w:author="Emeson Santos" w:date="2019-08-23T08:59:00Z"/>
          <w:rFonts w:eastAsia="Times New Roman" w:cs="Times New Roman"/>
        </w:rPr>
      </w:pPr>
      <w:ins w:id="2210" w:author="Emeson Santos" w:date="2019-08-23T08:59:00Z">
        <w:r w:rsidRPr="008F45D0">
          <w:rPr>
            <w:rFonts w:eastAsia="Times New Roman" w:cs="Times New Roman"/>
            <w:rPrChange w:id="2211" w:author="Emeson Santos" w:date="2019-08-23T09:00:00Z">
              <w:rPr>
                <w:rFonts w:eastAsia="Times New Roman" w:cs="Times New Roman"/>
                <w:color w:val="222222"/>
              </w:rPr>
            </w:rPrChange>
          </w:rPr>
          <w:lastRenderedPageBreak/>
          <w:t>Gateways São usados para controlar como o fluxo de sequência seguirá seu caminho (convergências e divergências). Se não há a necessidade de controlar o fluxo, nenhum gateway é necessário. Ele funciona como um mecanismo de porta que permite ou não a passagem do token por um determinado caminho.</w:t>
        </w:r>
      </w:ins>
    </w:p>
    <w:tbl>
      <w:tblPr>
        <w:tblW w:w="9030" w:type="dxa"/>
        <w:tblBorders>
          <w:top w:val="nil"/>
          <w:left w:val="nil"/>
          <w:bottom w:val="nil"/>
          <w:right w:val="nil"/>
          <w:insideH w:val="nil"/>
          <w:insideV w:val="nil"/>
        </w:tblBorders>
        <w:tblLayout w:type="fixed"/>
        <w:tblLook w:val="0600" w:firstRow="0" w:lastRow="0" w:firstColumn="0" w:lastColumn="0" w:noHBand="1" w:noVBand="1"/>
      </w:tblPr>
      <w:tblGrid>
        <w:gridCol w:w="1929"/>
        <w:gridCol w:w="4353"/>
        <w:gridCol w:w="2748"/>
      </w:tblGrid>
      <w:tr w:rsidR="008F45D0" w:rsidRPr="008F45D0" w14:paraId="64042519" w14:textId="77777777" w:rsidTr="0068050B">
        <w:trPr>
          <w:trHeight w:val="900"/>
          <w:ins w:id="2212" w:author="Emeson Santos" w:date="2019-08-23T08:59:00Z"/>
        </w:trPr>
        <w:tc>
          <w:tcPr>
            <w:tcW w:w="1929" w:type="dxa"/>
            <w:tcBorders>
              <w:top w:val="single" w:sz="8" w:space="0" w:color="000000"/>
              <w:left w:val="single" w:sz="8" w:space="0" w:color="000000"/>
              <w:bottom w:val="single" w:sz="8" w:space="0" w:color="000000"/>
              <w:right w:val="single" w:sz="8" w:space="0" w:color="000000"/>
            </w:tcBorders>
            <w:shd w:val="clear" w:color="auto" w:fill="A6A6A6"/>
            <w:tcMar>
              <w:top w:w="100" w:type="dxa"/>
              <w:left w:w="100" w:type="dxa"/>
              <w:bottom w:w="100" w:type="dxa"/>
              <w:right w:w="100" w:type="dxa"/>
            </w:tcMar>
          </w:tcPr>
          <w:p w14:paraId="22F04420" w14:textId="77777777" w:rsidR="008F45D0" w:rsidRPr="008F45D0" w:rsidRDefault="008F45D0" w:rsidP="0068050B">
            <w:pPr>
              <w:spacing w:before="240" w:after="160" w:line="256" w:lineRule="auto"/>
              <w:jc w:val="center"/>
              <w:rPr>
                <w:ins w:id="2213" w:author="Emeson Santos" w:date="2019-08-23T08:59:00Z"/>
                <w:rFonts w:eastAsia="Times New Roman" w:cs="Times New Roman"/>
              </w:rPr>
            </w:pPr>
            <w:ins w:id="2214" w:author="Emeson Santos" w:date="2019-08-23T08:59:00Z">
              <w:r w:rsidRPr="008F45D0">
                <w:rPr>
                  <w:rFonts w:eastAsia="Times New Roman" w:cs="Times New Roman"/>
                </w:rPr>
                <w:t>Objeto</w:t>
              </w:r>
            </w:ins>
          </w:p>
        </w:tc>
        <w:tc>
          <w:tcPr>
            <w:tcW w:w="4352" w:type="dxa"/>
            <w:tcBorders>
              <w:top w:val="single" w:sz="8" w:space="0" w:color="000000"/>
              <w:left w:val="nil"/>
              <w:bottom w:val="single" w:sz="8" w:space="0" w:color="000000"/>
              <w:right w:val="single" w:sz="8" w:space="0" w:color="000000"/>
            </w:tcBorders>
            <w:shd w:val="clear" w:color="auto" w:fill="A6A6A6"/>
            <w:tcMar>
              <w:top w:w="100" w:type="dxa"/>
              <w:left w:w="100" w:type="dxa"/>
              <w:bottom w:w="100" w:type="dxa"/>
              <w:right w:w="100" w:type="dxa"/>
            </w:tcMar>
          </w:tcPr>
          <w:p w14:paraId="76724887" w14:textId="77777777" w:rsidR="008F45D0" w:rsidRPr="008F45D0" w:rsidRDefault="008F45D0" w:rsidP="0068050B">
            <w:pPr>
              <w:spacing w:before="240" w:after="160" w:line="256" w:lineRule="auto"/>
              <w:jc w:val="center"/>
              <w:rPr>
                <w:ins w:id="2215" w:author="Emeson Santos" w:date="2019-08-23T08:59:00Z"/>
                <w:rFonts w:eastAsia="Times New Roman" w:cs="Times New Roman"/>
              </w:rPr>
            </w:pPr>
            <w:ins w:id="2216" w:author="Emeson Santos" w:date="2019-08-23T08:59:00Z">
              <w:r w:rsidRPr="008F45D0">
                <w:rPr>
                  <w:rFonts w:eastAsia="Times New Roman" w:cs="Times New Roman"/>
                </w:rPr>
                <w:t>Descrição</w:t>
              </w:r>
            </w:ins>
          </w:p>
        </w:tc>
        <w:tc>
          <w:tcPr>
            <w:tcW w:w="2747" w:type="dxa"/>
            <w:tcBorders>
              <w:top w:val="single" w:sz="8" w:space="0" w:color="000000"/>
              <w:left w:val="nil"/>
              <w:bottom w:val="single" w:sz="8" w:space="0" w:color="000000"/>
              <w:right w:val="single" w:sz="8" w:space="0" w:color="000000"/>
            </w:tcBorders>
            <w:shd w:val="clear" w:color="auto" w:fill="A6A6A6"/>
            <w:tcMar>
              <w:top w:w="100" w:type="dxa"/>
              <w:left w:w="100" w:type="dxa"/>
              <w:bottom w:w="100" w:type="dxa"/>
              <w:right w:w="100" w:type="dxa"/>
            </w:tcMar>
          </w:tcPr>
          <w:p w14:paraId="19555922" w14:textId="77777777" w:rsidR="008F45D0" w:rsidRPr="008F45D0" w:rsidRDefault="008F45D0" w:rsidP="0068050B">
            <w:pPr>
              <w:spacing w:before="240" w:after="160" w:line="256" w:lineRule="auto"/>
              <w:jc w:val="center"/>
              <w:rPr>
                <w:ins w:id="2217" w:author="Emeson Santos" w:date="2019-08-23T08:59:00Z"/>
                <w:rFonts w:eastAsia="Times New Roman" w:cs="Times New Roman"/>
              </w:rPr>
            </w:pPr>
            <w:ins w:id="2218" w:author="Emeson Santos" w:date="2019-08-23T08:59:00Z">
              <w:r w:rsidRPr="008F45D0">
                <w:rPr>
                  <w:rFonts w:eastAsia="Times New Roman" w:cs="Times New Roman"/>
                </w:rPr>
                <w:t>Figura</w:t>
              </w:r>
            </w:ins>
          </w:p>
          <w:p w14:paraId="7A492B04" w14:textId="77777777" w:rsidR="008F45D0" w:rsidRPr="008F45D0" w:rsidRDefault="008F45D0" w:rsidP="0068050B">
            <w:pPr>
              <w:spacing w:before="240" w:after="160" w:line="256" w:lineRule="auto"/>
              <w:jc w:val="both"/>
              <w:rPr>
                <w:ins w:id="2219" w:author="Emeson Santos" w:date="2019-08-23T08:59:00Z"/>
                <w:rFonts w:eastAsia="Times New Roman" w:cs="Times New Roman"/>
              </w:rPr>
            </w:pPr>
            <w:ins w:id="2220" w:author="Emeson Santos" w:date="2019-08-23T08:59:00Z">
              <w:r w:rsidRPr="008F45D0">
                <w:rPr>
                  <w:rFonts w:eastAsia="Times New Roman" w:cs="Times New Roman"/>
                </w:rPr>
                <w:t xml:space="preserve"> </w:t>
              </w:r>
            </w:ins>
          </w:p>
        </w:tc>
      </w:tr>
      <w:tr w:rsidR="008F45D0" w:rsidRPr="008F45D0" w14:paraId="760F40B1" w14:textId="77777777" w:rsidTr="0068050B">
        <w:trPr>
          <w:trHeight w:val="1480"/>
          <w:ins w:id="2221" w:author="Emeson Santos" w:date="2019-08-23T08:59:00Z"/>
        </w:trPr>
        <w:tc>
          <w:tcPr>
            <w:tcW w:w="1929"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E10189C" w14:textId="77777777" w:rsidR="008F45D0" w:rsidRPr="008F45D0" w:rsidRDefault="008F45D0" w:rsidP="0068050B">
            <w:pPr>
              <w:spacing w:before="240" w:after="160" w:line="256" w:lineRule="auto"/>
              <w:ind w:firstLine="340"/>
              <w:jc w:val="center"/>
              <w:rPr>
                <w:ins w:id="2222" w:author="Emeson Santos" w:date="2019-08-23T08:59:00Z"/>
                <w:rFonts w:eastAsia="Times New Roman" w:cs="Times New Roman"/>
              </w:rPr>
            </w:pPr>
            <w:ins w:id="2223" w:author="Emeson Santos" w:date="2019-08-23T08:59:00Z">
              <w:r w:rsidRPr="008F45D0">
                <w:rPr>
                  <w:rFonts w:eastAsia="Times New Roman" w:cs="Times New Roman"/>
                </w:rPr>
                <w:t>Evento Inicial</w:t>
              </w:r>
            </w:ins>
          </w:p>
        </w:tc>
        <w:tc>
          <w:tcPr>
            <w:tcW w:w="4352" w:type="dxa"/>
            <w:tcBorders>
              <w:top w:val="nil"/>
              <w:left w:val="nil"/>
              <w:bottom w:val="single" w:sz="8" w:space="0" w:color="000000"/>
              <w:right w:val="single" w:sz="8" w:space="0" w:color="000000"/>
            </w:tcBorders>
            <w:tcMar>
              <w:top w:w="100" w:type="dxa"/>
              <w:left w:w="100" w:type="dxa"/>
              <w:bottom w:w="100" w:type="dxa"/>
              <w:right w:w="100" w:type="dxa"/>
            </w:tcMar>
          </w:tcPr>
          <w:p w14:paraId="1A8CDB10" w14:textId="77777777" w:rsidR="008F45D0" w:rsidRPr="008F45D0" w:rsidRDefault="008F45D0" w:rsidP="0068050B">
            <w:pPr>
              <w:spacing w:before="240" w:after="160" w:line="256" w:lineRule="auto"/>
              <w:jc w:val="center"/>
              <w:rPr>
                <w:ins w:id="2224" w:author="Emeson Santos" w:date="2019-08-23T08:59:00Z"/>
                <w:rFonts w:eastAsia="Times New Roman" w:cs="Times New Roman"/>
                <w:rPrChange w:id="2225" w:author="Emeson Santos" w:date="2019-08-23T09:00:00Z">
                  <w:rPr>
                    <w:ins w:id="2226" w:author="Emeson Santos" w:date="2019-08-23T08:59:00Z"/>
                    <w:rFonts w:eastAsia="Times New Roman" w:cs="Times New Roman"/>
                    <w:color w:val="222222"/>
                  </w:rPr>
                </w:rPrChange>
              </w:rPr>
            </w:pPr>
            <w:ins w:id="2227" w:author="Emeson Santos" w:date="2019-08-23T08:59:00Z">
              <w:r w:rsidRPr="008F45D0">
                <w:rPr>
                  <w:rFonts w:eastAsia="Times New Roman" w:cs="Times New Roman"/>
                  <w:rPrChange w:id="2228" w:author="Emeson Santos" w:date="2019-08-23T09:00:00Z">
                    <w:rPr>
                      <w:rFonts w:eastAsia="Times New Roman" w:cs="Times New Roman"/>
                      <w:color w:val="222222"/>
                    </w:rPr>
                  </w:rPrChange>
                </w:rPr>
                <w:t>Indica onde um determinado processo é iniciado. Não tem nenhum comportamento específico.</w:t>
              </w:r>
            </w:ins>
          </w:p>
          <w:p w14:paraId="28BCA5BE" w14:textId="77777777" w:rsidR="008F45D0" w:rsidRPr="008F45D0" w:rsidRDefault="008F45D0" w:rsidP="0068050B">
            <w:pPr>
              <w:spacing w:before="240" w:after="160" w:line="256" w:lineRule="auto"/>
              <w:jc w:val="both"/>
              <w:rPr>
                <w:ins w:id="2229" w:author="Emeson Santos" w:date="2019-08-23T08:59:00Z"/>
                <w:rFonts w:eastAsia="Times New Roman" w:cs="Times New Roman"/>
              </w:rPr>
            </w:pPr>
            <w:ins w:id="2230" w:author="Emeson Santos" w:date="2019-08-23T08:59:00Z">
              <w:r w:rsidRPr="008F45D0">
                <w:rPr>
                  <w:rFonts w:eastAsia="Times New Roman" w:cs="Times New Roman"/>
                </w:rPr>
                <w:t xml:space="preserve"> </w:t>
              </w:r>
            </w:ins>
          </w:p>
        </w:tc>
        <w:tc>
          <w:tcPr>
            <w:tcW w:w="2747" w:type="dxa"/>
            <w:tcBorders>
              <w:top w:val="nil"/>
              <w:left w:val="nil"/>
              <w:bottom w:val="single" w:sz="8" w:space="0" w:color="000000"/>
              <w:right w:val="single" w:sz="8" w:space="0" w:color="000000"/>
            </w:tcBorders>
            <w:tcMar>
              <w:top w:w="100" w:type="dxa"/>
              <w:left w:w="100" w:type="dxa"/>
              <w:bottom w:w="100" w:type="dxa"/>
              <w:right w:w="100" w:type="dxa"/>
            </w:tcMar>
          </w:tcPr>
          <w:p w14:paraId="682F34F3" w14:textId="77777777" w:rsidR="008F45D0" w:rsidRPr="008F45D0" w:rsidRDefault="008F45D0" w:rsidP="0068050B">
            <w:pPr>
              <w:spacing w:after="160" w:line="256" w:lineRule="auto"/>
              <w:ind w:hanging="720"/>
              <w:jc w:val="center"/>
              <w:rPr>
                <w:ins w:id="2231" w:author="Emeson Santos" w:date="2019-08-23T08:59:00Z"/>
                <w:rFonts w:eastAsia="Times New Roman" w:cs="Times New Roman"/>
              </w:rPr>
            </w:pPr>
            <w:ins w:id="2232" w:author="Emeson Santos" w:date="2019-08-23T08:59:00Z">
              <w:r w:rsidRPr="005C122D">
                <w:rPr>
                  <w:noProof/>
                </w:rPr>
                <w:drawing>
                  <wp:anchor distT="114300" distB="114300" distL="114300" distR="114300" simplePos="0" relativeHeight="251662336" behindDoc="0" locked="0" layoutInCell="1" hidden="0" allowOverlap="1" wp14:anchorId="45D2587F" wp14:editId="3199D8B4">
                    <wp:simplePos x="0" y="0"/>
                    <wp:positionH relativeFrom="column">
                      <wp:posOffset>238125</wp:posOffset>
                    </wp:positionH>
                    <wp:positionV relativeFrom="paragraph">
                      <wp:posOffset>166688</wp:posOffset>
                    </wp:positionV>
                    <wp:extent cx="1104900" cy="681038"/>
                    <wp:effectExtent l="0" t="0" r="0" b="0"/>
                    <wp:wrapSquare wrapText="bothSides" distT="114300" distB="114300" distL="114300" distR="114300"/>
                    <wp:docPr id="3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3"/>
                            <a:srcRect/>
                            <a:stretch>
                              <a:fillRect/>
                            </a:stretch>
                          </pic:blipFill>
                          <pic:spPr>
                            <a:xfrm>
                              <a:off x="0" y="0"/>
                              <a:ext cx="1104900" cy="681038"/>
                            </a:xfrm>
                            <a:prstGeom prst="rect">
                              <a:avLst/>
                            </a:prstGeom>
                            <a:ln/>
                          </pic:spPr>
                        </pic:pic>
                      </a:graphicData>
                    </a:graphic>
                  </wp:anchor>
                </w:drawing>
              </w:r>
            </w:ins>
          </w:p>
        </w:tc>
      </w:tr>
      <w:tr w:rsidR="008F45D0" w:rsidRPr="008F45D0" w14:paraId="5938E600" w14:textId="77777777" w:rsidTr="0068050B">
        <w:trPr>
          <w:trHeight w:val="1860"/>
          <w:ins w:id="2233" w:author="Emeson Santos" w:date="2019-08-23T08:59:00Z"/>
        </w:trPr>
        <w:tc>
          <w:tcPr>
            <w:tcW w:w="1929"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231AE27" w14:textId="77777777" w:rsidR="008F45D0" w:rsidRPr="008F45D0" w:rsidRDefault="008F45D0" w:rsidP="0068050B">
            <w:pPr>
              <w:spacing w:before="240" w:after="160" w:line="256" w:lineRule="auto"/>
              <w:jc w:val="center"/>
              <w:rPr>
                <w:ins w:id="2234" w:author="Emeson Santos" w:date="2019-08-23T08:59:00Z"/>
                <w:rFonts w:eastAsia="Times New Roman" w:cs="Times New Roman"/>
              </w:rPr>
            </w:pPr>
            <w:ins w:id="2235" w:author="Emeson Santos" w:date="2019-08-23T08:59:00Z">
              <w:r w:rsidRPr="008F45D0">
                <w:rPr>
                  <w:rFonts w:eastAsia="Times New Roman" w:cs="Times New Roman"/>
                </w:rPr>
                <w:t>Evento Final</w:t>
              </w:r>
            </w:ins>
          </w:p>
        </w:tc>
        <w:tc>
          <w:tcPr>
            <w:tcW w:w="4352" w:type="dxa"/>
            <w:tcBorders>
              <w:top w:val="nil"/>
              <w:left w:val="nil"/>
              <w:bottom w:val="single" w:sz="8" w:space="0" w:color="000000"/>
              <w:right w:val="single" w:sz="8" w:space="0" w:color="000000"/>
            </w:tcBorders>
            <w:tcMar>
              <w:top w:w="100" w:type="dxa"/>
              <w:left w:w="100" w:type="dxa"/>
              <w:bottom w:w="100" w:type="dxa"/>
              <w:right w:w="100" w:type="dxa"/>
            </w:tcMar>
          </w:tcPr>
          <w:p w14:paraId="06F2DEB8" w14:textId="77777777" w:rsidR="008F45D0" w:rsidRPr="008F45D0" w:rsidRDefault="008F45D0" w:rsidP="0068050B">
            <w:pPr>
              <w:spacing w:before="240" w:after="160" w:line="256" w:lineRule="auto"/>
              <w:jc w:val="center"/>
              <w:rPr>
                <w:ins w:id="2236" w:author="Emeson Santos" w:date="2019-08-23T08:59:00Z"/>
                <w:rFonts w:eastAsia="Times New Roman" w:cs="Times New Roman"/>
              </w:rPr>
            </w:pPr>
            <w:ins w:id="2237" w:author="Emeson Santos" w:date="2019-08-23T08:59:00Z">
              <w:r w:rsidRPr="008F45D0">
                <w:rPr>
                  <w:rFonts w:eastAsia="Times New Roman" w:cs="Times New Roman"/>
                </w:rPr>
                <w:t>Indica quando o processo termina</w:t>
              </w:r>
              <w:r w:rsidRPr="005C122D">
                <w:rPr>
                  <w:noProof/>
                </w:rPr>
                <w:drawing>
                  <wp:anchor distT="114300" distB="114300" distL="114300" distR="114300" simplePos="0" relativeHeight="251663360" behindDoc="0" locked="0" layoutInCell="1" hidden="0" allowOverlap="1" wp14:anchorId="761B3FB0" wp14:editId="0E673C06">
                    <wp:simplePos x="0" y="0"/>
                    <wp:positionH relativeFrom="column">
                      <wp:posOffset>2581275</wp:posOffset>
                    </wp:positionH>
                    <wp:positionV relativeFrom="paragraph">
                      <wp:posOffset>838200</wp:posOffset>
                    </wp:positionV>
                    <wp:extent cx="1476871" cy="1090613"/>
                    <wp:effectExtent l="0" t="0" r="0" b="0"/>
                    <wp:wrapSquare wrapText="bothSides" distT="114300" distB="114300" distL="114300" distR="114300"/>
                    <wp:docPr id="1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4"/>
                            <a:srcRect/>
                            <a:stretch>
                              <a:fillRect/>
                            </a:stretch>
                          </pic:blipFill>
                          <pic:spPr>
                            <a:xfrm>
                              <a:off x="0" y="0"/>
                              <a:ext cx="1476871" cy="1090613"/>
                            </a:xfrm>
                            <a:prstGeom prst="rect">
                              <a:avLst/>
                            </a:prstGeom>
                            <a:ln/>
                          </pic:spPr>
                        </pic:pic>
                      </a:graphicData>
                    </a:graphic>
                  </wp:anchor>
                </w:drawing>
              </w:r>
            </w:ins>
          </w:p>
        </w:tc>
        <w:tc>
          <w:tcPr>
            <w:tcW w:w="2747" w:type="dxa"/>
            <w:tcBorders>
              <w:top w:val="nil"/>
              <w:left w:val="nil"/>
              <w:bottom w:val="single" w:sz="8" w:space="0" w:color="000000"/>
              <w:right w:val="single" w:sz="8" w:space="0" w:color="000000"/>
            </w:tcBorders>
            <w:tcMar>
              <w:top w:w="100" w:type="dxa"/>
              <w:left w:w="100" w:type="dxa"/>
              <w:bottom w:w="100" w:type="dxa"/>
              <w:right w:w="100" w:type="dxa"/>
            </w:tcMar>
          </w:tcPr>
          <w:p w14:paraId="2E56F670" w14:textId="77777777" w:rsidR="008F45D0" w:rsidRPr="008F45D0" w:rsidRDefault="008F45D0" w:rsidP="0068050B">
            <w:pPr>
              <w:spacing w:after="160" w:line="256" w:lineRule="auto"/>
              <w:ind w:hanging="720"/>
              <w:jc w:val="center"/>
              <w:rPr>
                <w:ins w:id="2238" w:author="Emeson Santos" w:date="2019-08-23T08:59:00Z"/>
                <w:rFonts w:eastAsia="Times New Roman" w:cs="Times New Roman"/>
              </w:rPr>
            </w:pPr>
            <w:ins w:id="2239" w:author="Emeson Santos" w:date="2019-08-23T08:59:00Z">
              <w:r w:rsidRPr="005C122D">
                <w:rPr>
                  <w:noProof/>
                </w:rPr>
                <w:drawing>
                  <wp:anchor distT="114300" distB="114300" distL="114300" distR="114300" simplePos="0" relativeHeight="251664384" behindDoc="0" locked="0" layoutInCell="1" hidden="0" allowOverlap="1" wp14:anchorId="29767A0A" wp14:editId="41348C87">
                    <wp:simplePos x="0" y="0"/>
                    <wp:positionH relativeFrom="column">
                      <wp:posOffset>209550</wp:posOffset>
                    </wp:positionH>
                    <wp:positionV relativeFrom="paragraph">
                      <wp:posOffset>266700</wp:posOffset>
                    </wp:positionV>
                    <wp:extent cx="1190625" cy="776288"/>
                    <wp:effectExtent l="0" t="0" r="0" b="0"/>
                    <wp:wrapSquare wrapText="bothSides" distT="114300" distB="114300" distL="114300" distR="114300"/>
                    <wp:docPr id="39"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5"/>
                            <a:srcRect/>
                            <a:stretch>
                              <a:fillRect/>
                            </a:stretch>
                          </pic:blipFill>
                          <pic:spPr>
                            <a:xfrm>
                              <a:off x="0" y="0"/>
                              <a:ext cx="1190625" cy="776288"/>
                            </a:xfrm>
                            <a:prstGeom prst="rect">
                              <a:avLst/>
                            </a:prstGeom>
                            <a:ln/>
                          </pic:spPr>
                        </pic:pic>
                      </a:graphicData>
                    </a:graphic>
                  </wp:anchor>
                </w:drawing>
              </w:r>
            </w:ins>
          </w:p>
        </w:tc>
      </w:tr>
      <w:tr w:rsidR="008F45D0" w:rsidRPr="008F45D0" w14:paraId="6101D740" w14:textId="77777777" w:rsidTr="0068050B">
        <w:trPr>
          <w:trHeight w:val="2140"/>
          <w:ins w:id="2240" w:author="Emeson Santos" w:date="2019-08-23T08:59:00Z"/>
        </w:trPr>
        <w:tc>
          <w:tcPr>
            <w:tcW w:w="1929"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6DC7A7E" w14:textId="77777777" w:rsidR="008F45D0" w:rsidRPr="008F45D0" w:rsidRDefault="008F45D0" w:rsidP="0068050B">
            <w:pPr>
              <w:spacing w:before="240" w:after="160" w:line="256" w:lineRule="auto"/>
              <w:jc w:val="center"/>
              <w:rPr>
                <w:ins w:id="2241" w:author="Emeson Santos" w:date="2019-08-23T08:59:00Z"/>
                <w:rFonts w:eastAsia="Times New Roman" w:cs="Times New Roman"/>
                <w:rPrChange w:id="2242" w:author="Emeson Santos" w:date="2019-08-23T09:00:00Z">
                  <w:rPr>
                    <w:ins w:id="2243" w:author="Emeson Santos" w:date="2019-08-23T08:59:00Z"/>
                    <w:rFonts w:eastAsia="Times New Roman" w:cs="Times New Roman"/>
                    <w:color w:val="222222"/>
                  </w:rPr>
                </w:rPrChange>
              </w:rPr>
            </w:pPr>
            <w:ins w:id="2244" w:author="Emeson Santos" w:date="2019-08-23T08:59:00Z">
              <w:r w:rsidRPr="008F45D0">
                <w:rPr>
                  <w:rFonts w:eastAsia="Times New Roman" w:cs="Times New Roman"/>
                  <w:rPrChange w:id="2245" w:author="Emeson Santos" w:date="2019-08-23T09:00:00Z">
                    <w:rPr>
                      <w:rFonts w:eastAsia="Times New Roman" w:cs="Times New Roman"/>
                      <w:color w:val="222222"/>
                    </w:rPr>
                  </w:rPrChange>
                </w:rPr>
                <w:t>Gateway Exclusivo</w:t>
              </w:r>
            </w:ins>
          </w:p>
          <w:p w14:paraId="03543494" w14:textId="77777777" w:rsidR="008F45D0" w:rsidRPr="008F45D0" w:rsidRDefault="008F45D0" w:rsidP="0068050B">
            <w:pPr>
              <w:spacing w:before="240" w:after="160" w:line="256" w:lineRule="auto"/>
              <w:jc w:val="both"/>
              <w:rPr>
                <w:ins w:id="2246" w:author="Emeson Santos" w:date="2019-08-23T08:59:00Z"/>
                <w:rFonts w:eastAsia="Times New Roman" w:cs="Times New Roman"/>
                <w:rPrChange w:id="2247" w:author="Emeson Santos" w:date="2019-08-23T09:00:00Z">
                  <w:rPr>
                    <w:ins w:id="2248" w:author="Emeson Santos" w:date="2019-08-23T08:59:00Z"/>
                    <w:rFonts w:eastAsia="Times New Roman" w:cs="Times New Roman"/>
                    <w:color w:val="222222"/>
                  </w:rPr>
                </w:rPrChange>
              </w:rPr>
            </w:pPr>
            <w:ins w:id="2249" w:author="Emeson Santos" w:date="2019-08-23T08:59:00Z">
              <w:r w:rsidRPr="008F45D0">
                <w:rPr>
                  <w:rFonts w:eastAsia="Times New Roman" w:cs="Times New Roman"/>
                  <w:rPrChange w:id="2250" w:author="Emeson Santos" w:date="2019-08-23T09:00:00Z">
                    <w:rPr>
                      <w:rFonts w:eastAsia="Times New Roman" w:cs="Times New Roman"/>
                      <w:color w:val="222222"/>
                    </w:rPr>
                  </w:rPrChange>
                </w:rPr>
                <w:t xml:space="preserve"> </w:t>
              </w:r>
            </w:ins>
          </w:p>
        </w:tc>
        <w:tc>
          <w:tcPr>
            <w:tcW w:w="4352" w:type="dxa"/>
            <w:tcBorders>
              <w:top w:val="nil"/>
              <w:left w:val="nil"/>
              <w:bottom w:val="single" w:sz="8" w:space="0" w:color="000000"/>
              <w:right w:val="single" w:sz="8" w:space="0" w:color="000000"/>
            </w:tcBorders>
            <w:tcMar>
              <w:top w:w="100" w:type="dxa"/>
              <w:left w:w="100" w:type="dxa"/>
              <w:bottom w:w="100" w:type="dxa"/>
              <w:right w:w="100" w:type="dxa"/>
            </w:tcMar>
          </w:tcPr>
          <w:p w14:paraId="5071CE88" w14:textId="77777777" w:rsidR="008F45D0" w:rsidRPr="008F45D0" w:rsidRDefault="008F45D0" w:rsidP="0068050B">
            <w:pPr>
              <w:spacing w:before="240" w:after="160" w:line="256" w:lineRule="auto"/>
              <w:jc w:val="center"/>
              <w:rPr>
                <w:ins w:id="2251" w:author="Emeson Santos" w:date="2019-08-23T08:59:00Z"/>
                <w:rFonts w:eastAsia="Times New Roman" w:cs="Times New Roman"/>
                <w:rPrChange w:id="2252" w:author="Emeson Santos" w:date="2019-08-23T09:00:00Z">
                  <w:rPr>
                    <w:ins w:id="2253" w:author="Emeson Santos" w:date="2019-08-23T08:59:00Z"/>
                    <w:rFonts w:eastAsia="Times New Roman" w:cs="Times New Roman"/>
                    <w:color w:val="222222"/>
                  </w:rPr>
                </w:rPrChange>
              </w:rPr>
            </w:pPr>
            <w:ins w:id="2254" w:author="Emeson Santos" w:date="2019-08-23T08:59:00Z">
              <w:r w:rsidRPr="008F45D0">
                <w:rPr>
                  <w:rFonts w:eastAsia="Times New Roman" w:cs="Times New Roman"/>
                  <w:rPrChange w:id="2255" w:author="Emeson Santos" w:date="2019-08-23T09:00:00Z">
                    <w:rPr>
                      <w:rFonts w:eastAsia="Times New Roman" w:cs="Times New Roman"/>
                      <w:color w:val="222222"/>
                    </w:rPr>
                  </w:rPrChange>
                </w:rPr>
                <w:t>Como Divergência: É usado para criar caminhos alternativos dentro do Processo, mas apenas um é escolhido. Como Convergência: É usado para mesclar caminhos alternativos.</w:t>
              </w:r>
            </w:ins>
          </w:p>
          <w:p w14:paraId="390D1D29" w14:textId="77777777" w:rsidR="008F45D0" w:rsidRPr="008F45D0" w:rsidRDefault="008F45D0" w:rsidP="0068050B">
            <w:pPr>
              <w:spacing w:before="240" w:after="160" w:line="256" w:lineRule="auto"/>
              <w:jc w:val="both"/>
              <w:rPr>
                <w:ins w:id="2256" w:author="Emeson Santos" w:date="2019-08-23T08:59:00Z"/>
                <w:rFonts w:eastAsia="Times New Roman" w:cs="Times New Roman"/>
              </w:rPr>
            </w:pPr>
            <w:ins w:id="2257" w:author="Emeson Santos" w:date="2019-08-23T08:59:00Z">
              <w:r w:rsidRPr="008F45D0">
                <w:rPr>
                  <w:rFonts w:eastAsia="Times New Roman" w:cs="Times New Roman"/>
                </w:rPr>
                <w:t xml:space="preserve"> </w:t>
              </w:r>
            </w:ins>
          </w:p>
        </w:tc>
        <w:tc>
          <w:tcPr>
            <w:tcW w:w="2747" w:type="dxa"/>
            <w:tcBorders>
              <w:top w:val="nil"/>
              <w:left w:val="nil"/>
              <w:bottom w:val="single" w:sz="8" w:space="0" w:color="000000"/>
              <w:right w:val="single" w:sz="8" w:space="0" w:color="000000"/>
            </w:tcBorders>
            <w:tcMar>
              <w:top w:w="100" w:type="dxa"/>
              <w:left w:w="100" w:type="dxa"/>
              <w:bottom w:w="100" w:type="dxa"/>
              <w:right w:w="100" w:type="dxa"/>
            </w:tcMar>
          </w:tcPr>
          <w:p w14:paraId="47249200" w14:textId="77777777" w:rsidR="008F45D0" w:rsidRPr="008F45D0" w:rsidRDefault="008F45D0" w:rsidP="0068050B">
            <w:pPr>
              <w:spacing w:after="160" w:line="256" w:lineRule="auto"/>
              <w:ind w:hanging="720"/>
              <w:jc w:val="right"/>
              <w:rPr>
                <w:ins w:id="2258" w:author="Emeson Santos" w:date="2019-08-23T08:59:00Z"/>
                <w:rFonts w:eastAsia="Times New Roman" w:cs="Times New Roman"/>
              </w:rPr>
            </w:pPr>
            <w:ins w:id="2259" w:author="Emeson Santos" w:date="2019-08-23T08:59:00Z">
              <w:r w:rsidRPr="005C122D">
                <w:rPr>
                  <w:rFonts w:eastAsia="Times New Roman" w:cs="Times New Roman"/>
                  <w:noProof/>
                </w:rPr>
                <w:drawing>
                  <wp:inline distT="114300" distB="114300" distL="114300" distR="114300" wp14:anchorId="17FFE80B" wp14:editId="4F75AF09">
                    <wp:extent cx="1609725" cy="1023938"/>
                    <wp:effectExtent l="0" t="0" r="0" b="0"/>
                    <wp:docPr id="4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4"/>
                            <a:srcRect/>
                            <a:stretch>
                              <a:fillRect/>
                            </a:stretch>
                          </pic:blipFill>
                          <pic:spPr>
                            <a:xfrm>
                              <a:off x="0" y="0"/>
                              <a:ext cx="1609725" cy="1023938"/>
                            </a:xfrm>
                            <a:prstGeom prst="rect">
                              <a:avLst/>
                            </a:prstGeom>
                            <a:ln/>
                          </pic:spPr>
                        </pic:pic>
                      </a:graphicData>
                    </a:graphic>
                  </wp:inline>
                </w:drawing>
              </w:r>
            </w:ins>
          </w:p>
        </w:tc>
      </w:tr>
      <w:tr w:rsidR="008F45D0" w:rsidRPr="008F45D0" w14:paraId="1B35DE4C" w14:textId="77777777" w:rsidTr="0068050B">
        <w:trPr>
          <w:trHeight w:val="2820"/>
          <w:ins w:id="2260" w:author="Emeson Santos" w:date="2019-08-23T08:59:00Z"/>
        </w:trPr>
        <w:tc>
          <w:tcPr>
            <w:tcW w:w="1929"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EAB9682" w14:textId="77777777" w:rsidR="008F45D0" w:rsidRPr="008F45D0" w:rsidRDefault="008F45D0" w:rsidP="0068050B">
            <w:pPr>
              <w:spacing w:before="240" w:after="160" w:line="256" w:lineRule="auto"/>
              <w:jc w:val="center"/>
              <w:rPr>
                <w:ins w:id="2261" w:author="Emeson Santos" w:date="2019-08-23T08:59:00Z"/>
                <w:rFonts w:eastAsia="Times New Roman" w:cs="Times New Roman"/>
                <w:rPrChange w:id="2262" w:author="Emeson Santos" w:date="2019-08-23T09:00:00Z">
                  <w:rPr>
                    <w:ins w:id="2263" w:author="Emeson Santos" w:date="2019-08-23T08:59:00Z"/>
                    <w:rFonts w:eastAsia="Times New Roman" w:cs="Times New Roman"/>
                    <w:color w:val="222222"/>
                  </w:rPr>
                </w:rPrChange>
              </w:rPr>
            </w:pPr>
            <w:ins w:id="2264" w:author="Emeson Santos" w:date="2019-08-23T08:59:00Z">
              <w:r w:rsidRPr="008F45D0">
                <w:rPr>
                  <w:rFonts w:eastAsia="Times New Roman" w:cs="Times New Roman"/>
                  <w:rPrChange w:id="2265" w:author="Emeson Santos" w:date="2019-08-23T09:00:00Z">
                    <w:rPr>
                      <w:rFonts w:eastAsia="Times New Roman" w:cs="Times New Roman"/>
                      <w:color w:val="222222"/>
                    </w:rPr>
                  </w:rPrChange>
                </w:rPr>
                <w:lastRenderedPageBreak/>
                <w:t>Gateway Paralelo</w:t>
              </w:r>
            </w:ins>
          </w:p>
          <w:p w14:paraId="37B9AE0D" w14:textId="77777777" w:rsidR="008F45D0" w:rsidRPr="008F45D0" w:rsidRDefault="008F45D0" w:rsidP="0068050B">
            <w:pPr>
              <w:spacing w:before="240" w:after="160" w:line="256" w:lineRule="auto"/>
              <w:jc w:val="both"/>
              <w:rPr>
                <w:ins w:id="2266" w:author="Emeson Santos" w:date="2019-08-23T08:59:00Z"/>
                <w:rFonts w:eastAsia="Times New Roman" w:cs="Times New Roman"/>
                <w:rPrChange w:id="2267" w:author="Emeson Santos" w:date="2019-08-23T09:00:00Z">
                  <w:rPr>
                    <w:ins w:id="2268" w:author="Emeson Santos" w:date="2019-08-23T08:59:00Z"/>
                    <w:rFonts w:eastAsia="Times New Roman" w:cs="Times New Roman"/>
                    <w:color w:val="222222"/>
                  </w:rPr>
                </w:rPrChange>
              </w:rPr>
            </w:pPr>
            <w:ins w:id="2269" w:author="Emeson Santos" w:date="2019-08-23T08:59:00Z">
              <w:r w:rsidRPr="008F45D0">
                <w:rPr>
                  <w:rFonts w:eastAsia="Times New Roman" w:cs="Times New Roman"/>
                  <w:rPrChange w:id="2270" w:author="Emeson Santos" w:date="2019-08-23T09:00:00Z">
                    <w:rPr>
                      <w:rFonts w:eastAsia="Times New Roman" w:cs="Times New Roman"/>
                      <w:color w:val="222222"/>
                    </w:rPr>
                  </w:rPrChange>
                </w:rPr>
                <w:t xml:space="preserve"> </w:t>
              </w:r>
            </w:ins>
          </w:p>
        </w:tc>
        <w:tc>
          <w:tcPr>
            <w:tcW w:w="4352" w:type="dxa"/>
            <w:tcBorders>
              <w:top w:val="nil"/>
              <w:left w:val="nil"/>
              <w:bottom w:val="single" w:sz="8" w:space="0" w:color="000000"/>
              <w:right w:val="single" w:sz="8" w:space="0" w:color="000000"/>
            </w:tcBorders>
            <w:tcMar>
              <w:top w:w="100" w:type="dxa"/>
              <w:left w:w="100" w:type="dxa"/>
              <w:bottom w:w="100" w:type="dxa"/>
              <w:right w:w="100" w:type="dxa"/>
            </w:tcMar>
          </w:tcPr>
          <w:p w14:paraId="695704BB" w14:textId="77777777" w:rsidR="008F45D0" w:rsidRPr="008F45D0" w:rsidRDefault="008F45D0" w:rsidP="0068050B">
            <w:pPr>
              <w:spacing w:before="240" w:after="160" w:line="256" w:lineRule="auto"/>
              <w:jc w:val="center"/>
              <w:rPr>
                <w:ins w:id="2271" w:author="Emeson Santos" w:date="2019-08-23T08:59:00Z"/>
                <w:rFonts w:eastAsia="Times New Roman" w:cs="Times New Roman"/>
                <w:rPrChange w:id="2272" w:author="Emeson Santos" w:date="2019-08-23T09:00:00Z">
                  <w:rPr>
                    <w:ins w:id="2273" w:author="Emeson Santos" w:date="2019-08-23T08:59:00Z"/>
                    <w:rFonts w:eastAsia="Times New Roman" w:cs="Times New Roman"/>
                    <w:color w:val="222222"/>
                  </w:rPr>
                </w:rPrChange>
              </w:rPr>
            </w:pPr>
            <w:ins w:id="2274" w:author="Emeson Santos" w:date="2019-08-23T08:59:00Z">
              <w:r w:rsidRPr="008F45D0">
                <w:rPr>
                  <w:rFonts w:eastAsia="Times New Roman" w:cs="Times New Roman"/>
                  <w:rPrChange w:id="2275" w:author="Emeson Santos" w:date="2019-08-23T09:00:00Z">
                    <w:rPr>
                      <w:rFonts w:eastAsia="Times New Roman" w:cs="Times New Roman"/>
                      <w:color w:val="222222"/>
                    </w:rPr>
                  </w:rPrChange>
                </w:rPr>
                <w:t>Como Divergência é usado para criar caminhos alternativos sem verificar quaisquer condições. Como Convergência é usado para mesclar caminhos alternativos, os gateways aguardam por todos os fluxos de entrada antes de continuar.</w:t>
              </w:r>
            </w:ins>
          </w:p>
          <w:p w14:paraId="4A5D7C3C" w14:textId="77777777" w:rsidR="008F45D0" w:rsidRPr="008F45D0" w:rsidRDefault="008F45D0" w:rsidP="0068050B">
            <w:pPr>
              <w:spacing w:before="240" w:after="160" w:line="256" w:lineRule="auto"/>
              <w:jc w:val="both"/>
              <w:rPr>
                <w:ins w:id="2276" w:author="Emeson Santos" w:date="2019-08-23T08:59:00Z"/>
                <w:rFonts w:eastAsia="Times New Roman" w:cs="Times New Roman"/>
              </w:rPr>
            </w:pPr>
            <w:ins w:id="2277" w:author="Emeson Santos" w:date="2019-08-23T08:59:00Z">
              <w:r w:rsidRPr="008F45D0">
                <w:rPr>
                  <w:rFonts w:eastAsia="Times New Roman" w:cs="Times New Roman"/>
                </w:rPr>
                <w:t xml:space="preserve"> </w:t>
              </w:r>
            </w:ins>
          </w:p>
        </w:tc>
        <w:tc>
          <w:tcPr>
            <w:tcW w:w="2747" w:type="dxa"/>
            <w:tcBorders>
              <w:top w:val="nil"/>
              <w:left w:val="nil"/>
              <w:bottom w:val="single" w:sz="8" w:space="0" w:color="000000"/>
              <w:right w:val="single" w:sz="8" w:space="0" w:color="000000"/>
            </w:tcBorders>
            <w:tcMar>
              <w:top w:w="100" w:type="dxa"/>
              <w:left w:w="100" w:type="dxa"/>
              <w:bottom w:w="100" w:type="dxa"/>
              <w:right w:w="100" w:type="dxa"/>
            </w:tcMar>
          </w:tcPr>
          <w:p w14:paraId="7F73DEC3" w14:textId="77777777" w:rsidR="008F45D0" w:rsidRPr="008F45D0" w:rsidRDefault="008F45D0" w:rsidP="0068050B">
            <w:pPr>
              <w:spacing w:after="160" w:line="256" w:lineRule="auto"/>
              <w:ind w:hanging="720"/>
              <w:jc w:val="right"/>
              <w:rPr>
                <w:ins w:id="2278" w:author="Emeson Santos" w:date="2019-08-23T08:59:00Z"/>
                <w:rFonts w:eastAsia="Times New Roman" w:cs="Times New Roman"/>
              </w:rPr>
            </w:pPr>
            <w:ins w:id="2279" w:author="Emeson Santos" w:date="2019-08-23T08:59:00Z">
              <w:r w:rsidRPr="005C122D">
                <w:rPr>
                  <w:rFonts w:eastAsia="Times New Roman" w:cs="Times New Roman"/>
                  <w:noProof/>
                </w:rPr>
                <w:drawing>
                  <wp:inline distT="114300" distB="114300" distL="114300" distR="114300" wp14:anchorId="70C8B938" wp14:editId="5F768816">
                    <wp:extent cx="1514475" cy="1338263"/>
                    <wp:effectExtent l="0" t="0" r="0" b="0"/>
                    <wp:docPr id="29"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6"/>
                            <a:srcRect/>
                            <a:stretch>
                              <a:fillRect/>
                            </a:stretch>
                          </pic:blipFill>
                          <pic:spPr>
                            <a:xfrm>
                              <a:off x="0" y="0"/>
                              <a:ext cx="1514475" cy="1338263"/>
                            </a:xfrm>
                            <a:prstGeom prst="rect">
                              <a:avLst/>
                            </a:prstGeom>
                            <a:ln/>
                          </pic:spPr>
                        </pic:pic>
                      </a:graphicData>
                    </a:graphic>
                  </wp:inline>
                </w:drawing>
              </w:r>
            </w:ins>
          </w:p>
        </w:tc>
      </w:tr>
    </w:tbl>
    <w:p w14:paraId="7C9DBC08" w14:textId="77777777" w:rsidR="008F45D0" w:rsidRPr="008F45D0" w:rsidRDefault="008F45D0" w:rsidP="008F45D0">
      <w:pPr>
        <w:spacing w:after="160" w:line="256" w:lineRule="auto"/>
        <w:ind w:hanging="720"/>
        <w:jc w:val="center"/>
        <w:rPr>
          <w:ins w:id="2280" w:author="Emeson Santos" w:date="2019-08-23T08:59:00Z"/>
          <w:rFonts w:eastAsia="Times New Roman" w:cs="Times New Roman"/>
        </w:rPr>
      </w:pPr>
    </w:p>
    <w:p w14:paraId="4A438879" w14:textId="349EAF5D" w:rsidR="008F45D0" w:rsidRPr="00BA0422" w:rsidRDefault="008F45D0" w:rsidP="008F45D0">
      <w:pPr>
        <w:spacing w:after="160" w:line="256" w:lineRule="auto"/>
        <w:ind w:hanging="720"/>
        <w:jc w:val="center"/>
        <w:rPr>
          <w:ins w:id="2281" w:author="Emeson Santos" w:date="2019-08-23T08:59:00Z"/>
          <w:rFonts w:eastAsia="Times New Roman" w:cs="Times New Roman"/>
          <w:b/>
          <w:bCs/>
          <w:sz w:val="20"/>
          <w:szCs w:val="20"/>
          <w:rPrChange w:id="2282" w:author="Emeson Santos" w:date="2019-08-23T10:03:00Z">
            <w:rPr>
              <w:ins w:id="2283" w:author="Emeson Santos" w:date="2019-08-23T08:59:00Z"/>
              <w:rFonts w:eastAsia="Times New Roman" w:cs="Times New Roman"/>
            </w:rPr>
          </w:rPrChange>
        </w:rPr>
      </w:pPr>
      <w:ins w:id="2284" w:author="Emeson Santos" w:date="2019-08-23T08:59:00Z">
        <w:r w:rsidRPr="00BA0422">
          <w:rPr>
            <w:rFonts w:eastAsia="Times New Roman" w:cs="Times New Roman"/>
            <w:b/>
            <w:bCs/>
            <w:sz w:val="20"/>
            <w:szCs w:val="20"/>
            <w:rPrChange w:id="2285" w:author="Emeson Santos" w:date="2019-08-23T10:03:00Z">
              <w:rPr>
                <w:rFonts w:eastAsia="Times New Roman" w:cs="Times New Roman"/>
              </w:rPr>
            </w:rPrChange>
          </w:rPr>
          <w:t>Tabela 4 - Artefato de Eventos e Gateways</w:t>
        </w:r>
      </w:ins>
    </w:p>
    <w:p w14:paraId="1BD776AE" w14:textId="7955C7B4" w:rsidR="008F45D0" w:rsidRPr="008F45D0" w:rsidRDefault="008F45D0" w:rsidP="008F45D0">
      <w:pPr>
        <w:spacing w:before="240" w:after="240" w:line="256" w:lineRule="auto"/>
        <w:ind w:firstLine="720"/>
        <w:jc w:val="both"/>
        <w:rPr>
          <w:ins w:id="2286" w:author="Emeson Santos" w:date="2019-08-23T08:59:00Z"/>
          <w:rFonts w:eastAsia="Times New Roman" w:cs="Times New Roman"/>
          <w:b/>
          <w:sz w:val="28"/>
          <w:szCs w:val="28"/>
        </w:rPr>
      </w:pPr>
      <w:ins w:id="2287" w:author="Emeson Santos" w:date="2019-08-23T08:59:00Z">
        <w:r w:rsidRPr="008F45D0">
          <w:rPr>
            <w:rFonts w:eastAsia="Times New Roman" w:cs="Times New Roman"/>
          </w:rPr>
          <w:t xml:space="preserve">A modelagem de processo e um mecanismo que </w:t>
        </w:r>
      </w:ins>
      <w:r w:rsidR="005C122D" w:rsidRPr="008F45D0">
        <w:rPr>
          <w:rFonts w:eastAsia="Times New Roman" w:cs="Times New Roman"/>
        </w:rPr>
        <w:t>é</w:t>
      </w:r>
      <w:ins w:id="2288" w:author="Emeson Santos" w:date="2019-08-23T08:59:00Z">
        <w:r w:rsidRPr="008F45D0">
          <w:rPr>
            <w:rFonts w:eastAsia="Times New Roman" w:cs="Times New Roman"/>
          </w:rPr>
          <w:t xml:space="preserve"> utilizando nas organizações. As ferramentas que pode ser usada são muitas </w:t>
        </w:r>
      </w:ins>
      <w:r w:rsidR="005C122D" w:rsidRPr="008F45D0">
        <w:rPr>
          <w:rFonts w:eastAsia="Times New Roman" w:cs="Times New Roman"/>
        </w:rPr>
        <w:t>Bizagi</w:t>
      </w:r>
      <w:ins w:id="2289" w:author="Emeson Santos" w:date="2019-08-23T08:59:00Z">
        <w:r w:rsidRPr="008F45D0">
          <w:rPr>
            <w:rFonts w:eastAsia="Times New Roman" w:cs="Times New Roman"/>
          </w:rPr>
          <w:t xml:space="preserve"> Process Modeler foi a ferramenta que selecionamos para a modelagem dos processos das chefias da universidade federal de Sergipe. A próxima seção irá mostra o mecanismo de comunicação do processo de negócios. (</w:t>
        </w:r>
        <w:r w:rsidRPr="008F45D0">
          <w:rPr>
            <w:rFonts w:eastAsia="Times New Roman" w:cs="Times New Roman"/>
            <w:i/>
          </w:rPr>
          <w:t xml:space="preserve">Bem-vindo à documentação do Bizagi Modeler and Modeler Services. Help </w:t>
        </w:r>
      </w:ins>
      <w:r w:rsidR="005C122D" w:rsidRPr="008F45D0">
        <w:rPr>
          <w:rFonts w:eastAsia="Times New Roman" w:cs="Times New Roman"/>
          <w:i/>
        </w:rPr>
        <w:t>Bizagi</w:t>
      </w:r>
      <w:ins w:id="2290" w:author="Emeson Santos" w:date="2019-08-23T08:59:00Z">
        <w:r w:rsidRPr="008F45D0">
          <w:rPr>
            <w:rFonts w:eastAsia="Times New Roman" w:cs="Times New Roman"/>
            <w:i/>
          </w:rPr>
          <w:t xml:space="preserve"> </w:t>
        </w:r>
      </w:ins>
      <w:r w:rsidR="005C122D" w:rsidRPr="008F45D0">
        <w:rPr>
          <w:rFonts w:eastAsia="Times New Roman" w:cs="Times New Roman"/>
          <w:i/>
        </w:rPr>
        <w:t>Disponível</w:t>
      </w:r>
      <w:ins w:id="2291" w:author="Emeson Santos" w:date="2019-08-23T08:59:00Z">
        <w:r w:rsidRPr="008F45D0">
          <w:rPr>
            <w:rFonts w:eastAsia="Times New Roman" w:cs="Times New Roman"/>
            <w:i/>
          </w:rPr>
          <w:t xml:space="preserve"> em:</w:t>
        </w:r>
        <w:r w:rsidRPr="008F45D0">
          <w:rPr>
            <w:rFonts w:eastAsia="Times New Roman" w:cs="Times New Roman"/>
          </w:rPr>
          <w:t xml:space="preserve"> &lt;http://help.bizagi.com/process-modeler/en/&gt;.</w:t>
        </w:r>
        <w:r w:rsidRPr="008F45D0">
          <w:rPr>
            <w:rFonts w:eastAsia="Times New Roman" w:cs="Times New Roman"/>
            <w:i/>
          </w:rPr>
          <w:t xml:space="preserve"> Acesso em: </w:t>
        </w:r>
        <w:r w:rsidRPr="008F45D0">
          <w:rPr>
            <w:rFonts w:eastAsia="Times New Roman" w:cs="Times New Roman"/>
          </w:rPr>
          <w:t>15 de agosto de 2019.)</w:t>
        </w:r>
      </w:ins>
    </w:p>
    <w:p w14:paraId="33F0BA31" w14:textId="500EEE51" w:rsidR="008F45D0" w:rsidRPr="008F45D0" w:rsidRDefault="008F45D0" w:rsidP="008F45D0">
      <w:pPr>
        <w:pStyle w:val="Ttulo2"/>
        <w:spacing w:after="160" w:line="256" w:lineRule="auto"/>
        <w:jc w:val="both"/>
        <w:rPr>
          <w:ins w:id="2292" w:author="Emeson Santos" w:date="2019-08-23T08:59:00Z"/>
          <w:rFonts w:eastAsia="Times New Roman" w:cs="Times New Roman"/>
          <w:b/>
          <w:sz w:val="28"/>
          <w:szCs w:val="28"/>
        </w:rPr>
      </w:pPr>
      <w:bookmarkStart w:id="2293" w:name="_mo4y1s3d08a" w:colFirst="0" w:colLast="0"/>
      <w:bookmarkStart w:id="2294" w:name="_Toc17446457"/>
      <w:bookmarkEnd w:id="2293"/>
      <w:ins w:id="2295" w:author="Emeson Santos" w:date="2019-08-23T08:59:00Z">
        <w:r w:rsidRPr="008F45D0">
          <w:rPr>
            <w:b/>
            <w:sz w:val="28"/>
            <w:szCs w:val="28"/>
          </w:rPr>
          <w:t xml:space="preserve">2.3 </w:t>
        </w:r>
        <w:r w:rsidRPr="005C122D">
          <w:rPr>
            <w:b/>
            <w:bCs/>
            <w:sz w:val="28"/>
            <w:szCs w:val="28"/>
          </w:rPr>
          <w:t>TRABALHOS CORRELATOS</w:t>
        </w:r>
        <w:bookmarkEnd w:id="2294"/>
      </w:ins>
    </w:p>
    <w:p w14:paraId="3523C07E" w14:textId="77777777" w:rsidR="008F45D0" w:rsidRPr="008F45D0" w:rsidRDefault="008F45D0" w:rsidP="008F45D0">
      <w:pPr>
        <w:spacing w:after="160" w:line="256" w:lineRule="auto"/>
        <w:ind w:hanging="720"/>
        <w:jc w:val="both"/>
        <w:rPr>
          <w:ins w:id="2296" w:author="Emeson Santos" w:date="2019-08-23T08:59:00Z"/>
          <w:rFonts w:eastAsia="Times New Roman" w:cs="Times New Roman"/>
        </w:rPr>
      </w:pPr>
      <w:ins w:id="2297" w:author="Emeson Santos" w:date="2019-08-23T08:59:00Z">
        <w:r w:rsidRPr="008F45D0">
          <w:rPr>
            <w:rFonts w:eastAsia="Times New Roman" w:cs="Times New Roman"/>
            <w:b/>
            <w:sz w:val="28"/>
            <w:szCs w:val="28"/>
          </w:rPr>
          <w:tab/>
        </w:r>
        <w:r w:rsidRPr="008F45D0">
          <w:rPr>
            <w:rFonts w:eastAsia="Times New Roman" w:cs="Times New Roman"/>
            <w:b/>
            <w:sz w:val="28"/>
            <w:szCs w:val="28"/>
          </w:rPr>
          <w:tab/>
        </w:r>
        <w:r w:rsidRPr="008F45D0">
          <w:rPr>
            <w:rFonts w:eastAsia="Times New Roman" w:cs="Times New Roman"/>
          </w:rPr>
          <w:t>Nesta seção apresentaremos algumas propostas que possuem objetivo semelhante ao nosso trabalho: Modelagem de processos de negócio. A proposta apresentada tem um trabalho moderadamente relacionados. Não foram encontrados outros trabalhos fortemente relacionados com os processos de modelagem de todos os departamentos.</w:t>
        </w:r>
      </w:ins>
    </w:p>
    <w:p w14:paraId="379C81AF" w14:textId="77777777" w:rsidR="008F45D0" w:rsidRPr="008F45D0" w:rsidRDefault="008F45D0" w:rsidP="008F45D0">
      <w:pPr>
        <w:spacing w:before="240" w:after="160" w:line="254" w:lineRule="auto"/>
        <w:jc w:val="both"/>
        <w:rPr>
          <w:ins w:id="2298" w:author="Emeson Santos" w:date="2019-08-23T08:59:00Z"/>
          <w:rFonts w:eastAsia="Times New Roman" w:cs="Times New Roman"/>
        </w:rPr>
      </w:pPr>
      <w:ins w:id="2299" w:author="Emeson Santos" w:date="2019-08-23T08:59:00Z">
        <w:r w:rsidRPr="008F45D0">
          <w:rPr>
            <w:rFonts w:eastAsia="Times New Roman" w:cs="Times New Roman"/>
          </w:rPr>
          <w:t xml:space="preserve">     </w:t>
        </w:r>
        <w:r w:rsidRPr="008F45D0">
          <w:rPr>
            <w:rFonts w:eastAsia="Times New Roman" w:cs="Times New Roman"/>
          </w:rPr>
          <w:tab/>
          <w:t>A melhoria do desempenho organizacional através da identificação, conhecimento e melhoria dos processos de negócio tornou-se uma prática padrão nas diversas organizações de todo o mundo (SHARP; MCDERMOTT, 2009). A figura principal dessa prática, também conhecida como gestão por processos, é o processo de negócio. O conhecimento efetivo dos processos de negócio só pode ser alcançado através da identificação, representação e disseminação desses processos. Esse conjunto de atividades faz parte da disciplina conhecida como Modelagem de Processos (SHARP; MCDERMOTT, 2009) (HAVEY, 2005). O objetivo da Modelagem de Processos é entender uma organização através da representação de seus processos. Esse entendimento pode ser utilizado para: a) entender melhor a organização; b) conscientizar a organização sobre sua importância; c) possibilitar a melhoria de processos; d) identificar atividades candidatas à automação. Desse modo, pode-se perceber que a Modelagem de Processos é uma atividade que pode reduzir custos, reduzir o tempo de execução das tarefas e aumentar a qualidade dos produtos e serviços produzidos por uma organização.</w:t>
        </w:r>
      </w:ins>
    </w:p>
    <w:p w14:paraId="0A27DD3C" w14:textId="7C2F2100" w:rsidR="008F45D0" w:rsidRPr="004F742A" w:rsidRDefault="008F45D0">
      <w:pPr>
        <w:pStyle w:val="Ttulo1"/>
        <w:rPr>
          <w:ins w:id="2300" w:author="Emeson Santos" w:date="2019-08-23T08:59:00Z"/>
          <w:b/>
          <w:bCs/>
          <w:sz w:val="32"/>
          <w:szCs w:val="32"/>
          <w:rPrChange w:id="2301" w:author="Emeson Santos" w:date="2019-08-23T10:26:00Z">
            <w:rPr>
              <w:ins w:id="2302" w:author="Emeson Santos" w:date="2019-08-23T08:59:00Z"/>
              <w:rFonts w:eastAsia="Times New Roman" w:cs="Times New Roman"/>
              <w:b/>
              <w:sz w:val="32"/>
              <w:szCs w:val="32"/>
            </w:rPr>
          </w:rPrChange>
        </w:rPr>
        <w:pPrChange w:id="2303" w:author="Emeson Santos" w:date="2019-08-23T09:16:00Z">
          <w:pPr>
            <w:pStyle w:val="Ttulo"/>
            <w:spacing w:before="240" w:after="160" w:line="254" w:lineRule="auto"/>
            <w:jc w:val="both"/>
          </w:pPr>
        </w:pPrChange>
      </w:pPr>
      <w:bookmarkStart w:id="2304" w:name="_rz47u977a0t8" w:colFirst="0" w:colLast="0"/>
      <w:bookmarkStart w:id="2305" w:name="_Toc17446458"/>
      <w:bookmarkEnd w:id="2304"/>
      <w:ins w:id="2306" w:author="Emeson Santos" w:date="2019-08-23T08:59:00Z">
        <w:r w:rsidRPr="004F742A">
          <w:rPr>
            <w:b/>
            <w:bCs/>
            <w:sz w:val="32"/>
            <w:szCs w:val="32"/>
            <w:rPrChange w:id="2307" w:author="Emeson Santos" w:date="2019-08-23T10:26:00Z">
              <w:rPr>
                <w:rFonts w:eastAsia="Times New Roman" w:cs="Times New Roman"/>
                <w:b/>
                <w:sz w:val="32"/>
                <w:szCs w:val="32"/>
              </w:rPr>
            </w:rPrChange>
          </w:rPr>
          <w:lastRenderedPageBreak/>
          <w:t>CAPÍTULO 3</w:t>
        </w:r>
        <w:bookmarkEnd w:id="2305"/>
      </w:ins>
    </w:p>
    <w:p w14:paraId="365F054A" w14:textId="1FBC4E44" w:rsidR="008F45D0" w:rsidRPr="004F742A" w:rsidRDefault="008F45D0">
      <w:pPr>
        <w:pStyle w:val="Ttulo1"/>
        <w:rPr>
          <w:ins w:id="2308" w:author="Emeson Santos" w:date="2019-08-23T08:59:00Z"/>
          <w:b/>
          <w:bCs/>
          <w:sz w:val="28"/>
          <w:szCs w:val="28"/>
          <w:rPrChange w:id="2309" w:author="Emeson Santos" w:date="2019-08-23T10:26:00Z">
            <w:rPr>
              <w:ins w:id="2310" w:author="Emeson Santos" w:date="2019-08-23T08:59:00Z"/>
              <w:rFonts w:eastAsia="Times New Roman" w:cs="Times New Roman"/>
              <w:b/>
              <w:sz w:val="32"/>
              <w:szCs w:val="32"/>
            </w:rPr>
          </w:rPrChange>
        </w:rPr>
      </w:pPr>
      <w:bookmarkStart w:id="2311" w:name="_b2jl6qkwb8h" w:colFirst="0" w:colLast="0"/>
      <w:bookmarkStart w:id="2312" w:name="_Toc17446459"/>
      <w:bookmarkEnd w:id="2311"/>
      <w:ins w:id="2313" w:author="Emeson Santos" w:date="2019-08-23T08:59:00Z">
        <w:r w:rsidRPr="004F742A">
          <w:rPr>
            <w:b/>
            <w:bCs/>
            <w:sz w:val="28"/>
            <w:szCs w:val="28"/>
            <w:rPrChange w:id="2314" w:author="Emeson Santos" w:date="2019-08-23T10:26:00Z">
              <w:rPr>
                <w:rFonts w:eastAsia="Times New Roman" w:cs="Times New Roman"/>
                <w:b/>
                <w:sz w:val="32"/>
                <w:szCs w:val="32"/>
              </w:rPr>
            </w:rPrChange>
          </w:rPr>
          <w:t>PROCESSOS DAS CHEFIAS DEPARTAMENTOS DA UFS</w:t>
        </w:r>
        <w:bookmarkEnd w:id="2312"/>
      </w:ins>
    </w:p>
    <w:p w14:paraId="765AAE16" w14:textId="77777777" w:rsidR="008F45D0" w:rsidRPr="008F45D0" w:rsidRDefault="008F45D0" w:rsidP="008F45D0">
      <w:pPr>
        <w:spacing w:before="240" w:after="240"/>
        <w:ind w:firstLine="720"/>
        <w:jc w:val="both"/>
        <w:rPr>
          <w:ins w:id="2315" w:author="Emeson Santos" w:date="2019-08-23T08:59:00Z"/>
          <w:rFonts w:eastAsia="Times New Roman" w:cs="Times New Roman"/>
          <w:b/>
          <w:sz w:val="28"/>
          <w:szCs w:val="28"/>
          <w:highlight w:val="white"/>
          <w:rPrChange w:id="2316" w:author="Emeson Santos" w:date="2019-08-23T09:00:00Z">
            <w:rPr>
              <w:ins w:id="2317" w:author="Emeson Santos" w:date="2019-08-23T08:59:00Z"/>
              <w:rFonts w:eastAsia="Times New Roman" w:cs="Times New Roman"/>
              <w:b/>
              <w:color w:val="00B050"/>
              <w:sz w:val="28"/>
              <w:szCs w:val="28"/>
              <w:highlight w:val="white"/>
            </w:rPr>
          </w:rPrChange>
        </w:rPr>
      </w:pPr>
      <w:ins w:id="2318" w:author="Emeson Santos" w:date="2019-08-23T08:59:00Z">
        <w:r w:rsidRPr="008F45D0">
          <w:rPr>
            <w:rFonts w:eastAsia="Times New Roman" w:cs="Times New Roman"/>
            <w:highlight w:val="white"/>
          </w:rPr>
          <w:t>Serão apresentadas as documentações modelados no MODELER BIZAGI seguindo a notação BPMN das seguintes modelagens de processos de negócios: Concurso para professor efetivo, concurso para professor substituto, professor voluntário, licença capacitação, levantamento patrimonial (Anual), levantamento patrimonial (Por mudança de chefia), requisição de veículo, matrículas em atividades, aproveitamento de estudos (AE), aproveitamento de estudos especiais (AEE), atividades complementares, quebra de pré-requisitos, solicitação de ensino individual, aproveitamento de componente curricular, prorrogação de prazo para conclusão de curso, oferta de componentes curriculares, confecção e aprovação de programas de disciplinas.</w:t>
        </w:r>
        <w:r w:rsidRPr="008F45D0">
          <w:rPr>
            <w:rFonts w:eastAsia="Times New Roman" w:cs="Times New Roman"/>
            <w:b/>
            <w:sz w:val="28"/>
            <w:szCs w:val="28"/>
            <w:highlight w:val="white"/>
            <w:rPrChange w:id="2319" w:author="Emeson Santos" w:date="2019-08-23T09:00:00Z">
              <w:rPr>
                <w:rFonts w:eastAsia="Times New Roman" w:cs="Times New Roman"/>
                <w:b/>
                <w:color w:val="00B050"/>
                <w:sz w:val="28"/>
                <w:szCs w:val="28"/>
                <w:highlight w:val="white"/>
              </w:rPr>
            </w:rPrChange>
          </w:rPr>
          <w:t xml:space="preserve"> </w:t>
        </w:r>
      </w:ins>
    </w:p>
    <w:p w14:paraId="0FD589C4" w14:textId="317AD656" w:rsidR="008F45D0" w:rsidRPr="004F742A" w:rsidRDefault="008F45D0" w:rsidP="008F45D0">
      <w:pPr>
        <w:pStyle w:val="Ttulo2"/>
        <w:spacing w:before="240" w:after="160" w:line="254" w:lineRule="auto"/>
        <w:jc w:val="both"/>
        <w:rPr>
          <w:ins w:id="2320" w:author="Emeson Santos" w:date="2019-08-23T08:59:00Z"/>
          <w:rFonts w:eastAsia="Times New Roman" w:cs="Times New Roman"/>
          <w:b/>
          <w:sz w:val="28"/>
          <w:szCs w:val="28"/>
        </w:rPr>
      </w:pPr>
      <w:bookmarkStart w:id="2321" w:name="_fw1hpmi5t2uu" w:colFirst="0" w:colLast="0"/>
      <w:bookmarkStart w:id="2322" w:name="_Toc17446460"/>
      <w:bookmarkEnd w:id="2321"/>
      <w:ins w:id="2323" w:author="Emeson Santos" w:date="2019-08-23T08:59:00Z">
        <w:r w:rsidRPr="004F742A">
          <w:rPr>
            <w:rFonts w:eastAsia="Times New Roman" w:cs="Times New Roman"/>
            <w:b/>
            <w:sz w:val="28"/>
            <w:szCs w:val="28"/>
          </w:rPr>
          <w:t xml:space="preserve">3.1 </w:t>
        </w:r>
        <w:r w:rsidR="00885975" w:rsidRPr="004F742A">
          <w:rPr>
            <w:b/>
            <w:sz w:val="28"/>
            <w:szCs w:val="28"/>
            <w:rPrChange w:id="2324" w:author="Emeson Santos" w:date="2019-08-23T10:26:00Z">
              <w:rPr>
                <w:rFonts w:eastAsia="Times New Roman" w:cs="Times New Roman"/>
                <w:b/>
                <w:sz w:val="28"/>
                <w:szCs w:val="28"/>
              </w:rPr>
            </w:rPrChange>
          </w:rPr>
          <w:t>LEVANTAMENTO PATRIMONIAL (ANUAL)</w:t>
        </w:r>
        <w:bookmarkEnd w:id="2322"/>
      </w:ins>
    </w:p>
    <w:p w14:paraId="0E12DCC7" w14:textId="77777777" w:rsidR="008F45D0" w:rsidRPr="008F45D0" w:rsidRDefault="008F45D0" w:rsidP="008F45D0">
      <w:pPr>
        <w:spacing w:after="160"/>
        <w:ind w:left="200" w:firstLine="700"/>
        <w:jc w:val="both"/>
        <w:rPr>
          <w:ins w:id="2325" w:author="Emeson Santos" w:date="2019-08-23T08:59:00Z"/>
          <w:rFonts w:eastAsia="Times New Roman" w:cs="Times New Roman"/>
          <w:highlight w:val="white"/>
        </w:rPr>
      </w:pPr>
      <w:ins w:id="2326" w:author="Emeson Santos" w:date="2019-08-23T08:59:00Z">
        <w:r w:rsidRPr="008F45D0">
          <w:rPr>
            <w:rFonts w:eastAsia="Times New Roman" w:cs="Times New Roman"/>
            <w:highlight w:val="white"/>
          </w:rPr>
          <w:t xml:space="preserve">A </w:t>
        </w:r>
        <w:r w:rsidRPr="008F45D0">
          <w:rPr>
            <w:rFonts w:eastAsia="Times New Roman" w:cs="Times New Roman"/>
            <w:i/>
            <w:highlight w:val="white"/>
          </w:rPr>
          <w:t>figura x</w:t>
        </w:r>
        <w:r w:rsidRPr="008F45D0">
          <w:rPr>
            <w:rFonts w:eastAsia="Times New Roman" w:cs="Times New Roman"/>
            <w:highlight w:val="white"/>
          </w:rPr>
          <w:t xml:space="preserve"> mostra o processo de levantamento patrimonial anual dos departamentos como objetivo a ser atingido nesta seção. O processo inicia quando departamento do DIPATRI abri um período para os departamentos possam fazer seus levantamentos patrimoniais. O departamento entrar no site da SIPAC para poder fazer os cadastros de todos os bens localizados no setor, em cada departamento, depois envia os levantamentos feitos para o DIPATRI. O DIPATRI então faz o processamento dos levantamentos e assim finaliza este processo.</w:t>
        </w:r>
      </w:ins>
    </w:p>
    <w:p w14:paraId="04AC7718" w14:textId="77777777" w:rsidR="008F45D0" w:rsidRPr="008F45D0" w:rsidRDefault="008F45D0" w:rsidP="0057522E">
      <w:pPr>
        <w:spacing w:after="160"/>
        <w:ind w:firstLine="700"/>
        <w:jc w:val="center"/>
        <w:rPr>
          <w:ins w:id="2327" w:author="Emeson Santos" w:date="2019-08-23T08:59:00Z"/>
          <w:rFonts w:eastAsia="Times New Roman" w:cs="Times New Roman"/>
          <w:highlight w:val="white"/>
        </w:rPr>
      </w:pPr>
      <w:ins w:id="2328" w:author="Emeson Santos" w:date="2019-08-23T08:59:00Z">
        <w:r w:rsidRPr="005C122D">
          <w:rPr>
            <w:rFonts w:eastAsia="Times New Roman" w:cs="Times New Roman"/>
            <w:noProof/>
            <w:highlight w:val="white"/>
          </w:rPr>
          <w:lastRenderedPageBreak/>
          <w:drawing>
            <wp:inline distT="114300" distB="114300" distL="114300" distR="114300" wp14:anchorId="614F9FD0" wp14:editId="46B2D703">
              <wp:extent cx="5505450" cy="3343275"/>
              <wp:effectExtent l="0" t="0" r="0" b="0"/>
              <wp:docPr id="4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7"/>
                      <a:srcRect/>
                      <a:stretch>
                        <a:fillRect/>
                      </a:stretch>
                    </pic:blipFill>
                    <pic:spPr>
                      <a:xfrm>
                        <a:off x="0" y="0"/>
                        <a:ext cx="5505450" cy="3343275"/>
                      </a:xfrm>
                      <a:prstGeom prst="rect">
                        <a:avLst/>
                      </a:prstGeom>
                      <a:ln/>
                    </pic:spPr>
                  </pic:pic>
                </a:graphicData>
              </a:graphic>
            </wp:inline>
          </w:drawing>
        </w:r>
      </w:ins>
    </w:p>
    <w:p w14:paraId="67617B0E" w14:textId="77777777" w:rsidR="008F45D0" w:rsidRPr="00BA0422" w:rsidRDefault="008F45D0" w:rsidP="008F45D0">
      <w:pPr>
        <w:spacing w:after="160"/>
        <w:ind w:left="200" w:firstLine="700"/>
        <w:jc w:val="center"/>
        <w:rPr>
          <w:ins w:id="2329" w:author="Emeson Santos" w:date="2019-08-23T08:59:00Z"/>
          <w:rFonts w:eastAsia="Times New Roman" w:cs="Times New Roman"/>
          <w:b/>
          <w:sz w:val="20"/>
          <w:szCs w:val="20"/>
          <w:highlight w:val="white"/>
          <w:rPrChange w:id="2330" w:author="Emeson Santos" w:date="2019-08-23T10:03:00Z">
            <w:rPr>
              <w:ins w:id="2331" w:author="Emeson Santos" w:date="2019-08-23T08:59:00Z"/>
              <w:rFonts w:eastAsia="Times New Roman" w:cs="Times New Roman"/>
              <w:b/>
              <w:sz w:val="21"/>
              <w:szCs w:val="21"/>
              <w:highlight w:val="white"/>
            </w:rPr>
          </w:rPrChange>
        </w:rPr>
      </w:pPr>
      <w:ins w:id="2332" w:author="Emeson Santos" w:date="2019-08-23T08:59:00Z">
        <w:r w:rsidRPr="00BA0422">
          <w:rPr>
            <w:rFonts w:eastAsia="Times New Roman" w:cs="Times New Roman"/>
            <w:b/>
            <w:sz w:val="20"/>
            <w:szCs w:val="20"/>
            <w:highlight w:val="white"/>
            <w:rPrChange w:id="2333" w:author="Emeson Santos" w:date="2019-08-23T10:03:00Z">
              <w:rPr>
                <w:rFonts w:eastAsia="Times New Roman" w:cs="Times New Roman"/>
                <w:b/>
                <w:sz w:val="21"/>
                <w:szCs w:val="21"/>
                <w:highlight w:val="white"/>
              </w:rPr>
            </w:rPrChange>
          </w:rPr>
          <w:t>Figura 6 - Modelagem de levantamento patrimonial (Anual)</w:t>
        </w:r>
      </w:ins>
    </w:p>
    <w:p w14:paraId="21BAAFCA" w14:textId="77777777" w:rsidR="008F45D0" w:rsidRPr="008F45D0" w:rsidRDefault="008F45D0" w:rsidP="008F45D0">
      <w:pPr>
        <w:spacing w:before="240" w:after="240"/>
        <w:rPr>
          <w:ins w:id="2334" w:author="Emeson Santos" w:date="2019-08-23T08:59:00Z"/>
          <w:rFonts w:eastAsia="Times New Roman" w:cs="Times New Roman"/>
          <w:b/>
          <w:sz w:val="21"/>
          <w:szCs w:val="21"/>
          <w:highlight w:val="white"/>
        </w:rPr>
      </w:pPr>
      <w:ins w:id="2335" w:author="Emeson Santos" w:date="2019-08-23T08:59:00Z">
        <w:r w:rsidRPr="008F45D0">
          <w:rPr>
            <w:rFonts w:eastAsia="Times New Roman" w:cs="Times New Roman"/>
            <w:b/>
            <w:sz w:val="21"/>
            <w:szCs w:val="21"/>
            <w:highlight w:val="white"/>
          </w:rPr>
          <w:t xml:space="preserve"> </w:t>
        </w:r>
      </w:ins>
    </w:p>
    <w:p w14:paraId="11F69AD9" w14:textId="6DFACF5B" w:rsidR="008F45D0" w:rsidRPr="004F742A" w:rsidRDefault="008F45D0">
      <w:pPr>
        <w:pStyle w:val="Ttulo2"/>
        <w:spacing w:after="160"/>
        <w:rPr>
          <w:ins w:id="2336" w:author="Emeson Santos" w:date="2019-08-23T08:59:00Z"/>
          <w:rFonts w:eastAsia="Times New Roman" w:cs="Times New Roman"/>
          <w:b/>
          <w:sz w:val="28"/>
          <w:szCs w:val="28"/>
        </w:rPr>
        <w:pPrChange w:id="2337" w:author="Emeson Santos" w:date="2019-08-23T10:26:00Z">
          <w:pPr>
            <w:pStyle w:val="Ttulo2"/>
            <w:spacing w:after="160"/>
            <w:ind w:left="720"/>
          </w:pPr>
        </w:pPrChange>
      </w:pPr>
      <w:bookmarkStart w:id="2338" w:name="_wu6t01bfmuxe" w:colFirst="0" w:colLast="0"/>
      <w:bookmarkStart w:id="2339" w:name="_Toc17446461"/>
      <w:bookmarkEnd w:id="2338"/>
      <w:ins w:id="2340" w:author="Emeson Santos" w:date="2019-08-23T08:59:00Z">
        <w:r w:rsidRPr="004F742A">
          <w:rPr>
            <w:rFonts w:eastAsia="Times New Roman" w:cs="Times New Roman"/>
            <w:b/>
            <w:sz w:val="28"/>
            <w:szCs w:val="28"/>
          </w:rPr>
          <w:t xml:space="preserve">3.2 </w:t>
        </w:r>
        <w:r w:rsidR="00885975" w:rsidRPr="004F742A">
          <w:rPr>
            <w:b/>
            <w:sz w:val="28"/>
            <w:szCs w:val="28"/>
            <w:rPrChange w:id="2341" w:author="Emeson Santos" w:date="2019-08-23T10:27:00Z">
              <w:rPr>
                <w:rFonts w:eastAsia="Times New Roman" w:cs="Times New Roman"/>
                <w:b/>
                <w:sz w:val="28"/>
                <w:szCs w:val="28"/>
              </w:rPr>
            </w:rPrChange>
          </w:rPr>
          <w:t>LEVANTAMENTO PATRIMONIAL (POR MUDANÇA DE CHEFIA)</w:t>
        </w:r>
        <w:bookmarkEnd w:id="2339"/>
      </w:ins>
    </w:p>
    <w:p w14:paraId="3C9F2EBB" w14:textId="7EE11763" w:rsidR="008F45D0" w:rsidRPr="008F45D0" w:rsidRDefault="008F45D0" w:rsidP="008F45D0">
      <w:pPr>
        <w:spacing w:after="160"/>
        <w:ind w:left="200" w:firstLine="700"/>
        <w:jc w:val="both"/>
        <w:rPr>
          <w:ins w:id="2342" w:author="Emeson Santos" w:date="2019-08-23T08:59:00Z"/>
          <w:rFonts w:eastAsia="Times New Roman" w:cs="Times New Roman"/>
          <w:highlight w:val="white"/>
        </w:rPr>
      </w:pPr>
      <w:ins w:id="2343" w:author="Emeson Santos" w:date="2019-08-23T08:59:00Z">
        <w:r w:rsidRPr="008F45D0">
          <w:rPr>
            <w:rFonts w:eastAsia="Times New Roman" w:cs="Times New Roman"/>
            <w:highlight w:val="white"/>
          </w:rPr>
          <w:t xml:space="preserve">A </w:t>
        </w:r>
        <w:r w:rsidRPr="008F45D0">
          <w:rPr>
            <w:rFonts w:eastAsia="Times New Roman" w:cs="Times New Roman"/>
            <w:i/>
            <w:highlight w:val="white"/>
          </w:rPr>
          <w:t xml:space="preserve">figura </w:t>
        </w:r>
      </w:ins>
      <w:ins w:id="2344" w:author="Emeson Santos" w:date="2019-08-23T10:04:00Z">
        <w:r w:rsidR="00BA0422">
          <w:rPr>
            <w:rFonts w:eastAsia="Times New Roman" w:cs="Times New Roman"/>
            <w:i/>
            <w:highlight w:val="white"/>
          </w:rPr>
          <w:t>7</w:t>
        </w:r>
      </w:ins>
      <w:ins w:id="2345" w:author="Emeson Santos" w:date="2019-08-23T08:59:00Z">
        <w:r w:rsidRPr="008F45D0">
          <w:rPr>
            <w:rFonts w:eastAsia="Times New Roman" w:cs="Times New Roman"/>
            <w:highlight w:val="white"/>
          </w:rPr>
          <w:t xml:space="preserve"> mostra a modelagem do processo de levantamento patrimonial (por mudança de chefia). Esse processo de negócio é feito quando em um eventual momento o departamento tenha a necessidade de fazer uma troca de chefia do setor. Então quando ocorrem as transferências de uma chefia anterior para uma nova é preciso fazer um levantamento patrimonial do setor para saber se está tudo em perfeita ordem, esse é o objetivo a ser mostrado. </w:t>
        </w:r>
      </w:ins>
    </w:p>
    <w:p w14:paraId="41D082BE" w14:textId="77777777" w:rsidR="008F45D0" w:rsidRPr="008F45D0" w:rsidRDefault="008F45D0" w:rsidP="008F45D0">
      <w:pPr>
        <w:spacing w:after="160"/>
        <w:ind w:left="200" w:firstLine="700"/>
        <w:jc w:val="both"/>
        <w:rPr>
          <w:ins w:id="2346" w:author="Emeson Santos" w:date="2019-08-23T08:59:00Z"/>
          <w:rFonts w:eastAsia="Times New Roman" w:cs="Times New Roman"/>
          <w:highlight w:val="white"/>
        </w:rPr>
      </w:pPr>
      <w:ins w:id="2347" w:author="Emeson Santos" w:date="2019-08-23T08:59:00Z">
        <w:r w:rsidRPr="008F45D0">
          <w:rPr>
            <w:rFonts w:eastAsia="Times New Roman" w:cs="Times New Roman"/>
            <w:highlight w:val="white"/>
          </w:rPr>
          <w:t>O processo inicia com o departamento do curso solicitando uma abertura para o cadastro de levantamento patrimonial e envia para o DIPATRI. O DIPATRI abri o período para cadastro de levantamento patrimonial. Então o departamento entra no site da SIPAC para poder fazer os cadastros de todos os bens localizados no setor, em cada departamento, depois envia os levantamentos feitos para o DIPATRI. O DIPATRI então faz o processamento dos levantamentos e assim finaliza este processo.</w:t>
        </w:r>
      </w:ins>
    </w:p>
    <w:p w14:paraId="77347F72" w14:textId="77777777" w:rsidR="008F45D0" w:rsidRPr="008F45D0" w:rsidRDefault="008F45D0" w:rsidP="008F45D0">
      <w:pPr>
        <w:spacing w:after="160"/>
        <w:jc w:val="center"/>
        <w:rPr>
          <w:ins w:id="2348" w:author="Emeson Santos" w:date="2019-08-23T08:59:00Z"/>
          <w:rFonts w:eastAsia="Times New Roman" w:cs="Times New Roman"/>
          <w:highlight w:val="white"/>
        </w:rPr>
      </w:pPr>
      <w:ins w:id="2349" w:author="Emeson Santos" w:date="2019-08-23T08:59:00Z">
        <w:r w:rsidRPr="005C122D">
          <w:rPr>
            <w:rFonts w:eastAsia="Times New Roman" w:cs="Times New Roman"/>
            <w:noProof/>
            <w:highlight w:val="white"/>
          </w:rPr>
          <w:lastRenderedPageBreak/>
          <w:drawing>
            <wp:inline distT="114300" distB="114300" distL="114300" distR="114300" wp14:anchorId="55EF6FDF" wp14:editId="5DA3996C">
              <wp:extent cx="5543550" cy="2200275"/>
              <wp:effectExtent l="0" t="0" r="0" b="0"/>
              <wp:docPr id="4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8"/>
                      <a:srcRect/>
                      <a:stretch>
                        <a:fillRect/>
                      </a:stretch>
                    </pic:blipFill>
                    <pic:spPr>
                      <a:xfrm>
                        <a:off x="0" y="0"/>
                        <a:ext cx="5543550" cy="2200275"/>
                      </a:xfrm>
                      <a:prstGeom prst="rect">
                        <a:avLst/>
                      </a:prstGeom>
                      <a:ln/>
                    </pic:spPr>
                  </pic:pic>
                </a:graphicData>
              </a:graphic>
            </wp:inline>
          </w:drawing>
        </w:r>
      </w:ins>
    </w:p>
    <w:p w14:paraId="340A431B" w14:textId="77777777" w:rsidR="008F45D0" w:rsidRPr="00BA0422" w:rsidRDefault="008F45D0" w:rsidP="008F45D0">
      <w:pPr>
        <w:spacing w:before="240" w:after="240"/>
        <w:jc w:val="center"/>
        <w:rPr>
          <w:ins w:id="2350" w:author="Emeson Santos" w:date="2019-08-23T08:59:00Z"/>
          <w:rFonts w:eastAsia="Times New Roman" w:cs="Times New Roman"/>
          <w:b/>
          <w:sz w:val="20"/>
          <w:szCs w:val="20"/>
          <w:highlight w:val="white"/>
          <w:rPrChange w:id="2351" w:author="Emeson Santos" w:date="2019-08-23T10:04:00Z">
            <w:rPr>
              <w:ins w:id="2352" w:author="Emeson Santos" w:date="2019-08-23T08:59:00Z"/>
              <w:rFonts w:eastAsia="Times New Roman" w:cs="Times New Roman"/>
              <w:b/>
              <w:sz w:val="21"/>
              <w:szCs w:val="21"/>
              <w:highlight w:val="white"/>
            </w:rPr>
          </w:rPrChange>
        </w:rPr>
      </w:pPr>
      <w:ins w:id="2353" w:author="Emeson Santos" w:date="2019-08-23T08:59:00Z">
        <w:r w:rsidRPr="00BA0422">
          <w:rPr>
            <w:rFonts w:eastAsia="Times New Roman" w:cs="Times New Roman"/>
            <w:b/>
            <w:sz w:val="20"/>
            <w:szCs w:val="20"/>
            <w:highlight w:val="white"/>
            <w:rPrChange w:id="2354" w:author="Emeson Santos" w:date="2019-08-23T10:04:00Z">
              <w:rPr>
                <w:rFonts w:eastAsia="Times New Roman" w:cs="Times New Roman"/>
                <w:b/>
                <w:sz w:val="21"/>
                <w:szCs w:val="21"/>
                <w:highlight w:val="white"/>
              </w:rPr>
            </w:rPrChange>
          </w:rPr>
          <w:t>Figura 7 - Modelagem de levantamento patrimonial (Por mudança de chefia)</w:t>
        </w:r>
      </w:ins>
    </w:p>
    <w:p w14:paraId="08BD450B" w14:textId="77777777" w:rsidR="008F45D0" w:rsidRPr="008F45D0" w:rsidRDefault="008F45D0" w:rsidP="008F45D0">
      <w:pPr>
        <w:spacing w:before="240" w:after="240"/>
        <w:rPr>
          <w:ins w:id="2355" w:author="Emeson Santos" w:date="2019-08-23T08:59:00Z"/>
          <w:rFonts w:eastAsia="Times New Roman" w:cs="Times New Roman"/>
          <w:b/>
          <w:sz w:val="21"/>
          <w:szCs w:val="21"/>
          <w:highlight w:val="white"/>
          <w:rPrChange w:id="2356" w:author="Emeson Santos" w:date="2019-08-23T09:00:00Z">
            <w:rPr>
              <w:ins w:id="2357" w:author="Emeson Santos" w:date="2019-08-23T08:59:00Z"/>
              <w:rFonts w:eastAsia="Times New Roman" w:cs="Times New Roman"/>
              <w:b/>
              <w:color w:val="00B050"/>
              <w:sz w:val="21"/>
              <w:szCs w:val="21"/>
              <w:highlight w:val="white"/>
            </w:rPr>
          </w:rPrChange>
        </w:rPr>
      </w:pPr>
      <w:ins w:id="2358" w:author="Emeson Santos" w:date="2019-08-23T08:59:00Z">
        <w:r w:rsidRPr="008F45D0">
          <w:rPr>
            <w:rFonts w:eastAsia="Times New Roman" w:cs="Times New Roman"/>
            <w:b/>
            <w:sz w:val="21"/>
            <w:szCs w:val="21"/>
            <w:highlight w:val="white"/>
            <w:rPrChange w:id="2359" w:author="Emeson Santos" w:date="2019-08-23T09:00:00Z">
              <w:rPr>
                <w:rFonts w:eastAsia="Times New Roman" w:cs="Times New Roman"/>
                <w:b/>
                <w:color w:val="00B050"/>
                <w:sz w:val="21"/>
                <w:szCs w:val="21"/>
                <w:highlight w:val="white"/>
              </w:rPr>
            </w:rPrChange>
          </w:rPr>
          <w:t xml:space="preserve"> </w:t>
        </w:r>
      </w:ins>
    </w:p>
    <w:p w14:paraId="600E6F7E" w14:textId="03CE484B" w:rsidR="008F45D0" w:rsidRPr="004F742A" w:rsidRDefault="008F45D0">
      <w:pPr>
        <w:pStyle w:val="Ttulo2"/>
        <w:spacing w:after="160"/>
        <w:rPr>
          <w:ins w:id="2360" w:author="Emeson Santos" w:date="2019-08-23T08:59:00Z"/>
          <w:rFonts w:eastAsia="Times New Roman" w:cs="Times New Roman"/>
          <w:b/>
          <w:sz w:val="28"/>
          <w:szCs w:val="28"/>
        </w:rPr>
        <w:pPrChange w:id="2361" w:author="Emeson Santos" w:date="2019-08-23T10:27:00Z">
          <w:pPr>
            <w:pStyle w:val="Ttulo2"/>
            <w:spacing w:after="160"/>
            <w:ind w:left="720"/>
          </w:pPr>
        </w:pPrChange>
      </w:pPr>
      <w:bookmarkStart w:id="2362" w:name="_mtfnj0ur699k" w:colFirst="0" w:colLast="0"/>
      <w:bookmarkStart w:id="2363" w:name="_Toc17446462"/>
      <w:bookmarkEnd w:id="2362"/>
      <w:ins w:id="2364" w:author="Emeson Santos" w:date="2019-08-23T08:59:00Z">
        <w:r w:rsidRPr="004F742A">
          <w:rPr>
            <w:rFonts w:eastAsia="Times New Roman" w:cs="Times New Roman"/>
            <w:b/>
            <w:sz w:val="28"/>
            <w:szCs w:val="28"/>
          </w:rPr>
          <w:t xml:space="preserve">3.3 </w:t>
        </w:r>
        <w:r w:rsidR="00885975" w:rsidRPr="004F742A">
          <w:rPr>
            <w:b/>
            <w:sz w:val="28"/>
            <w:szCs w:val="28"/>
            <w:rPrChange w:id="2365" w:author="Emeson Santos" w:date="2019-08-23T10:27:00Z">
              <w:rPr/>
            </w:rPrChange>
          </w:rPr>
          <w:t>APROVEITAMENTOS DE ESTUDOS (AE)</w:t>
        </w:r>
        <w:bookmarkEnd w:id="2363"/>
      </w:ins>
    </w:p>
    <w:p w14:paraId="24D80CF7" w14:textId="70BCCF57" w:rsidR="008F45D0" w:rsidRPr="008F45D0" w:rsidRDefault="008F45D0" w:rsidP="008F45D0">
      <w:pPr>
        <w:spacing w:after="160"/>
        <w:ind w:left="200" w:firstLine="700"/>
        <w:jc w:val="both"/>
        <w:rPr>
          <w:ins w:id="2366" w:author="Emeson Santos" w:date="2019-08-23T08:59:00Z"/>
          <w:rFonts w:eastAsia="Times New Roman" w:cs="Times New Roman"/>
          <w:highlight w:val="white"/>
        </w:rPr>
      </w:pPr>
      <w:ins w:id="2367" w:author="Emeson Santos" w:date="2019-08-23T08:59:00Z">
        <w:r w:rsidRPr="008F45D0">
          <w:rPr>
            <w:rFonts w:eastAsia="Times New Roman" w:cs="Times New Roman"/>
            <w:highlight w:val="white"/>
          </w:rPr>
          <w:t xml:space="preserve">A </w:t>
        </w:r>
        <w:r w:rsidRPr="008F45D0">
          <w:rPr>
            <w:rFonts w:eastAsia="Times New Roman" w:cs="Times New Roman"/>
            <w:i/>
            <w:highlight w:val="white"/>
          </w:rPr>
          <w:t xml:space="preserve">figura </w:t>
        </w:r>
      </w:ins>
      <w:ins w:id="2368" w:author="Emeson Santos" w:date="2019-08-23T10:04:00Z">
        <w:r w:rsidR="00BA0422">
          <w:rPr>
            <w:rFonts w:eastAsia="Times New Roman" w:cs="Times New Roman"/>
            <w:i/>
            <w:highlight w:val="white"/>
          </w:rPr>
          <w:t>8</w:t>
        </w:r>
      </w:ins>
      <w:ins w:id="2369" w:author="Emeson Santos" w:date="2019-08-23T08:59:00Z">
        <w:r w:rsidRPr="008F45D0">
          <w:rPr>
            <w:rFonts w:eastAsia="Times New Roman" w:cs="Times New Roman"/>
            <w:highlight w:val="white"/>
          </w:rPr>
          <w:t xml:space="preserve"> mostra a modelagem de processo de aproveitamento de estudos (AE). O objetivo desse processo é fazer a análise de processos para execução de aproveitamento de estudos (AE). O processo inicia com o Discente solicitando AE depois a SEAP (pegar o significado de SEAP) verifica se o solicitante vai se formar com menos de três anos e seis meses,  se caso a resposta for sim a SEAP indeferiu o pedido do discente, mas se for não a SEAP verifica se o solicitante possui os requisitos para o deferimento do pedido que são eles: já ter feito a disciplina a pelo menos dois períodos antes, ter frequência de no mínimo 75% na disciplina e possuir uma média cinco ou maior que cinco, caso o discente não possuir todos os requisitos é indeferido o processo e se o discente possuir os requisitos o SEAP emite um parecer de AE e envia para o protocolo. O protocolo abre o processo de AE e envia para o colegiado do curso. O colegiado do curso avalia em reunião o pedido de AE. se não for aprovado o pedido o colegiado do curso envia para o SEAP que arquiva o </w:t>
        </w:r>
      </w:ins>
      <w:r w:rsidR="005C122D" w:rsidRPr="008F45D0">
        <w:rPr>
          <w:rFonts w:eastAsia="Times New Roman" w:cs="Times New Roman"/>
          <w:highlight w:val="white"/>
        </w:rPr>
        <w:t>processo,</w:t>
      </w:r>
      <w:ins w:id="2370" w:author="Emeson Santos" w:date="2019-08-23T08:59:00Z">
        <w:r w:rsidRPr="008F45D0">
          <w:rPr>
            <w:rFonts w:eastAsia="Times New Roman" w:cs="Times New Roman"/>
            <w:highlight w:val="white"/>
          </w:rPr>
          <w:t xml:space="preserve"> mas se for aprovado o pedido o colegiado do curso envia o pedido para a DEAP. O DEAP aprova o AE e envia para o DICAC. O DICAC vai matricular o discente na disciplina solicitada à AE e finaliza o processo.</w:t>
        </w:r>
      </w:ins>
    </w:p>
    <w:p w14:paraId="0F76318E" w14:textId="77777777" w:rsidR="008F45D0" w:rsidRPr="008F45D0" w:rsidRDefault="008F45D0" w:rsidP="008F45D0">
      <w:pPr>
        <w:spacing w:after="160"/>
        <w:jc w:val="both"/>
        <w:rPr>
          <w:ins w:id="2371" w:author="Emeson Santos" w:date="2019-08-23T08:59:00Z"/>
          <w:rFonts w:eastAsia="Times New Roman" w:cs="Times New Roman"/>
          <w:highlight w:val="white"/>
        </w:rPr>
      </w:pPr>
      <w:ins w:id="2372" w:author="Emeson Santos" w:date="2019-08-23T08:59:00Z">
        <w:r w:rsidRPr="005C122D">
          <w:rPr>
            <w:rFonts w:eastAsia="Times New Roman" w:cs="Times New Roman"/>
            <w:noProof/>
            <w:highlight w:val="white"/>
          </w:rPr>
          <w:lastRenderedPageBreak/>
          <w:drawing>
            <wp:inline distT="114300" distB="114300" distL="114300" distR="114300" wp14:anchorId="6841B526" wp14:editId="3BCF68BE">
              <wp:extent cx="5591175" cy="4010025"/>
              <wp:effectExtent l="0" t="0" r="0" b="0"/>
              <wp:docPr id="43"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9"/>
                      <a:srcRect/>
                      <a:stretch>
                        <a:fillRect/>
                      </a:stretch>
                    </pic:blipFill>
                    <pic:spPr>
                      <a:xfrm>
                        <a:off x="0" y="0"/>
                        <a:ext cx="5591175" cy="4010025"/>
                      </a:xfrm>
                      <a:prstGeom prst="rect">
                        <a:avLst/>
                      </a:prstGeom>
                      <a:ln/>
                    </pic:spPr>
                  </pic:pic>
                </a:graphicData>
              </a:graphic>
            </wp:inline>
          </w:drawing>
        </w:r>
      </w:ins>
    </w:p>
    <w:p w14:paraId="4457D58D" w14:textId="77777777" w:rsidR="008F45D0" w:rsidRPr="00BA0422" w:rsidRDefault="008F45D0" w:rsidP="008F45D0">
      <w:pPr>
        <w:spacing w:after="160"/>
        <w:jc w:val="center"/>
        <w:rPr>
          <w:ins w:id="2373" w:author="Emeson Santos" w:date="2019-08-23T08:59:00Z"/>
          <w:rFonts w:eastAsia="Times New Roman" w:cs="Times New Roman"/>
          <w:b/>
          <w:bCs/>
          <w:sz w:val="20"/>
          <w:szCs w:val="20"/>
          <w:highlight w:val="white"/>
          <w:rPrChange w:id="2374" w:author="Emeson Santos" w:date="2019-08-23T10:04:00Z">
            <w:rPr>
              <w:ins w:id="2375" w:author="Emeson Santos" w:date="2019-08-23T08:59:00Z"/>
              <w:rFonts w:eastAsia="Times New Roman" w:cs="Times New Roman"/>
              <w:highlight w:val="white"/>
            </w:rPr>
          </w:rPrChange>
        </w:rPr>
      </w:pPr>
      <w:ins w:id="2376" w:author="Emeson Santos" w:date="2019-08-23T08:59:00Z">
        <w:r w:rsidRPr="00BA0422">
          <w:rPr>
            <w:rFonts w:eastAsia="Times New Roman" w:cs="Times New Roman"/>
            <w:b/>
            <w:bCs/>
            <w:sz w:val="20"/>
            <w:szCs w:val="20"/>
            <w:highlight w:val="white"/>
            <w:rPrChange w:id="2377" w:author="Emeson Santos" w:date="2019-08-23T10:04:00Z">
              <w:rPr>
                <w:rFonts w:eastAsia="Times New Roman" w:cs="Times New Roman"/>
                <w:highlight w:val="white"/>
              </w:rPr>
            </w:rPrChange>
          </w:rPr>
          <w:t>Figura 8 - Modelagem de aproveitamento de estudos (AE)</w:t>
        </w:r>
      </w:ins>
    </w:p>
    <w:p w14:paraId="78A84834" w14:textId="2C263779" w:rsidR="008F45D0" w:rsidRPr="004F742A" w:rsidRDefault="008F45D0">
      <w:pPr>
        <w:pStyle w:val="Ttulo2"/>
        <w:spacing w:after="160"/>
        <w:rPr>
          <w:ins w:id="2378" w:author="Emeson Santos" w:date="2019-08-23T08:59:00Z"/>
          <w:rFonts w:eastAsia="Times New Roman" w:cs="Times New Roman"/>
          <w:b/>
          <w:sz w:val="28"/>
          <w:szCs w:val="28"/>
        </w:rPr>
        <w:pPrChange w:id="2379" w:author="Emeson Santos" w:date="2019-08-23T10:27:00Z">
          <w:pPr>
            <w:pStyle w:val="Ttulo2"/>
            <w:spacing w:after="160"/>
            <w:ind w:left="720"/>
          </w:pPr>
        </w:pPrChange>
      </w:pPr>
      <w:bookmarkStart w:id="2380" w:name="_d59oab5ldbjv" w:colFirst="0" w:colLast="0"/>
      <w:bookmarkStart w:id="2381" w:name="_Toc17446463"/>
      <w:bookmarkEnd w:id="2380"/>
      <w:ins w:id="2382" w:author="Emeson Santos" w:date="2019-08-23T08:59:00Z">
        <w:r w:rsidRPr="004F742A">
          <w:rPr>
            <w:rFonts w:eastAsia="Times New Roman" w:cs="Times New Roman"/>
            <w:b/>
            <w:sz w:val="28"/>
            <w:szCs w:val="28"/>
          </w:rPr>
          <w:t xml:space="preserve">3.4 </w:t>
        </w:r>
        <w:r w:rsidR="00885975" w:rsidRPr="004F742A">
          <w:rPr>
            <w:b/>
            <w:sz w:val="28"/>
            <w:szCs w:val="28"/>
            <w:rPrChange w:id="2383" w:author="Emeson Santos" w:date="2019-08-23T10:27:00Z">
              <w:rPr/>
            </w:rPrChange>
          </w:rPr>
          <w:t>APROVEITAMENTO ESPECIAL DE ESTUDOS (AEE)</w:t>
        </w:r>
        <w:bookmarkEnd w:id="2381"/>
      </w:ins>
    </w:p>
    <w:p w14:paraId="6AE6E5C1" w14:textId="1084ACD0" w:rsidR="008F45D0" w:rsidRPr="008F45D0" w:rsidRDefault="008F45D0" w:rsidP="008F45D0">
      <w:pPr>
        <w:spacing w:after="160"/>
        <w:ind w:left="200" w:firstLine="700"/>
        <w:jc w:val="both"/>
        <w:rPr>
          <w:ins w:id="2384" w:author="Emeson Santos" w:date="2019-08-23T08:59:00Z"/>
          <w:rFonts w:eastAsia="Times New Roman" w:cs="Times New Roman"/>
          <w:highlight w:val="white"/>
        </w:rPr>
      </w:pPr>
      <w:ins w:id="2385" w:author="Emeson Santos" w:date="2019-08-23T08:59:00Z">
        <w:r w:rsidRPr="008F45D0">
          <w:rPr>
            <w:rFonts w:eastAsia="Times New Roman" w:cs="Times New Roman"/>
            <w:highlight w:val="white"/>
          </w:rPr>
          <w:t xml:space="preserve">A </w:t>
        </w:r>
        <w:r w:rsidRPr="008F45D0">
          <w:rPr>
            <w:rFonts w:eastAsia="Times New Roman" w:cs="Times New Roman"/>
            <w:i/>
            <w:highlight w:val="white"/>
          </w:rPr>
          <w:t xml:space="preserve">figura </w:t>
        </w:r>
      </w:ins>
      <w:ins w:id="2386" w:author="Emeson Santos" w:date="2019-08-23T10:04:00Z">
        <w:r w:rsidR="00BA0422">
          <w:rPr>
            <w:rFonts w:eastAsia="Times New Roman" w:cs="Times New Roman"/>
            <w:i/>
            <w:highlight w:val="white"/>
          </w:rPr>
          <w:t>9</w:t>
        </w:r>
      </w:ins>
      <w:ins w:id="2387" w:author="Emeson Santos" w:date="2019-08-23T08:59:00Z">
        <w:r w:rsidRPr="008F45D0">
          <w:rPr>
            <w:rFonts w:eastAsia="Times New Roman" w:cs="Times New Roman"/>
            <w:highlight w:val="white"/>
          </w:rPr>
          <w:t xml:space="preserve"> mostra o processo de aproveitamento especial de estudos (AEE). O objetivo desse processo é fazer a análise de processos para execução de aproveitamento especial de estudos (AEE). O processo inicia com o Discente solicitando AEE depois a SEAP (pegar o significado de SEAP) verifica se o solicitante vai se formar com menos de três anos e seis meses,  se caso a resposta for sim a SEAP indeferiu o pedido do discente, mas se for o não a SEAP verifica se o solicitante possui os requisitos para o deferimento do pedido que são eles: já tem um índice de irregularidade de no mínimo 0.75% na disciplina e possuir uma média sete ou maior que sete, caso o discente não possuir todos os requisitos é indeferido o processo e se o discente possuir os requisitos o SEAP emite um parecer de AEE e envia para o protocolo. O protocolo abre o processo de AEE e envia para o Departamento. O Departamento o avalia o pedido de AEE. Aplica a prova ao solicitante se não for aprovado envia para o SEAP que arquiva o </w:t>
        </w:r>
      </w:ins>
      <w:r w:rsidR="005C122D" w:rsidRPr="008F45D0">
        <w:rPr>
          <w:rFonts w:eastAsia="Times New Roman" w:cs="Times New Roman"/>
          <w:highlight w:val="white"/>
        </w:rPr>
        <w:t>processo,</w:t>
      </w:r>
      <w:ins w:id="2388" w:author="Emeson Santos" w:date="2019-08-23T08:59:00Z">
        <w:r w:rsidRPr="008F45D0">
          <w:rPr>
            <w:rFonts w:eastAsia="Times New Roman" w:cs="Times New Roman"/>
            <w:highlight w:val="white"/>
          </w:rPr>
          <w:t xml:space="preserve"> mas se for aprovado </w:t>
        </w:r>
      </w:ins>
      <w:r w:rsidR="005C122D" w:rsidRPr="008F45D0">
        <w:rPr>
          <w:rFonts w:eastAsia="Times New Roman" w:cs="Times New Roman"/>
          <w:highlight w:val="white"/>
        </w:rPr>
        <w:t>envia para</w:t>
      </w:r>
      <w:ins w:id="2389" w:author="Emeson Santos" w:date="2019-08-23T08:59:00Z">
        <w:r w:rsidRPr="008F45D0">
          <w:rPr>
            <w:rFonts w:eastAsia="Times New Roman" w:cs="Times New Roman"/>
            <w:highlight w:val="white"/>
          </w:rPr>
          <w:t xml:space="preserve"> a DEAP. A DEAP aprova o AEE e envia para o DICAC. O DICAC vai matricular o discente na disciplina solicitada à AEE e finaliza o processo.</w:t>
        </w:r>
      </w:ins>
    </w:p>
    <w:p w14:paraId="3709087D" w14:textId="77777777" w:rsidR="008F45D0" w:rsidRPr="008F45D0" w:rsidRDefault="008F45D0" w:rsidP="008F45D0">
      <w:pPr>
        <w:spacing w:after="160"/>
        <w:jc w:val="both"/>
        <w:rPr>
          <w:ins w:id="2390" w:author="Emeson Santos" w:date="2019-08-23T08:59:00Z"/>
          <w:rFonts w:eastAsia="Times New Roman" w:cs="Times New Roman"/>
          <w:highlight w:val="white"/>
        </w:rPr>
      </w:pPr>
      <w:ins w:id="2391" w:author="Emeson Santos" w:date="2019-08-23T08:59:00Z">
        <w:r w:rsidRPr="005C122D">
          <w:rPr>
            <w:rFonts w:eastAsia="Times New Roman" w:cs="Times New Roman"/>
            <w:noProof/>
            <w:highlight w:val="white"/>
          </w:rPr>
          <w:lastRenderedPageBreak/>
          <w:drawing>
            <wp:inline distT="114300" distB="114300" distL="114300" distR="114300" wp14:anchorId="1EF2171E" wp14:editId="486DA86C">
              <wp:extent cx="5734050" cy="3949700"/>
              <wp:effectExtent l="0" t="0" r="0" b="0"/>
              <wp:docPr id="20"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0"/>
                      <a:srcRect/>
                      <a:stretch>
                        <a:fillRect/>
                      </a:stretch>
                    </pic:blipFill>
                    <pic:spPr>
                      <a:xfrm>
                        <a:off x="0" y="0"/>
                        <a:ext cx="5734050" cy="3949700"/>
                      </a:xfrm>
                      <a:prstGeom prst="rect">
                        <a:avLst/>
                      </a:prstGeom>
                      <a:ln/>
                    </pic:spPr>
                  </pic:pic>
                </a:graphicData>
              </a:graphic>
            </wp:inline>
          </w:drawing>
        </w:r>
      </w:ins>
    </w:p>
    <w:p w14:paraId="7097621F" w14:textId="77777777" w:rsidR="008F45D0" w:rsidRPr="00BA0422" w:rsidRDefault="008F45D0" w:rsidP="008F45D0">
      <w:pPr>
        <w:spacing w:after="160"/>
        <w:jc w:val="center"/>
        <w:rPr>
          <w:ins w:id="2392" w:author="Emeson Santos" w:date="2019-08-23T08:59:00Z"/>
          <w:rFonts w:eastAsia="Times New Roman" w:cs="Times New Roman"/>
          <w:b/>
          <w:bCs/>
          <w:sz w:val="20"/>
          <w:szCs w:val="20"/>
          <w:highlight w:val="white"/>
          <w:rPrChange w:id="2393" w:author="Emeson Santos" w:date="2019-08-23T10:05:00Z">
            <w:rPr>
              <w:ins w:id="2394" w:author="Emeson Santos" w:date="2019-08-23T08:59:00Z"/>
              <w:rFonts w:eastAsia="Times New Roman" w:cs="Times New Roman"/>
              <w:highlight w:val="white"/>
            </w:rPr>
          </w:rPrChange>
        </w:rPr>
      </w:pPr>
      <w:ins w:id="2395" w:author="Emeson Santos" w:date="2019-08-23T08:59:00Z">
        <w:r w:rsidRPr="00BA0422">
          <w:rPr>
            <w:rFonts w:eastAsia="Times New Roman" w:cs="Times New Roman"/>
            <w:b/>
            <w:bCs/>
            <w:sz w:val="20"/>
            <w:szCs w:val="20"/>
            <w:highlight w:val="white"/>
            <w:rPrChange w:id="2396" w:author="Emeson Santos" w:date="2019-08-23T10:05:00Z">
              <w:rPr>
                <w:rFonts w:eastAsia="Times New Roman" w:cs="Times New Roman"/>
                <w:highlight w:val="white"/>
              </w:rPr>
            </w:rPrChange>
          </w:rPr>
          <w:t>Figura 9 - Modelagem de Aproveitamento especial de estudos (AEE).</w:t>
        </w:r>
      </w:ins>
    </w:p>
    <w:p w14:paraId="7A9C40BC" w14:textId="62388549" w:rsidR="008F45D0" w:rsidRPr="004F742A" w:rsidRDefault="008F45D0">
      <w:pPr>
        <w:pStyle w:val="Ttulo2"/>
        <w:spacing w:after="160"/>
        <w:rPr>
          <w:ins w:id="2397" w:author="Emeson Santos" w:date="2019-08-23T08:59:00Z"/>
          <w:rFonts w:eastAsia="Times New Roman" w:cs="Times New Roman"/>
          <w:b/>
          <w:sz w:val="28"/>
          <w:szCs w:val="28"/>
        </w:rPr>
        <w:pPrChange w:id="2398" w:author="Emeson Santos" w:date="2019-08-23T10:28:00Z">
          <w:pPr>
            <w:pStyle w:val="Ttulo2"/>
            <w:spacing w:after="160"/>
            <w:ind w:left="720"/>
          </w:pPr>
        </w:pPrChange>
      </w:pPr>
      <w:bookmarkStart w:id="2399" w:name="_m2pdc1v14pn8" w:colFirst="0" w:colLast="0"/>
      <w:bookmarkStart w:id="2400" w:name="_Toc17446464"/>
      <w:bookmarkEnd w:id="2399"/>
      <w:ins w:id="2401" w:author="Emeson Santos" w:date="2019-08-23T08:59:00Z">
        <w:r w:rsidRPr="004F742A">
          <w:rPr>
            <w:rFonts w:eastAsia="Times New Roman" w:cs="Times New Roman"/>
            <w:b/>
            <w:sz w:val="28"/>
            <w:szCs w:val="28"/>
          </w:rPr>
          <w:t xml:space="preserve">3.5 </w:t>
        </w:r>
        <w:r w:rsidR="00885975" w:rsidRPr="004F742A">
          <w:rPr>
            <w:b/>
            <w:sz w:val="28"/>
            <w:szCs w:val="28"/>
            <w:rPrChange w:id="2402" w:author="Emeson Santos" w:date="2019-08-23T10:28:00Z">
              <w:rPr>
                <w:rFonts w:eastAsia="Times New Roman" w:cs="Times New Roman"/>
                <w:b/>
                <w:sz w:val="28"/>
                <w:szCs w:val="28"/>
              </w:rPr>
            </w:rPrChange>
          </w:rPr>
          <w:t>QUEBRA DE PRÉ-REQUISITO</w:t>
        </w:r>
        <w:bookmarkEnd w:id="2400"/>
      </w:ins>
    </w:p>
    <w:p w14:paraId="576C67B4" w14:textId="00479A8E" w:rsidR="008F45D0" w:rsidRPr="008F45D0" w:rsidRDefault="008F45D0" w:rsidP="008F45D0">
      <w:pPr>
        <w:spacing w:before="240" w:after="160"/>
        <w:ind w:firstLine="720"/>
        <w:jc w:val="both"/>
        <w:rPr>
          <w:ins w:id="2403" w:author="Emeson Santos" w:date="2019-08-23T08:59:00Z"/>
          <w:rFonts w:eastAsia="Times New Roman" w:cs="Times New Roman"/>
          <w:highlight w:val="white"/>
        </w:rPr>
      </w:pPr>
      <w:ins w:id="2404" w:author="Emeson Santos" w:date="2019-08-23T08:59:00Z">
        <w:r w:rsidRPr="008F45D0">
          <w:rPr>
            <w:rFonts w:eastAsia="Times New Roman" w:cs="Times New Roman"/>
            <w:highlight w:val="white"/>
          </w:rPr>
          <w:t xml:space="preserve">A </w:t>
        </w:r>
        <w:r w:rsidRPr="008F45D0">
          <w:rPr>
            <w:rFonts w:eastAsia="Times New Roman" w:cs="Times New Roman"/>
            <w:i/>
            <w:highlight w:val="white"/>
          </w:rPr>
          <w:t xml:space="preserve">figura </w:t>
        </w:r>
      </w:ins>
      <w:ins w:id="2405" w:author="Emeson Santos" w:date="2019-08-23T10:05:00Z">
        <w:r w:rsidR="00BA0422">
          <w:rPr>
            <w:rFonts w:eastAsia="Times New Roman" w:cs="Times New Roman"/>
            <w:i/>
            <w:highlight w:val="white"/>
          </w:rPr>
          <w:t>10</w:t>
        </w:r>
      </w:ins>
      <w:ins w:id="2406" w:author="Emeson Santos" w:date="2019-08-23T08:59:00Z">
        <w:r w:rsidRPr="008F45D0">
          <w:rPr>
            <w:rFonts w:eastAsia="Times New Roman" w:cs="Times New Roman"/>
            <w:highlight w:val="white"/>
          </w:rPr>
          <w:t xml:space="preserve"> mostra a modelagem do processo de negócio de quebra de pré-requisitos. O objetivo deste processo é fazer a análise da quebra de pré-requisito de disciplina. Onde o Discente irá solicitar a quebra de pré-requisito para SEAP, que o mesmo vai verificar se o discente atende as condições para aprovação sobre a resolução N° 21/2013 CONEPE, se não atende as condições a SEAP emite um parecer desfavorável para a quebra de pré-requisito, se atende todas as condições emite um parecer favorável para a quebra de pré-requisito. Após o parecer a SEAP encaminha o discente para o SECOM para abrir o processo de quebra de pré-requisito. O SECOM abre o processo de quebra de pré-requisito do discente, onde envia o processo para o colegiado do curso do mesmo. O colegiado do curso de discente analisa a solicitação de quebra de pré-requisito do mesmo, se não for aprovado emite um parecer desfavorável, se for aprovado emite um parecer favorável a quebra de pré-requisito e encaminha o processo para o DEAP onde o mesmo irá efetivar a quebra de pré-requisito da disciplina para o discente depois a DEAP envia o processo para a DICAC onde o mesmo vai matricular o </w:t>
        </w:r>
        <w:r w:rsidRPr="008F45D0">
          <w:rPr>
            <w:rFonts w:eastAsia="Times New Roman" w:cs="Times New Roman"/>
            <w:highlight w:val="white"/>
          </w:rPr>
          <w:lastRenderedPageBreak/>
          <w:t>discente na disciplina que ele solicitou a quebra de pré-requisito onde finaliza como o aluno matriculado.</w:t>
        </w:r>
      </w:ins>
    </w:p>
    <w:p w14:paraId="74D34485" w14:textId="77777777" w:rsidR="008F45D0" w:rsidRPr="008F45D0" w:rsidRDefault="008F45D0" w:rsidP="008F45D0">
      <w:pPr>
        <w:spacing w:before="240" w:after="160"/>
        <w:jc w:val="both"/>
        <w:rPr>
          <w:ins w:id="2407" w:author="Emeson Santos" w:date="2019-08-23T08:59:00Z"/>
          <w:rFonts w:eastAsia="Times New Roman" w:cs="Times New Roman"/>
          <w:highlight w:val="white"/>
        </w:rPr>
      </w:pPr>
      <w:ins w:id="2408" w:author="Emeson Santos" w:date="2019-08-23T08:59:00Z">
        <w:r w:rsidRPr="005C122D">
          <w:rPr>
            <w:rFonts w:eastAsia="Times New Roman" w:cs="Times New Roman"/>
            <w:noProof/>
            <w:highlight w:val="white"/>
          </w:rPr>
          <w:drawing>
            <wp:inline distT="114300" distB="114300" distL="114300" distR="114300" wp14:anchorId="31E31EDD" wp14:editId="7123BFC7">
              <wp:extent cx="5438775" cy="3000375"/>
              <wp:effectExtent l="0" t="0" r="0" b="0"/>
              <wp:docPr id="4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1"/>
                      <a:srcRect/>
                      <a:stretch>
                        <a:fillRect/>
                      </a:stretch>
                    </pic:blipFill>
                    <pic:spPr>
                      <a:xfrm>
                        <a:off x="0" y="0"/>
                        <a:ext cx="5438775" cy="3000375"/>
                      </a:xfrm>
                      <a:prstGeom prst="rect">
                        <a:avLst/>
                      </a:prstGeom>
                      <a:ln/>
                    </pic:spPr>
                  </pic:pic>
                </a:graphicData>
              </a:graphic>
            </wp:inline>
          </w:drawing>
        </w:r>
      </w:ins>
    </w:p>
    <w:p w14:paraId="67F8A43D" w14:textId="77777777" w:rsidR="008F45D0" w:rsidRPr="00F04235" w:rsidRDefault="008F45D0" w:rsidP="008F45D0">
      <w:pPr>
        <w:spacing w:before="240" w:after="160"/>
        <w:jc w:val="center"/>
        <w:rPr>
          <w:ins w:id="2409" w:author="Emeson Santos" w:date="2019-08-23T08:59:00Z"/>
          <w:rFonts w:eastAsia="Times New Roman" w:cs="Times New Roman"/>
          <w:b/>
          <w:bCs/>
          <w:sz w:val="20"/>
          <w:szCs w:val="20"/>
          <w:highlight w:val="white"/>
          <w:rPrChange w:id="2410" w:author="Emeson Santos" w:date="2019-08-23T10:05:00Z">
            <w:rPr>
              <w:ins w:id="2411" w:author="Emeson Santos" w:date="2019-08-23T08:59:00Z"/>
              <w:rFonts w:eastAsia="Times New Roman" w:cs="Times New Roman"/>
              <w:b/>
              <w:highlight w:val="white"/>
            </w:rPr>
          </w:rPrChange>
        </w:rPr>
      </w:pPr>
      <w:ins w:id="2412" w:author="Emeson Santos" w:date="2019-08-23T08:59:00Z">
        <w:r w:rsidRPr="00F04235">
          <w:rPr>
            <w:rFonts w:eastAsia="Times New Roman" w:cs="Times New Roman"/>
            <w:b/>
            <w:bCs/>
            <w:sz w:val="20"/>
            <w:szCs w:val="20"/>
            <w:highlight w:val="white"/>
            <w:rPrChange w:id="2413" w:author="Emeson Santos" w:date="2019-08-23T10:05:00Z">
              <w:rPr>
                <w:rFonts w:eastAsia="Times New Roman" w:cs="Times New Roman"/>
                <w:highlight w:val="white"/>
              </w:rPr>
            </w:rPrChange>
          </w:rPr>
          <w:t>Figura 10 - Modelagem de quebra de pré-requisitos.</w:t>
        </w:r>
      </w:ins>
    </w:p>
    <w:p w14:paraId="48C1B72A" w14:textId="77777777" w:rsidR="008F45D0" w:rsidRPr="008F45D0" w:rsidRDefault="008F45D0" w:rsidP="008F45D0">
      <w:pPr>
        <w:spacing w:after="160"/>
        <w:ind w:left="720"/>
        <w:rPr>
          <w:ins w:id="2414" w:author="Emeson Santos" w:date="2019-08-23T08:59:00Z"/>
          <w:rFonts w:eastAsia="Times New Roman" w:cs="Times New Roman"/>
          <w:b/>
          <w:highlight w:val="white"/>
        </w:rPr>
      </w:pPr>
      <w:ins w:id="2415" w:author="Emeson Santos" w:date="2019-08-23T08:59:00Z">
        <w:r w:rsidRPr="008F45D0">
          <w:rPr>
            <w:rFonts w:eastAsia="Times New Roman" w:cs="Times New Roman"/>
            <w:b/>
            <w:highlight w:val="white"/>
          </w:rPr>
          <w:t xml:space="preserve"> </w:t>
        </w:r>
      </w:ins>
    </w:p>
    <w:p w14:paraId="4A9C9B87" w14:textId="0CB360E8" w:rsidR="008F45D0" w:rsidRPr="004F742A" w:rsidRDefault="008F45D0">
      <w:pPr>
        <w:pStyle w:val="Ttulo2"/>
        <w:spacing w:after="160"/>
        <w:rPr>
          <w:ins w:id="2416" w:author="Emeson Santos" w:date="2019-08-23T08:59:00Z"/>
          <w:rFonts w:eastAsia="Times New Roman" w:cs="Times New Roman"/>
          <w:b/>
          <w:sz w:val="28"/>
          <w:szCs w:val="28"/>
        </w:rPr>
        <w:pPrChange w:id="2417" w:author="Emeson Santos" w:date="2019-08-23T10:28:00Z">
          <w:pPr>
            <w:pStyle w:val="Ttulo2"/>
            <w:spacing w:after="160"/>
            <w:ind w:left="720"/>
          </w:pPr>
        </w:pPrChange>
      </w:pPr>
      <w:bookmarkStart w:id="2418" w:name="_p8r5ivtf6s4b" w:colFirst="0" w:colLast="0"/>
      <w:bookmarkStart w:id="2419" w:name="_Toc17446465"/>
      <w:bookmarkEnd w:id="2418"/>
      <w:ins w:id="2420" w:author="Emeson Santos" w:date="2019-08-23T08:59:00Z">
        <w:r w:rsidRPr="004F742A">
          <w:rPr>
            <w:rFonts w:eastAsia="Times New Roman" w:cs="Times New Roman"/>
            <w:b/>
            <w:sz w:val="28"/>
            <w:szCs w:val="28"/>
          </w:rPr>
          <w:t xml:space="preserve">3.6 </w:t>
        </w:r>
        <w:r w:rsidR="00885975" w:rsidRPr="004F742A">
          <w:rPr>
            <w:b/>
            <w:sz w:val="28"/>
            <w:szCs w:val="28"/>
            <w:rPrChange w:id="2421" w:author="Emeson Santos" w:date="2019-08-23T10:28:00Z">
              <w:rPr>
                <w:rFonts w:eastAsia="Times New Roman" w:cs="Times New Roman"/>
                <w:b/>
                <w:sz w:val="28"/>
                <w:szCs w:val="28"/>
              </w:rPr>
            </w:rPrChange>
          </w:rPr>
          <w:t>APROVEITAMENTO DE COMPONENTE CURRICULAR</w:t>
        </w:r>
        <w:bookmarkEnd w:id="2419"/>
      </w:ins>
    </w:p>
    <w:p w14:paraId="750758A4" w14:textId="49A964FB" w:rsidR="008F45D0" w:rsidRPr="008F45D0" w:rsidRDefault="008F45D0" w:rsidP="008F45D0">
      <w:pPr>
        <w:spacing w:before="240" w:after="160"/>
        <w:ind w:firstLine="720"/>
        <w:jc w:val="both"/>
        <w:rPr>
          <w:ins w:id="2422" w:author="Emeson Santos" w:date="2019-08-23T08:59:00Z"/>
          <w:rFonts w:eastAsia="Times New Roman" w:cs="Times New Roman"/>
          <w:b/>
          <w:sz w:val="21"/>
          <w:szCs w:val="21"/>
          <w:highlight w:val="white"/>
          <w:rPrChange w:id="2423" w:author="Emeson Santos" w:date="2019-08-23T09:00:00Z">
            <w:rPr>
              <w:ins w:id="2424" w:author="Emeson Santos" w:date="2019-08-23T08:59:00Z"/>
              <w:rFonts w:eastAsia="Times New Roman" w:cs="Times New Roman"/>
              <w:b/>
              <w:color w:val="FF0000"/>
              <w:sz w:val="21"/>
              <w:szCs w:val="21"/>
              <w:highlight w:val="white"/>
            </w:rPr>
          </w:rPrChange>
        </w:rPr>
      </w:pPr>
      <w:ins w:id="2425" w:author="Emeson Santos" w:date="2019-08-23T08:59:00Z">
        <w:r w:rsidRPr="008F45D0">
          <w:rPr>
            <w:rFonts w:eastAsia="Times New Roman" w:cs="Times New Roman"/>
            <w:highlight w:val="white"/>
          </w:rPr>
          <w:t xml:space="preserve">A </w:t>
        </w:r>
        <w:r w:rsidRPr="008F45D0">
          <w:rPr>
            <w:rFonts w:eastAsia="Times New Roman" w:cs="Times New Roman"/>
            <w:b/>
            <w:i/>
            <w:highlight w:val="white"/>
          </w:rPr>
          <w:t xml:space="preserve">figura </w:t>
        </w:r>
      </w:ins>
      <w:ins w:id="2426" w:author="Emeson Santos" w:date="2019-08-23T09:18:00Z">
        <w:r w:rsidR="00885975">
          <w:rPr>
            <w:rFonts w:eastAsia="Times New Roman" w:cs="Times New Roman"/>
            <w:b/>
            <w:i/>
            <w:highlight w:val="white"/>
          </w:rPr>
          <w:t>11</w:t>
        </w:r>
      </w:ins>
      <w:ins w:id="2427" w:author="Emeson Santos" w:date="2019-08-23T08:59:00Z">
        <w:r w:rsidRPr="008F45D0">
          <w:rPr>
            <w:rFonts w:eastAsia="Times New Roman" w:cs="Times New Roman"/>
            <w:highlight w:val="white"/>
          </w:rPr>
          <w:t xml:space="preserve"> mostra a modelagem de processo de aproveitamento de componente curricular. O objetivo deste processo é fazer a análise do Aproveitamento de Componente Curricular. O processo se inicia com o Discente solicitando o pedido de Aproveitamento de Componente Curricular, a SEAP (pegar o significado de SEAP) informa a discente sobre toda documentação necessária para abrir o processo. A SECOM abre o processo para Aproveitamento de componente curricular e depois envia para o colegiado do curso do discente. O colegiado vai analisar o processo de equivalência de disciplina se a aprovação for sim ou não o colegiado emitiu um parecer de deferimento e/ou indeferido sobre a equivalência de disciplina depois envia o mesmo para o DAA. O DAA vai inclui a equivalência de deferimento no histórico do discente. Depois envia e-mail para o discente informado sobre a equivalência da disciplina. O discente recebe o e-mail sobre o resultado do Aproveitamento de componente Curricular.</w:t>
        </w:r>
        <w:r w:rsidRPr="008F45D0">
          <w:rPr>
            <w:rFonts w:eastAsia="Times New Roman" w:cs="Times New Roman"/>
            <w:b/>
            <w:sz w:val="21"/>
            <w:szCs w:val="21"/>
            <w:highlight w:val="white"/>
            <w:rPrChange w:id="2428" w:author="Emeson Santos" w:date="2019-08-23T09:00:00Z">
              <w:rPr>
                <w:rFonts w:eastAsia="Times New Roman" w:cs="Times New Roman"/>
                <w:b/>
                <w:color w:val="FF0000"/>
                <w:sz w:val="21"/>
                <w:szCs w:val="21"/>
                <w:highlight w:val="white"/>
              </w:rPr>
            </w:rPrChange>
          </w:rPr>
          <w:t xml:space="preserve"> </w:t>
        </w:r>
      </w:ins>
    </w:p>
    <w:p w14:paraId="35E07A2C" w14:textId="77777777" w:rsidR="008F45D0" w:rsidRPr="008F45D0" w:rsidRDefault="008F45D0" w:rsidP="008F45D0">
      <w:pPr>
        <w:spacing w:before="240" w:after="160"/>
        <w:jc w:val="center"/>
        <w:rPr>
          <w:ins w:id="2429" w:author="Emeson Santos" w:date="2019-08-23T08:59:00Z"/>
          <w:rFonts w:eastAsia="Times New Roman" w:cs="Times New Roman"/>
          <w:b/>
          <w:sz w:val="21"/>
          <w:szCs w:val="21"/>
          <w:highlight w:val="white"/>
          <w:rPrChange w:id="2430" w:author="Emeson Santos" w:date="2019-08-23T09:00:00Z">
            <w:rPr>
              <w:ins w:id="2431" w:author="Emeson Santos" w:date="2019-08-23T08:59:00Z"/>
              <w:rFonts w:eastAsia="Times New Roman" w:cs="Times New Roman"/>
              <w:b/>
              <w:color w:val="FF0000"/>
              <w:sz w:val="21"/>
              <w:szCs w:val="21"/>
              <w:highlight w:val="white"/>
            </w:rPr>
          </w:rPrChange>
        </w:rPr>
      </w:pPr>
      <w:ins w:id="2432" w:author="Emeson Santos" w:date="2019-08-23T08:59:00Z">
        <w:r w:rsidRPr="008F45D0">
          <w:rPr>
            <w:rFonts w:eastAsia="Times New Roman" w:cs="Times New Roman"/>
            <w:b/>
            <w:noProof/>
            <w:sz w:val="21"/>
            <w:szCs w:val="21"/>
            <w:highlight w:val="white"/>
            <w:rPrChange w:id="2433" w:author="Emeson Santos" w:date="2019-08-23T09:00:00Z">
              <w:rPr>
                <w:rFonts w:eastAsia="Times New Roman" w:cs="Times New Roman"/>
                <w:b/>
                <w:noProof/>
                <w:color w:val="FF0000"/>
                <w:sz w:val="21"/>
                <w:szCs w:val="21"/>
                <w:highlight w:val="white"/>
              </w:rPr>
            </w:rPrChange>
          </w:rPr>
          <w:lastRenderedPageBreak/>
          <w:drawing>
            <wp:inline distT="114300" distB="114300" distL="114300" distR="114300" wp14:anchorId="038117AE" wp14:editId="0A760E5C">
              <wp:extent cx="5495925" cy="3514725"/>
              <wp:effectExtent l="0" t="0" r="0" b="0"/>
              <wp:docPr id="4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2"/>
                      <a:srcRect/>
                      <a:stretch>
                        <a:fillRect/>
                      </a:stretch>
                    </pic:blipFill>
                    <pic:spPr>
                      <a:xfrm>
                        <a:off x="0" y="0"/>
                        <a:ext cx="5495925" cy="3514725"/>
                      </a:xfrm>
                      <a:prstGeom prst="rect">
                        <a:avLst/>
                      </a:prstGeom>
                      <a:ln/>
                    </pic:spPr>
                  </pic:pic>
                </a:graphicData>
              </a:graphic>
            </wp:inline>
          </w:drawing>
        </w:r>
      </w:ins>
    </w:p>
    <w:p w14:paraId="7FBBC7B7" w14:textId="77777777" w:rsidR="008F45D0" w:rsidRPr="00F04235" w:rsidRDefault="008F45D0" w:rsidP="008F45D0">
      <w:pPr>
        <w:spacing w:before="240" w:after="160"/>
        <w:jc w:val="center"/>
        <w:rPr>
          <w:ins w:id="2434" w:author="Emeson Santos" w:date="2019-08-23T08:59:00Z"/>
          <w:rFonts w:eastAsia="Times New Roman" w:cs="Times New Roman"/>
          <w:b/>
          <w:sz w:val="20"/>
          <w:szCs w:val="20"/>
          <w:highlight w:val="white"/>
          <w:rPrChange w:id="2435" w:author="Emeson Santos" w:date="2019-08-23T10:05:00Z">
            <w:rPr>
              <w:ins w:id="2436" w:author="Emeson Santos" w:date="2019-08-23T08:59:00Z"/>
              <w:rFonts w:eastAsia="Times New Roman" w:cs="Times New Roman"/>
              <w:b/>
              <w:sz w:val="21"/>
              <w:szCs w:val="21"/>
              <w:highlight w:val="white"/>
            </w:rPr>
          </w:rPrChange>
        </w:rPr>
      </w:pPr>
      <w:ins w:id="2437" w:author="Emeson Santos" w:date="2019-08-23T08:59:00Z">
        <w:r w:rsidRPr="00F04235">
          <w:rPr>
            <w:rFonts w:eastAsia="Times New Roman" w:cs="Times New Roman"/>
            <w:b/>
            <w:sz w:val="20"/>
            <w:szCs w:val="20"/>
            <w:highlight w:val="white"/>
            <w:rPrChange w:id="2438" w:author="Emeson Santos" w:date="2019-08-23T10:05:00Z">
              <w:rPr>
                <w:rFonts w:eastAsia="Times New Roman" w:cs="Times New Roman"/>
                <w:b/>
                <w:sz w:val="21"/>
                <w:szCs w:val="21"/>
                <w:highlight w:val="white"/>
              </w:rPr>
            </w:rPrChange>
          </w:rPr>
          <w:t xml:space="preserve">Figura 11 - Modelagem de aproveitamento de componente curricular. </w:t>
        </w:r>
      </w:ins>
    </w:p>
    <w:p w14:paraId="61E9C099" w14:textId="18A9DC43" w:rsidR="008F45D0" w:rsidRPr="004F742A" w:rsidRDefault="008F45D0" w:rsidP="008F45D0">
      <w:pPr>
        <w:pStyle w:val="Ttulo2"/>
        <w:rPr>
          <w:ins w:id="2439" w:author="Emeson Santos" w:date="2019-08-23T08:59:00Z"/>
          <w:rFonts w:eastAsia="Times New Roman" w:cs="Times New Roman"/>
          <w:b/>
          <w:sz w:val="28"/>
          <w:szCs w:val="28"/>
        </w:rPr>
      </w:pPr>
      <w:bookmarkStart w:id="2440" w:name="_de8ientvhutc" w:colFirst="0" w:colLast="0"/>
      <w:bookmarkStart w:id="2441" w:name="_Toc17446466"/>
      <w:bookmarkEnd w:id="2440"/>
      <w:ins w:id="2442" w:author="Emeson Santos" w:date="2019-08-23T08:59:00Z">
        <w:r w:rsidRPr="004F742A">
          <w:rPr>
            <w:rFonts w:eastAsia="Times New Roman" w:cs="Times New Roman"/>
            <w:b/>
            <w:sz w:val="28"/>
            <w:szCs w:val="28"/>
          </w:rPr>
          <w:t xml:space="preserve">3.7 </w:t>
        </w:r>
        <w:r w:rsidRPr="004F742A">
          <w:rPr>
            <w:b/>
            <w:sz w:val="28"/>
            <w:szCs w:val="28"/>
            <w:rPrChange w:id="2443" w:author="Emeson Santos" w:date="2019-08-23T10:28:00Z">
              <w:rPr>
                <w:rFonts w:eastAsia="Times New Roman" w:cs="Times New Roman"/>
                <w:b/>
                <w:sz w:val="28"/>
                <w:szCs w:val="28"/>
              </w:rPr>
            </w:rPrChange>
          </w:rPr>
          <w:t>APRESENTAÇÃO DO SITE</w:t>
        </w:r>
        <w:bookmarkEnd w:id="2441"/>
        <w:r w:rsidRPr="004F742A">
          <w:rPr>
            <w:rFonts w:eastAsia="Times New Roman" w:cs="Times New Roman"/>
            <w:b/>
            <w:sz w:val="28"/>
            <w:szCs w:val="28"/>
          </w:rPr>
          <w:t xml:space="preserve"> </w:t>
        </w:r>
      </w:ins>
    </w:p>
    <w:p w14:paraId="5F8E9701" w14:textId="40C61F3B" w:rsidR="008F45D0" w:rsidRPr="008F45D0" w:rsidRDefault="008F45D0" w:rsidP="008F45D0">
      <w:pPr>
        <w:spacing w:before="240" w:after="160"/>
        <w:ind w:firstLine="720"/>
        <w:rPr>
          <w:ins w:id="2444" w:author="Emeson Santos" w:date="2019-08-23T08:59:00Z"/>
        </w:rPr>
      </w:pPr>
      <w:ins w:id="2445" w:author="Emeson Santos" w:date="2019-08-23T08:59:00Z">
        <w:r w:rsidRPr="008F45D0">
          <w:t xml:space="preserve">Esta seção vem apresentar um site criado para guardar, organizar e visualizar </w:t>
        </w:r>
      </w:ins>
      <w:r w:rsidR="005C122D" w:rsidRPr="008F45D0">
        <w:t>os processos</w:t>
      </w:r>
      <w:ins w:id="2446" w:author="Emeson Santos" w:date="2019-08-23T08:59:00Z">
        <w:r w:rsidRPr="008F45D0">
          <w:t xml:space="preserve"> das chefias departamentais da UFS tendo um acesso fácil rápido pra que os chefes possam executar suas funções da melhor forma possível.</w:t>
        </w:r>
      </w:ins>
    </w:p>
    <w:p w14:paraId="7C43F101" w14:textId="03CE93D9" w:rsidR="008F45D0" w:rsidRPr="008F45D0" w:rsidRDefault="008F45D0" w:rsidP="008F45D0">
      <w:pPr>
        <w:spacing w:before="240" w:after="160"/>
        <w:ind w:firstLine="720"/>
        <w:jc w:val="both"/>
        <w:rPr>
          <w:ins w:id="2447" w:author="Emeson Santos" w:date="2019-08-23T08:59:00Z"/>
          <w:rFonts w:eastAsia="Times New Roman" w:cs="Times New Roman"/>
          <w:highlight w:val="white"/>
        </w:rPr>
      </w:pPr>
      <w:ins w:id="2448" w:author="Emeson Santos" w:date="2019-08-23T08:59:00Z">
        <w:r w:rsidRPr="008F45D0">
          <w:rPr>
            <w:rFonts w:eastAsia="Times New Roman" w:cs="Times New Roman"/>
            <w:highlight w:val="white"/>
          </w:rPr>
          <w:t xml:space="preserve">O site serve para visualizar, organizar e fazer o download dos processos das chefias departamentais da UFS feitos neste trabalho, este site, pode ser encontrado no link </w:t>
        </w:r>
        <w:r w:rsidRPr="005C122D">
          <w:fldChar w:fldCharType="begin"/>
        </w:r>
        <w:r w:rsidRPr="008F45D0">
          <w:instrText xml:space="preserve"> HYPERLINK "https://marcosdosea.github.io/ProcessosUFS/" \h </w:instrText>
        </w:r>
        <w:r w:rsidRPr="008F45D0">
          <w:rPr>
            <w:rPrChange w:id="2449" w:author="Emeson Santos" w:date="2019-08-23T09:00:00Z">
              <w:rPr>
                <w:rFonts w:eastAsia="Times New Roman" w:cs="Times New Roman"/>
                <w:color w:val="1155CC"/>
                <w:highlight w:val="white"/>
                <w:u w:val="single"/>
              </w:rPr>
            </w:rPrChange>
          </w:rPr>
          <w:fldChar w:fldCharType="separate"/>
        </w:r>
        <w:r w:rsidRPr="008F45D0">
          <w:rPr>
            <w:rFonts w:eastAsia="Times New Roman" w:cs="Times New Roman"/>
            <w:highlight w:val="white"/>
            <w:u w:val="single"/>
            <w:rPrChange w:id="2450" w:author="Emeson Santos" w:date="2019-08-23T09:00:00Z">
              <w:rPr>
                <w:rFonts w:eastAsia="Times New Roman" w:cs="Times New Roman"/>
                <w:color w:val="1155CC"/>
                <w:highlight w:val="white"/>
                <w:u w:val="single"/>
              </w:rPr>
            </w:rPrChange>
          </w:rPr>
          <w:t>https://marcosdosea.github.io/ProcessosUFS/</w:t>
        </w:r>
        <w:r w:rsidRPr="008F45D0">
          <w:rPr>
            <w:rFonts w:eastAsia="Times New Roman" w:cs="Times New Roman"/>
            <w:highlight w:val="white"/>
            <w:u w:val="single"/>
            <w:rPrChange w:id="2451" w:author="Emeson Santos" w:date="2019-08-23T09:00:00Z">
              <w:rPr>
                <w:rFonts w:eastAsia="Times New Roman" w:cs="Times New Roman"/>
                <w:color w:val="1155CC"/>
                <w:highlight w:val="white"/>
                <w:u w:val="single"/>
              </w:rPr>
            </w:rPrChange>
          </w:rPr>
          <w:fldChar w:fldCharType="end"/>
        </w:r>
        <w:r w:rsidRPr="008F45D0">
          <w:rPr>
            <w:rFonts w:eastAsia="Times New Roman" w:cs="Times New Roman"/>
            <w:highlight w:val="white"/>
          </w:rPr>
          <w:t xml:space="preserve"> , este link é </w:t>
        </w:r>
      </w:ins>
      <w:r w:rsidR="005C122D" w:rsidRPr="008F45D0">
        <w:rPr>
          <w:rFonts w:eastAsia="Times New Roman" w:cs="Times New Roman"/>
          <w:highlight w:val="white"/>
        </w:rPr>
        <w:t>disponibilizado</w:t>
      </w:r>
      <w:ins w:id="2452" w:author="Emeson Santos" w:date="2019-08-23T08:59:00Z">
        <w:r w:rsidRPr="008F45D0">
          <w:rPr>
            <w:rFonts w:eastAsia="Times New Roman" w:cs="Times New Roman"/>
            <w:highlight w:val="white"/>
          </w:rPr>
          <w:t xml:space="preserve"> pelo GITHUB PAGES que é um serviço de hospedagem de site estático projetado para hospedar os projetos criados diretamente de um repositório GITHUB. O site mostra três módulos para serem navegados: chefia departamentais, graduação, pós-graduação onde só o primeiro foi desenvolvido neste trabalho, os outros está para trabalhos futuros, assim como outros módulos também podem serem criados. Os processos foram modelados com a ferramenta Bizagi Modeler e disponibilizados em </w:t>
        </w:r>
      </w:ins>
      <w:r w:rsidR="005C122D" w:rsidRPr="008F45D0">
        <w:rPr>
          <w:rFonts w:eastAsia="Times New Roman" w:cs="Times New Roman"/>
          <w:highlight w:val="white"/>
        </w:rPr>
        <w:t>arquivos. BPM</w:t>
      </w:r>
      <w:ins w:id="2453" w:author="Emeson Santos" w:date="2019-08-23T08:59:00Z">
        <w:r w:rsidRPr="008F45D0">
          <w:rPr>
            <w:rFonts w:eastAsia="Times New Roman" w:cs="Times New Roman"/>
            <w:highlight w:val="white"/>
          </w:rPr>
          <w:t xml:space="preserve"> e .HTML.</w:t>
        </w:r>
      </w:ins>
    </w:p>
    <w:p w14:paraId="5581A5ED" w14:textId="5E016632" w:rsidR="008F45D0" w:rsidRPr="008F45D0" w:rsidRDefault="008F45D0" w:rsidP="008F45D0">
      <w:pPr>
        <w:spacing w:before="240" w:after="160"/>
        <w:ind w:firstLine="720"/>
        <w:jc w:val="both"/>
        <w:rPr>
          <w:ins w:id="2454" w:author="Emeson Santos" w:date="2019-08-23T08:59:00Z"/>
          <w:rFonts w:eastAsia="Times New Roman" w:cs="Times New Roman"/>
          <w:highlight w:val="white"/>
        </w:rPr>
      </w:pPr>
      <w:ins w:id="2455" w:author="Emeson Santos" w:date="2019-08-23T08:59:00Z">
        <w:r w:rsidRPr="008F45D0">
          <w:rPr>
            <w:rFonts w:eastAsia="Times New Roman" w:cs="Times New Roman"/>
            <w:highlight w:val="white"/>
          </w:rPr>
          <w:t xml:space="preserve">Os arquivos, como todo o resto criado neste trabalho foi guardado em uma plataforma de repositórios remotos, conhecida como GITHUB e pode ser encontrado no link </w:t>
        </w:r>
        <w:r w:rsidRPr="005C122D">
          <w:lastRenderedPageBreak/>
          <w:fldChar w:fldCharType="begin"/>
        </w:r>
        <w:r w:rsidRPr="008F45D0">
          <w:instrText xml:space="preserve"> HYPERLINK "https://github.com/marcosdosea/ProcessosUFS" \h </w:instrText>
        </w:r>
        <w:r w:rsidRPr="008F45D0">
          <w:rPr>
            <w:rPrChange w:id="2456" w:author="Emeson Santos" w:date="2019-08-23T09:00:00Z">
              <w:rPr>
                <w:rFonts w:eastAsia="Times New Roman" w:cs="Times New Roman"/>
                <w:color w:val="1155CC"/>
                <w:highlight w:val="white"/>
                <w:u w:val="single"/>
              </w:rPr>
            </w:rPrChange>
          </w:rPr>
          <w:fldChar w:fldCharType="separate"/>
        </w:r>
        <w:r w:rsidRPr="008F45D0">
          <w:rPr>
            <w:rFonts w:eastAsia="Times New Roman" w:cs="Times New Roman"/>
            <w:highlight w:val="white"/>
            <w:u w:val="single"/>
            <w:rPrChange w:id="2457" w:author="Emeson Santos" w:date="2019-08-23T09:00:00Z">
              <w:rPr>
                <w:rFonts w:eastAsia="Times New Roman" w:cs="Times New Roman"/>
                <w:color w:val="1155CC"/>
                <w:highlight w:val="white"/>
                <w:u w:val="single"/>
              </w:rPr>
            </w:rPrChange>
          </w:rPr>
          <w:t>https://github.com/marcosdosea/ProcessosUFS</w:t>
        </w:r>
        <w:r w:rsidRPr="008F45D0">
          <w:rPr>
            <w:rFonts w:eastAsia="Times New Roman" w:cs="Times New Roman"/>
            <w:highlight w:val="white"/>
            <w:u w:val="single"/>
            <w:rPrChange w:id="2458" w:author="Emeson Santos" w:date="2019-08-23T09:00:00Z">
              <w:rPr>
                <w:rFonts w:eastAsia="Times New Roman" w:cs="Times New Roman"/>
                <w:color w:val="1155CC"/>
                <w:highlight w:val="white"/>
                <w:u w:val="single"/>
              </w:rPr>
            </w:rPrChange>
          </w:rPr>
          <w:fldChar w:fldCharType="end"/>
        </w:r>
        <w:r w:rsidRPr="008F45D0">
          <w:rPr>
            <w:rFonts w:eastAsia="Times New Roman" w:cs="Times New Roman"/>
            <w:highlight w:val="white"/>
          </w:rPr>
          <w:t xml:space="preserve"> evitando perdas de arquivos </w:t>
        </w:r>
      </w:ins>
      <w:r w:rsidR="005C122D" w:rsidRPr="008F45D0">
        <w:rPr>
          <w:rFonts w:eastAsia="Times New Roman" w:cs="Times New Roman"/>
          <w:highlight w:val="white"/>
        </w:rPr>
        <w:t>além</w:t>
      </w:r>
      <w:ins w:id="2459" w:author="Emeson Santos" w:date="2019-08-23T08:59:00Z">
        <w:r w:rsidRPr="008F45D0">
          <w:rPr>
            <w:rFonts w:eastAsia="Times New Roman" w:cs="Times New Roman"/>
            <w:highlight w:val="white"/>
          </w:rPr>
          <w:t xml:space="preserve"> de ser uma forma de atualizar este projeto estático sem problemas maiores. </w:t>
        </w:r>
      </w:ins>
    </w:p>
    <w:p w14:paraId="69C76AF5" w14:textId="77777777" w:rsidR="008F45D0" w:rsidRPr="008F45D0" w:rsidRDefault="008F45D0" w:rsidP="008F45D0">
      <w:pPr>
        <w:spacing w:before="240" w:after="160"/>
        <w:ind w:firstLine="720"/>
        <w:jc w:val="both"/>
        <w:rPr>
          <w:ins w:id="2460" w:author="Emeson Santos" w:date="2019-08-23T08:59:00Z"/>
          <w:rFonts w:eastAsia="Times New Roman" w:cs="Times New Roman"/>
          <w:highlight w:val="white"/>
        </w:rPr>
      </w:pPr>
      <w:ins w:id="2461" w:author="Emeson Santos" w:date="2019-08-23T08:59:00Z">
        <w:r w:rsidRPr="008F45D0">
          <w:rPr>
            <w:rFonts w:eastAsia="Times New Roman" w:cs="Times New Roman"/>
            <w:highlight w:val="white"/>
          </w:rPr>
          <w:t xml:space="preserve">Para a construção deste site usamos um template da plataforma START BOOTSTRAP que disponibiliza templates pré-prontos baseado no BOOTSTRAP que é um kit de ferramentas de código aberto desenvolvido com HTML, CSS e JS. O template usado para construção do site para este trabalho de conclusão de curso pode ser encontrado no link </w:t>
        </w:r>
        <w:r w:rsidRPr="005C122D">
          <w:fldChar w:fldCharType="begin"/>
        </w:r>
        <w:r w:rsidRPr="008F45D0">
          <w:instrText xml:space="preserve"> HYPERLINK "https://startbootstrap.com/themes/freelancer/" \h </w:instrText>
        </w:r>
        <w:r w:rsidRPr="008F45D0">
          <w:rPr>
            <w:rPrChange w:id="2462" w:author="Emeson Santos" w:date="2019-08-23T09:00:00Z">
              <w:rPr>
                <w:rFonts w:eastAsia="Times New Roman" w:cs="Times New Roman"/>
                <w:color w:val="1155CC"/>
                <w:highlight w:val="white"/>
                <w:u w:val="single"/>
              </w:rPr>
            </w:rPrChange>
          </w:rPr>
          <w:fldChar w:fldCharType="separate"/>
        </w:r>
        <w:r w:rsidRPr="008F45D0">
          <w:rPr>
            <w:rFonts w:eastAsia="Times New Roman" w:cs="Times New Roman"/>
            <w:highlight w:val="white"/>
            <w:u w:val="single"/>
            <w:rPrChange w:id="2463" w:author="Emeson Santos" w:date="2019-08-23T09:00:00Z">
              <w:rPr>
                <w:rFonts w:eastAsia="Times New Roman" w:cs="Times New Roman"/>
                <w:color w:val="1155CC"/>
                <w:highlight w:val="white"/>
                <w:u w:val="single"/>
              </w:rPr>
            </w:rPrChange>
          </w:rPr>
          <w:t>https://startbootstrap.com/themes/freelancer/</w:t>
        </w:r>
        <w:r w:rsidRPr="008F45D0">
          <w:rPr>
            <w:rFonts w:eastAsia="Times New Roman" w:cs="Times New Roman"/>
            <w:highlight w:val="white"/>
            <w:u w:val="single"/>
            <w:rPrChange w:id="2464" w:author="Emeson Santos" w:date="2019-08-23T09:00:00Z">
              <w:rPr>
                <w:rFonts w:eastAsia="Times New Roman" w:cs="Times New Roman"/>
                <w:color w:val="1155CC"/>
                <w:highlight w:val="white"/>
                <w:u w:val="single"/>
              </w:rPr>
            </w:rPrChange>
          </w:rPr>
          <w:fldChar w:fldCharType="end"/>
        </w:r>
        <w:r w:rsidRPr="008F45D0">
          <w:rPr>
            <w:rFonts w:eastAsia="Times New Roman" w:cs="Times New Roman"/>
            <w:highlight w:val="white"/>
          </w:rPr>
          <w:t xml:space="preserve"> para maiores detalhes.</w:t>
        </w:r>
      </w:ins>
    </w:p>
    <w:p w14:paraId="225F2E7E" w14:textId="77777777" w:rsidR="008F45D0" w:rsidRPr="008F45D0" w:rsidRDefault="008F45D0" w:rsidP="008F45D0">
      <w:pPr>
        <w:spacing w:before="240" w:after="160"/>
        <w:ind w:firstLine="720"/>
        <w:jc w:val="both"/>
        <w:rPr>
          <w:ins w:id="2465" w:author="Emeson Santos" w:date="2019-08-23T08:59:00Z"/>
          <w:rFonts w:eastAsia="Times New Roman" w:cs="Times New Roman"/>
          <w:highlight w:val="white"/>
        </w:rPr>
      </w:pPr>
      <w:ins w:id="2466" w:author="Emeson Santos" w:date="2019-08-23T08:59:00Z">
        <w:r w:rsidRPr="008F45D0">
          <w:rPr>
            <w:rFonts w:eastAsia="Times New Roman" w:cs="Times New Roman"/>
            <w:highlight w:val="white"/>
          </w:rPr>
          <w:t>Para um melhor entendimento do site será apresentado a seguir uma visualização de forma geral da funcionalidade de nossa plataforma de processos, escolhemos para exemplo manipular o processo de quebra de pré-requisito para apresentar nosso site.</w:t>
        </w:r>
      </w:ins>
    </w:p>
    <w:p w14:paraId="38876A6C" w14:textId="77777777" w:rsidR="008F45D0" w:rsidRPr="008F45D0" w:rsidRDefault="008F45D0" w:rsidP="008F45D0">
      <w:pPr>
        <w:spacing w:before="240" w:after="160"/>
        <w:ind w:firstLine="720"/>
        <w:jc w:val="both"/>
        <w:rPr>
          <w:ins w:id="2467" w:author="Emeson Santos" w:date="2019-08-23T08:59:00Z"/>
          <w:rFonts w:eastAsia="Times New Roman" w:cs="Times New Roman"/>
          <w:highlight w:val="white"/>
        </w:rPr>
      </w:pPr>
      <w:ins w:id="2468" w:author="Emeson Santos" w:date="2019-08-23T08:59:00Z">
        <w:r w:rsidRPr="008F45D0">
          <w:rPr>
            <w:rFonts w:eastAsia="Times New Roman" w:cs="Times New Roman"/>
            <w:highlight w:val="white"/>
          </w:rPr>
          <w:t>Para tal precisamos seguir alguns passos:</w:t>
        </w:r>
      </w:ins>
    </w:p>
    <w:p w14:paraId="3E0A721F" w14:textId="61F3BD3E" w:rsidR="008F45D0" w:rsidRPr="008F45D0" w:rsidRDefault="008F45D0" w:rsidP="008F45D0">
      <w:pPr>
        <w:spacing w:before="240" w:after="160"/>
        <w:ind w:firstLine="720"/>
        <w:jc w:val="both"/>
        <w:rPr>
          <w:ins w:id="2469" w:author="Emeson Santos" w:date="2019-08-23T08:59:00Z"/>
          <w:rFonts w:eastAsia="Times New Roman" w:cs="Times New Roman"/>
          <w:highlight w:val="white"/>
        </w:rPr>
      </w:pPr>
      <w:ins w:id="2470" w:author="Emeson Santos" w:date="2019-08-23T08:59:00Z">
        <w:r w:rsidRPr="008F45D0">
          <w:rPr>
            <w:rFonts w:eastAsia="Times New Roman" w:cs="Times New Roman"/>
            <w:highlight w:val="white"/>
          </w:rPr>
          <w:t xml:space="preserve">No </w:t>
        </w:r>
        <w:r w:rsidRPr="008F45D0">
          <w:rPr>
            <w:rFonts w:eastAsia="Times New Roman" w:cs="Times New Roman"/>
            <w:b/>
            <w:i/>
            <w:highlight w:val="white"/>
          </w:rPr>
          <w:t>passo 1</w:t>
        </w:r>
        <w:r w:rsidRPr="008F45D0">
          <w:rPr>
            <w:rFonts w:eastAsia="Times New Roman" w:cs="Times New Roman"/>
            <w:highlight w:val="white"/>
          </w:rPr>
          <w:t>, como mostrado na figura 12</w:t>
        </w:r>
      </w:ins>
      <w:ins w:id="2471" w:author="Emeson Santos" w:date="2019-08-23T10:29:00Z">
        <w:r w:rsidR="006B1529">
          <w:rPr>
            <w:rFonts w:eastAsia="Times New Roman" w:cs="Times New Roman"/>
            <w:highlight w:val="white"/>
          </w:rPr>
          <w:t xml:space="preserve"> onde</w:t>
        </w:r>
      </w:ins>
      <w:ins w:id="2472" w:author="Emeson Santos" w:date="2019-08-23T08:59:00Z">
        <w:r w:rsidRPr="008F45D0">
          <w:rPr>
            <w:rFonts w:eastAsia="Times New Roman" w:cs="Times New Roman"/>
            <w:highlight w:val="white"/>
          </w:rPr>
          <w:t xml:space="preserve"> é visualizado a tela inicial do site de processos UFS.</w:t>
        </w:r>
      </w:ins>
    </w:p>
    <w:p w14:paraId="31C8F4A4" w14:textId="6610A00E" w:rsidR="008F45D0" w:rsidRPr="008F45D0" w:rsidRDefault="006B1529" w:rsidP="008F45D0">
      <w:pPr>
        <w:spacing w:before="240" w:after="160"/>
        <w:jc w:val="center"/>
        <w:rPr>
          <w:ins w:id="2473" w:author="Emeson Santos" w:date="2019-08-23T08:59:00Z"/>
          <w:rFonts w:eastAsia="Times New Roman" w:cs="Times New Roman"/>
          <w:highlight w:val="white"/>
        </w:rPr>
      </w:pPr>
      <w:ins w:id="2474" w:author="Emeson Santos" w:date="2019-08-23T10:32:00Z">
        <w:r>
          <w:rPr>
            <w:rFonts w:eastAsia="Times New Roman" w:cs="Times New Roman"/>
            <w:noProof/>
          </w:rPr>
          <mc:AlternateContent>
            <mc:Choice Requires="wps">
              <w:drawing>
                <wp:anchor distT="0" distB="0" distL="114300" distR="114300" simplePos="0" relativeHeight="251666432" behindDoc="0" locked="0" layoutInCell="1" allowOverlap="1" wp14:anchorId="26D93552" wp14:editId="5FDFD393">
                  <wp:simplePos x="0" y="0"/>
                  <wp:positionH relativeFrom="page">
                    <wp:posOffset>3031671</wp:posOffset>
                  </wp:positionH>
                  <wp:positionV relativeFrom="paragraph">
                    <wp:posOffset>1717131</wp:posOffset>
                  </wp:positionV>
                  <wp:extent cx="1039495" cy="457200"/>
                  <wp:effectExtent l="495300" t="133350" r="84455" b="95250"/>
                  <wp:wrapNone/>
                  <wp:docPr id="52" name="Balão de Fala: Retângulo 52"/>
                  <wp:cNvGraphicFramePr/>
                  <a:graphic xmlns:a="http://schemas.openxmlformats.org/drawingml/2006/main">
                    <a:graphicData uri="http://schemas.microsoft.com/office/word/2010/wordprocessingShape">
                      <wps:wsp>
                        <wps:cNvSpPr/>
                        <wps:spPr>
                          <a:xfrm>
                            <a:off x="0" y="0"/>
                            <a:ext cx="1039495" cy="457200"/>
                          </a:xfrm>
                          <a:prstGeom prst="wedgeRectCallout">
                            <a:avLst>
                              <a:gd name="adj1" fmla="val -92249"/>
                              <a:gd name="adj2" fmla="val -73592"/>
                            </a:avLst>
                          </a:prstGeom>
                          <a:noFill/>
                          <a:ln>
                            <a:solidFill>
                              <a:srgbClr val="FF0000"/>
                            </a:solidFill>
                          </a:ln>
                        </wps:spPr>
                        <wps:style>
                          <a:lnRef idx="1">
                            <a:schemeClr val="accent1"/>
                          </a:lnRef>
                          <a:fillRef idx="3">
                            <a:schemeClr val="accent1"/>
                          </a:fillRef>
                          <a:effectRef idx="2">
                            <a:schemeClr val="accent1"/>
                          </a:effectRef>
                          <a:fontRef idx="minor">
                            <a:schemeClr val="lt1"/>
                          </a:fontRef>
                        </wps:style>
                        <wps:txbx>
                          <w:txbxContent>
                            <w:p w14:paraId="11503DC6" w14:textId="7F2A5AEC" w:rsidR="0057522E" w:rsidRPr="006B1529" w:rsidRDefault="0057522E">
                              <w:pPr>
                                <w:jc w:val="center"/>
                                <w:rPr>
                                  <w:b/>
                                  <w:bCs/>
                                  <w:color w:val="FF0000"/>
                                  <w:rPrChange w:id="2475" w:author="Emeson Santos" w:date="2019-08-23T10:32:00Z">
                                    <w:rPr/>
                                  </w:rPrChange>
                                </w:rPr>
                                <w:pPrChange w:id="2476" w:author="Emeson Santos" w:date="2019-08-23T10:32:00Z">
                                  <w:pPr/>
                                </w:pPrChange>
                              </w:pPr>
                              <w:ins w:id="2477" w:author="Emeson Santos" w:date="2019-08-23T10:32:00Z">
                                <w:r w:rsidRPr="006B1529">
                                  <w:rPr>
                                    <w:b/>
                                    <w:bCs/>
                                    <w:color w:val="FF0000"/>
                                    <w:rPrChange w:id="2478" w:author="Emeson Santos" w:date="2019-08-23T10:32:00Z">
                                      <w:rPr/>
                                    </w:rPrChange>
                                  </w:rPr>
                                  <w:t>Clicar aqui</w:t>
                                </w:r>
                              </w:ins>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6D93552"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Balão de Fala: Retângulo 52" o:spid="_x0000_s1042" type="#_x0000_t61" style="position:absolute;left:0;text-align:left;margin-left:238.7pt;margin-top:135.2pt;width:81.85pt;height:36pt;z-index:2516664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" adj="-9126,-5096" filled="f" strokecolor="red">
                  <v:shadow on="t" color="black" opacity="22937f" origin=",.5" offset="0,.63889mm"/>
                  <v:textbox>
                    <w:txbxContent>
                      <w:p w14:paraId="11503DC6" w14:textId="7F2A5AEC" w:rsidR="0057522E" w:rsidRPr="006B1529" w:rsidRDefault="0057522E">
                        <w:pPr>
                          <w:jc w:val="center"/>
                          <w:rPr>
                            <w:b/>
                            <w:bCs/>
                            <w:color w:val="FF0000"/>
                            <w:rPrChange w:id="2479" w:author="Emeson Santos" w:date="2019-08-23T10:32:00Z">
                              <w:rPr/>
                            </w:rPrChange>
                          </w:rPr>
                          <w:pPrChange w:id="2480" w:author="Emeson Santos" w:date="2019-08-23T10:32:00Z">
                            <w:pPr/>
                          </w:pPrChange>
                        </w:pPr>
                        <w:ins w:id="2481" w:author="Emeson Santos" w:date="2019-08-23T10:32:00Z">
                          <w:r w:rsidRPr="006B1529">
                            <w:rPr>
                              <w:b/>
                              <w:bCs/>
                              <w:color w:val="FF0000"/>
                              <w:rPrChange w:id="2482" w:author="Emeson Santos" w:date="2019-08-23T10:32:00Z">
                                <w:rPr/>
                              </w:rPrChange>
                            </w:rPr>
                            <w:t>Clicar aqui</w:t>
                          </w:r>
                        </w:ins>
                      </w:p>
                    </w:txbxContent>
                  </v:textbox>
                  <w10:wrap anchorx="page"/>
                </v:shape>
              </w:pict>
            </mc:Fallback>
          </mc:AlternateContent>
        </w:r>
      </w:ins>
      <w:ins w:id="2483" w:author="Emeson Santos" w:date="2019-08-23T10:30:00Z">
        <w:r>
          <w:rPr>
            <w:rFonts w:eastAsia="Times New Roman" w:cs="Times New Roman"/>
            <w:noProof/>
          </w:rPr>
          <mc:AlternateContent>
            <mc:Choice Requires="wps">
              <w:drawing>
                <wp:anchor distT="0" distB="0" distL="114300" distR="114300" simplePos="0" relativeHeight="251665408" behindDoc="0" locked="0" layoutInCell="1" allowOverlap="1" wp14:anchorId="1AB625D5" wp14:editId="221FBBFA">
                  <wp:simplePos x="0" y="0"/>
                  <wp:positionH relativeFrom="column">
                    <wp:posOffset>737779</wp:posOffset>
                  </wp:positionH>
                  <wp:positionV relativeFrom="paragraph">
                    <wp:posOffset>778238</wp:posOffset>
                  </wp:positionV>
                  <wp:extent cx="1034143" cy="805543"/>
                  <wp:effectExtent l="57150" t="38100" r="71120" b="90170"/>
                  <wp:wrapNone/>
                  <wp:docPr id="50" name="Retângulo 50"/>
                  <wp:cNvGraphicFramePr/>
                  <a:graphic xmlns:a="http://schemas.openxmlformats.org/drawingml/2006/main">
                    <a:graphicData uri="http://schemas.microsoft.com/office/word/2010/wordprocessingShape">
                      <wps:wsp>
                        <wps:cNvSpPr/>
                        <wps:spPr>
                          <a:xfrm>
                            <a:off x="0" y="0"/>
                            <a:ext cx="1034143" cy="805543"/>
                          </a:xfrm>
                          <a:prstGeom prst="rect">
                            <a:avLst/>
                          </a:prstGeom>
                          <a:noFill/>
                          <a:ln w="28575">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DB8D866" id="Retângulo 50" o:spid="_x0000_s1026" style="position:absolute;margin-left:58.1pt;margin-top:61.3pt;width:81.45pt;height:63.4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" filled="f" strokecolor="red" strokeweight="2.25pt">
                  <v:shadow on="t" color="black" opacity="22937f" origin=",.5" offset="0,.63889mm"/>
                </v:rect>
              </w:pict>
            </mc:Fallback>
          </mc:AlternateContent>
        </w:r>
      </w:ins>
      <w:ins w:id="2484" w:author="Emeson Santos" w:date="2019-08-23T08:59:00Z">
        <w:r w:rsidR="008F45D0" w:rsidRPr="005C122D">
          <w:rPr>
            <w:rFonts w:eastAsia="Times New Roman" w:cs="Times New Roman"/>
            <w:noProof/>
            <w:highlight w:val="white"/>
          </w:rPr>
          <w:drawing>
            <wp:inline distT="114300" distB="114300" distL="114300" distR="114300" wp14:anchorId="6E118FF9" wp14:editId="1BE8F10C">
              <wp:extent cx="5734050" cy="2641600"/>
              <wp:effectExtent l="0" t="0" r="0" b="6350"/>
              <wp:docPr id="7" name="image9.png" descr="Figura x"/>
              <wp:cNvGraphicFramePr/>
              <a:graphic xmlns:a="http://schemas.openxmlformats.org/drawingml/2006/main">
                <a:graphicData uri="http://schemas.openxmlformats.org/drawingml/2006/picture">
                  <pic:pic xmlns:pic="http://schemas.openxmlformats.org/drawingml/2006/picture">
                    <pic:nvPicPr>
                      <pic:cNvPr id="0" name="image9.png" descr="Figura x"/>
                      <pic:cNvPicPr preferRelativeResize="0"/>
                    </pic:nvPicPr>
                    <pic:blipFill>
                      <a:blip r:embed="rId33"/>
                      <a:srcRect/>
                      <a:stretch>
                        <a:fillRect/>
                      </a:stretch>
                    </pic:blipFill>
                    <pic:spPr>
                      <a:xfrm>
                        <a:off x="0" y="0"/>
                        <a:ext cx="5734050" cy="2641600"/>
                      </a:xfrm>
                      <a:prstGeom prst="rect">
                        <a:avLst/>
                      </a:prstGeom>
                      <a:ln/>
                    </pic:spPr>
                  </pic:pic>
                </a:graphicData>
              </a:graphic>
            </wp:inline>
          </w:drawing>
        </w:r>
      </w:ins>
    </w:p>
    <w:p w14:paraId="055E0834" w14:textId="77777777" w:rsidR="008F45D0" w:rsidRPr="00F04235" w:rsidRDefault="008F45D0" w:rsidP="008F45D0">
      <w:pPr>
        <w:spacing w:before="240" w:after="160"/>
        <w:ind w:firstLine="720"/>
        <w:jc w:val="center"/>
        <w:rPr>
          <w:ins w:id="2485" w:author="Emeson Santos" w:date="2019-08-23T08:59:00Z"/>
          <w:rFonts w:eastAsia="Times New Roman" w:cs="Times New Roman"/>
          <w:b/>
          <w:bCs/>
          <w:sz w:val="20"/>
          <w:szCs w:val="20"/>
          <w:highlight w:val="white"/>
          <w:rPrChange w:id="2486" w:author="Emeson Santos" w:date="2019-08-23T10:06:00Z">
            <w:rPr>
              <w:ins w:id="2487" w:author="Emeson Santos" w:date="2019-08-23T08:59:00Z"/>
              <w:rFonts w:eastAsia="Times New Roman" w:cs="Times New Roman"/>
              <w:highlight w:val="white"/>
            </w:rPr>
          </w:rPrChange>
        </w:rPr>
      </w:pPr>
      <w:ins w:id="2488" w:author="Emeson Santos" w:date="2019-08-23T08:59:00Z">
        <w:r w:rsidRPr="00F04235">
          <w:rPr>
            <w:rFonts w:eastAsia="Times New Roman" w:cs="Times New Roman"/>
            <w:b/>
            <w:bCs/>
            <w:sz w:val="20"/>
            <w:szCs w:val="20"/>
            <w:highlight w:val="white"/>
            <w:rPrChange w:id="2489" w:author="Emeson Santos" w:date="2019-08-23T10:06:00Z">
              <w:rPr>
                <w:rFonts w:eastAsia="Times New Roman" w:cs="Times New Roman"/>
                <w:highlight w:val="white"/>
              </w:rPr>
            </w:rPrChange>
          </w:rPr>
          <w:t>Figura 12 - Tela inicial do site processos UFS.</w:t>
        </w:r>
      </w:ins>
    </w:p>
    <w:p w14:paraId="036D7774" w14:textId="489ACDF4" w:rsidR="008F45D0" w:rsidRPr="008F45D0" w:rsidRDefault="008F45D0" w:rsidP="008F45D0">
      <w:pPr>
        <w:spacing w:before="240" w:after="160"/>
        <w:ind w:firstLine="720"/>
        <w:jc w:val="both"/>
        <w:rPr>
          <w:ins w:id="2490" w:author="Emeson Santos" w:date="2019-08-23T08:59:00Z"/>
          <w:rFonts w:eastAsia="Times New Roman" w:cs="Times New Roman"/>
          <w:highlight w:val="white"/>
        </w:rPr>
      </w:pPr>
      <w:ins w:id="2491" w:author="Emeson Santos" w:date="2019-08-23T08:59:00Z">
        <w:r w:rsidRPr="008F45D0">
          <w:rPr>
            <w:rFonts w:eastAsia="Times New Roman" w:cs="Times New Roman"/>
            <w:highlight w:val="white"/>
          </w:rPr>
          <w:t xml:space="preserve">Através do link </w:t>
        </w:r>
        <w:r w:rsidRPr="005C122D">
          <w:fldChar w:fldCharType="begin"/>
        </w:r>
        <w:r w:rsidRPr="008F45D0">
          <w:instrText xml:space="preserve"> HYPERLINK "https://github.com/marcosdosea/ProcessosUFS" \h </w:instrText>
        </w:r>
        <w:r w:rsidRPr="008F45D0">
          <w:rPr>
            <w:rPrChange w:id="2492" w:author="Emeson Santos" w:date="2019-08-23T09:00:00Z">
              <w:rPr>
                <w:rFonts w:eastAsia="Times New Roman" w:cs="Times New Roman"/>
                <w:color w:val="1155CC"/>
                <w:highlight w:val="white"/>
                <w:u w:val="single"/>
              </w:rPr>
            </w:rPrChange>
          </w:rPr>
          <w:fldChar w:fldCharType="separate"/>
        </w:r>
        <w:r w:rsidRPr="008F45D0">
          <w:rPr>
            <w:rFonts w:eastAsia="Times New Roman" w:cs="Times New Roman"/>
            <w:highlight w:val="white"/>
            <w:u w:val="single"/>
            <w:rPrChange w:id="2493" w:author="Emeson Santos" w:date="2019-08-23T09:00:00Z">
              <w:rPr>
                <w:rFonts w:eastAsia="Times New Roman" w:cs="Times New Roman"/>
                <w:color w:val="1155CC"/>
                <w:highlight w:val="white"/>
                <w:u w:val="single"/>
              </w:rPr>
            </w:rPrChange>
          </w:rPr>
          <w:t>https://github.com/marcosdosea/ProcessosUFS</w:t>
        </w:r>
        <w:r w:rsidRPr="008F45D0">
          <w:rPr>
            <w:rFonts w:eastAsia="Times New Roman" w:cs="Times New Roman"/>
            <w:highlight w:val="white"/>
            <w:u w:val="single"/>
            <w:rPrChange w:id="2494" w:author="Emeson Santos" w:date="2019-08-23T09:00:00Z">
              <w:rPr>
                <w:rFonts w:eastAsia="Times New Roman" w:cs="Times New Roman"/>
                <w:color w:val="1155CC"/>
                <w:highlight w:val="white"/>
                <w:u w:val="single"/>
              </w:rPr>
            </w:rPrChange>
          </w:rPr>
          <w:fldChar w:fldCharType="end"/>
        </w:r>
        <w:r w:rsidRPr="008F45D0">
          <w:rPr>
            <w:rFonts w:eastAsia="Times New Roman" w:cs="Times New Roman"/>
            <w:highlight w:val="white"/>
          </w:rPr>
          <w:t xml:space="preserve">  mostra a tela inicial com um menu que apresenta três opções: </w:t>
        </w:r>
        <w:r w:rsidRPr="008F45D0">
          <w:rPr>
            <w:rFonts w:eastAsia="Times New Roman" w:cs="Times New Roman"/>
            <w:b/>
            <w:i/>
            <w:highlight w:val="white"/>
          </w:rPr>
          <w:t>processos</w:t>
        </w:r>
        <w:r w:rsidRPr="008F45D0">
          <w:rPr>
            <w:rFonts w:eastAsia="Times New Roman" w:cs="Times New Roman"/>
            <w:highlight w:val="white"/>
          </w:rPr>
          <w:t xml:space="preserve"> que direciona para o módulo dos processos modelados, </w:t>
        </w:r>
        <w:r w:rsidRPr="008F45D0">
          <w:rPr>
            <w:rFonts w:eastAsia="Times New Roman" w:cs="Times New Roman"/>
            <w:b/>
            <w:i/>
            <w:highlight w:val="white"/>
          </w:rPr>
          <w:t>apresentação</w:t>
        </w:r>
        <w:r w:rsidRPr="008F45D0">
          <w:rPr>
            <w:rFonts w:eastAsia="Times New Roman" w:cs="Times New Roman"/>
            <w:highlight w:val="white"/>
          </w:rPr>
          <w:t xml:space="preserve"> que fala sobre o site e </w:t>
        </w:r>
        <w:r w:rsidRPr="008F45D0">
          <w:rPr>
            <w:rFonts w:eastAsia="Times New Roman" w:cs="Times New Roman"/>
            <w:b/>
            <w:i/>
            <w:highlight w:val="white"/>
          </w:rPr>
          <w:t>contatos</w:t>
        </w:r>
        <w:r w:rsidRPr="008F45D0">
          <w:rPr>
            <w:rFonts w:eastAsia="Times New Roman" w:cs="Times New Roman"/>
            <w:highlight w:val="white"/>
          </w:rPr>
          <w:t xml:space="preserve"> onde estão os contatos disponíveis. A Figura ainda apresenta três módulos: </w:t>
        </w:r>
        <w:r w:rsidRPr="008F45D0">
          <w:rPr>
            <w:rFonts w:eastAsia="Times New Roman" w:cs="Times New Roman"/>
            <w:b/>
            <w:i/>
            <w:highlight w:val="white"/>
          </w:rPr>
          <w:t>chefias departamentais</w:t>
        </w:r>
        <w:r w:rsidRPr="008F45D0">
          <w:rPr>
            <w:rFonts w:eastAsia="Times New Roman" w:cs="Times New Roman"/>
            <w:highlight w:val="white"/>
          </w:rPr>
          <w:t xml:space="preserve"> onde se encontra os processos modelados, o de </w:t>
        </w:r>
        <w:r w:rsidRPr="008F45D0">
          <w:rPr>
            <w:rFonts w:eastAsia="Times New Roman" w:cs="Times New Roman"/>
            <w:b/>
            <w:i/>
            <w:highlight w:val="white"/>
          </w:rPr>
          <w:t>graduação</w:t>
        </w:r>
        <w:r w:rsidRPr="008F45D0">
          <w:rPr>
            <w:rFonts w:eastAsia="Times New Roman" w:cs="Times New Roman"/>
            <w:highlight w:val="white"/>
          </w:rPr>
          <w:t xml:space="preserve"> e </w:t>
        </w:r>
        <w:r w:rsidRPr="008F45D0">
          <w:rPr>
            <w:rFonts w:eastAsia="Times New Roman" w:cs="Times New Roman"/>
            <w:b/>
            <w:i/>
            <w:highlight w:val="white"/>
          </w:rPr>
          <w:t>pós-graduação</w:t>
        </w:r>
        <w:r w:rsidRPr="008F45D0">
          <w:rPr>
            <w:rFonts w:eastAsia="Times New Roman" w:cs="Times New Roman"/>
            <w:highlight w:val="white"/>
          </w:rPr>
          <w:t xml:space="preserve"> esses para desenvolvimento futuro. Para </w:t>
        </w:r>
        <w:r w:rsidRPr="008F45D0">
          <w:rPr>
            <w:rFonts w:eastAsia="Times New Roman" w:cs="Times New Roman"/>
            <w:highlight w:val="white"/>
          </w:rPr>
          <w:lastRenderedPageBreak/>
          <w:t xml:space="preserve">visualizar a modelagem de processo de quebra de pré-requisitos é necessário clicar no módulo </w:t>
        </w:r>
        <w:r w:rsidRPr="008F45D0">
          <w:rPr>
            <w:rFonts w:eastAsia="Times New Roman" w:cs="Times New Roman"/>
            <w:b/>
            <w:i/>
            <w:highlight w:val="white"/>
          </w:rPr>
          <w:t>chefia departamentais</w:t>
        </w:r>
        <w:r w:rsidRPr="008F45D0">
          <w:rPr>
            <w:rFonts w:eastAsia="Times New Roman" w:cs="Times New Roman"/>
            <w:highlight w:val="white"/>
          </w:rPr>
          <w:t xml:space="preserve">, como mostrado na </w:t>
        </w:r>
      </w:ins>
      <w:r w:rsidR="005C122D" w:rsidRPr="008F45D0">
        <w:rPr>
          <w:rFonts w:eastAsia="Times New Roman" w:cs="Times New Roman"/>
          <w:highlight w:val="white"/>
        </w:rPr>
        <w:t>figura, que</w:t>
      </w:r>
      <w:ins w:id="2495" w:author="Emeson Santos" w:date="2019-08-23T08:59:00Z">
        <w:r w:rsidRPr="008F45D0">
          <w:rPr>
            <w:rFonts w:eastAsia="Times New Roman" w:cs="Times New Roman"/>
            <w:highlight w:val="white"/>
          </w:rPr>
          <w:t xml:space="preserve"> logo será direcionado para uma nova janela que mostrará a lista de processo das chefias departamentais.</w:t>
        </w:r>
      </w:ins>
    </w:p>
    <w:p w14:paraId="198C5856" w14:textId="77777777" w:rsidR="008F45D0" w:rsidRPr="008F45D0" w:rsidRDefault="008F45D0" w:rsidP="008F45D0">
      <w:pPr>
        <w:spacing w:before="240" w:after="160"/>
        <w:ind w:firstLine="720"/>
        <w:jc w:val="both"/>
        <w:rPr>
          <w:ins w:id="2496" w:author="Emeson Santos" w:date="2019-08-23T08:59:00Z"/>
          <w:rFonts w:eastAsia="Times New Roman" w:cs="Times New Roman"/>
          <w:highlight w:val="white"/>
        </w:rPr>
      </w:pPr>
      <w:ins w:id="2497" w:author="Emeson Santos" w:date="2019-08-23T08:59:00Z">
        <w:r w:rsidRPr="008F45D0">
          <w:rPr>
            <w:rFonts w:eastAsia="Times New Roman" w:cs="Times New Roman"/>
            <w:highlight w:val="white"/>
          </w:rPr>
          <w:t xml:space="preserve">O </w:t>
        </w:r>
        <w:r w:rsidRPr="008F45D0">
          <w:rPr>
            <w:rFonts w:eastAsia="Times New Roman" w:cs="Times New Roman"/>
            <w:b/>
            <w:i/>
            <w:highlight w:val="white"/>
          </w:rPr>
          <w:t xml:space="preserve">passo 2 </w:t>
        </w:r>
        <w:r w:rsidRPr="008F45D0">
          <w:rPr>
            <w:rFonts w:eastAsia="Times New Roman" w:cs="Times New Roman"/>
            <w:highlight w:val="white"/>
          </w:rPr>
          <w:t>a figura 13 mostra a tela de apresentação de uma lista dos processos departamentais da UFS modelados.</w:t>
        </w:r>
      </w:ins>
    </w:p>
    <w:p w14:paraId="3825A1C0" w14:textId="649368DE" w:rsidR="008F45D0" w:rsidRPr="008F45D0" w:rsidRDefault="006B1529" w:rsidP="008F45D0">
      <w:pPr>
        <w:spacing w:before="240" w:after="160"/>
        <w:jc w:val="center"/>
        <w:rPr>
          <w:ins w:id="2498" w:author="Emeson Santos" w:date="2019-08-23T08:59:00Z"/>
          <w:rFonts w:eastAsia="Times New Roman" w:cs="Times New Roman"/>
          <w:highlight w:val="white"/>
        </w:rPr>
      </w:pPr>
      <w:ins w:id="2499" w:author="Emeson Santos" w:date="2019-08-23T10:37:00Z">
        <w:r>
          <w:rPr>
            <w:rFonts w:eastAsia="Times New Roman" w:cs="Times New Roman"/>
            <w:noProof/>
          </w:rPr>
          <mc:AlternateContent>
            <mc:Choice Requires="wps">
              <w:drawing>
                <wp:anchor distT="0" distB="0" distL="114300" distR="114300" simplePos="0" relativeHeight="251673600" behindDoc="0" locked="0" layoutInCell="1" allowOverlap="1" wp14:anchorId="4435E842" wp14:editId="5B327745">
                  <wp:simplePos x="0" y="0"/>
                  <wp:positionH relativeFrom="page">
                    <wp:posOffset>1528476</wp:posOffset>
                  </wp:positionH>
                  <wp:positionV relativeFrom="paragraph">
                    <wp:posOffset>1424677</wp:posOffset>
                  </wp:positionV>
                  <wp:extent cx="1039495" cy="457200"/>
                  <wp:effectExtent l="57150" t="19050" r="255905" b="514350"/>
                  <wp:wrapNone/>
                  <wp:docPr id="56" name="Balão de Fala: Retângulo 56"/>
                  <wp:cNvGraphicFramePr/>
                  <a:graphic xmlns:a="http://schemas.openxmlformats.org/drawingml/2006/main">
                    <a:graphicData uri="http://schemas.microsoft.com/office/word/2010/wordprocessingShape">
                      <wps:wsp>
                        <wps:cNvSpPr/>
                        <wps:spPr>
                          <a:xfrm>
                            <a:off x="0" y="0"/>
                            <a:ext cx="1039495" cy="457200"/>
                          </a:xfrm>
                          <a:prstGeom prst="wedgeRectCallout">
                            <a:avLst>
                              <a:gd name="adj1" fmla="val 67949"/>
                              <a:gd name="adj2" fmla="val 142668"/>
                            </a:avLst>
                          </a:prstGeom>
                          <a:solidFill>
                            <a:schemeClr val="bg1"/>
                          </a:solidFill>
                          <a:ln>
                            <a:solidFill>
                              <a:srgbClr val="FF0000"/>
                            </a:solidFill>
                          </a:ln>
                        </wps:spPr>
                        <wps:style>
                          <a:lnRef idx="1">
                            <a:schemeClr val="accent1"/>
                          </a:lnRef>
                          <a:fillRef idx="3">
                            <a:schemeClr val="accent1"/>
                          </a:fillRef>
                          <a:effectRef idx="2">
                            <a:schemeClr val="accent1"/>
                          </a:effectRef>
                          <a:fontRef idx="minor">
                            <a:schemeClr val="lt1"/>
                          </a:fontRef>
                        </wps:style>
                        <wps:txbx>
                          <w:txbxContent>
                            <w:p w14:paraId="53F2FF3A" w14:textId="77777777" w:rsidR="0057522E" w:rsidRPr="006B1529" w:rsidRDefault="0057522E">
                              <w:pPr>
                                <w:jc w:val="center"/>
                                <w:rPr>
                                  <w:b/>
                                  <w:bCs/>
                                  <w:color w:val="FF0000"/>
                                  <w:rPrChange w:id="2500" w:author="Emeson Santos" w:date="2019-08-23T10:32:00Z">
                                    <w:rPr/>
                                  </w:rPrChange>
                                </w:rPr>
                                <w:pPrChange w:id="2501" w:author="Emeson Santos" w:date="2019-08-23T10:32:00Z">
                                  <w:pPr/>
                                </w:pPrChange>
                              </w:pPr>
                              <w:ins w:id="2502" w:author="Emeson Santos" w:date="2019-08-23T10:32:00Z">
                                <w:r w:rsidRPr="006B1529">
                                  <w:rPr>
                                    <w:b/>
                                    <w:bCs/>
                                    <w:color w:val="FF0000"/>
                                    <w:rPrChange w:id="2503" w:author="Emeson Santos" w:date="2019-08-23T10:32:00Z">
                                      <w:rPr/>
                                    </w:rPrChange>
                                  </w:rPr>
                                  <w:t>Clicar aqui</w:t>
                                </w:r>
                              </w:ins>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35E842" id="Balão de Fala: Retângulo 56" o:spid="_x0000_s1043" type="#_x0000_t61" style="position:absolute;left:0;text-align:left;margin-left:120.35pt;margin-top:112.2pt;width:81.85pt;height:36pt;z-index:2516736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" adj="25477,41616" fillcolor="white [3212]" strokecolor="red">
                  <v:shadow on="t" color="black" opacity="22937f" origin=",.5" offset="0,.63889mm"/>
                  <v:textbox>
                    <w:txbxContent>
                      <w:p w14:paraId="53F2FF3A" w14:textId="77777777" w:rsidR="0057522E" w:rsidRPr="006B1529" w:rsidRDefault="0057522E">
                        <w:pPr>
                          <w:jc w:val="center"/>
                          <w:rPr>
                            <w:b/>
                            <w:bCs/>
                            <w:color w:val="FF0000"/>
                            <w:rPrChange w:id="2504" w:author="Emeson Santos" w:date="2019-08-23T10:32:00Z">
                              <w:rPr/>
                            </w:rPrChange>
                          </w:rPr>
                          <w:pPrChange w:id="2505" w:author="Emeson Santos" w:date="2019-08-23T10:32:00Z">
                            <w:pPr/>
                          </w:pPrChange>
                        </w:pPr>
                        <w:ins w:id="2506" w:author="Emeson Santos" w:date="2019-08-23T10:32:00Z">
                          <w:r w:rsidRPr="006B1529">
                            <w:rPr>
                              <w:b/>
                              <w:bCs/>
                              <w:color w:val="FF0000"/>
                              <w:rPrChange w:id="2507" w:author="Emeson Santos" w:date="2019-08-23T10:32:00Z">
                                <w:rPr/>
                              </w:rPrChange>
                            </w:rPr>
                            <w:t>Clicar aqui</w:t>
                          </w:r>
                        </w:ins>
                      </w:p>
                    </w:txbxContent>
                  </v:textbox>
                  <w10:wrap anchorx="page"/>
                </v:shape>
              </w:pict>
            </mc:Fallback>
          </mc:AlternateContent>
        </w:r>
      </w:ins>
      <w:ins w:id="2508" w:author="Emeson Santos" w:date="2019-08-23T10:36:00Z">
        <w:r>
          <w:rPr>
            <w:rFonts w:eastAsia="Times New Roman" w:cs="Times New Roman"/>
            <w:noProof/>
          </w:rPr>
          <mc:AlternateContent>
            <mc:Choice Requires="wps">
              <w:drawing>
                <wp:anchor distT="0" distB="0" distL="114300" distR="114300" simplePos="0" relativeHeight="251669504" behindDoc="0" locked="0" layoutInCell="1" allowOverlap="1" wp14:anchorId="73F22017" wp14:editId="6A3A3DAF">
                  <wp:simplePos x="0" y="0"/>
                  <wp:positionH relativeFrom="column">
                    <wp:posOffset>2961717</wp:posOffset>
                  </wp:positionH>
                  <wp:positionV relativeFrom="paragraph">
                    <wp:posOffset>2291870</wp:posOffset>
                  </wp:positionV>
                  <wp:extent cx="418636" cy="163552"/>
                  <wp:effectExtent l="57150" t="19050" r="76835" b="103505"/>
                  <wp:wrapNone/>
                  <wp:docPr id="54" name="Retângulo 54"/>
                  <wp:cNvGraphicFramePr/>
                  <a:graphic xmlns:a="http://schemas.openxmlformats.org/drawingml/2006/main">
                    <a:graphicData uri="http://schemas.microsoft.com/office/word/2010/wordprocessingShape">
                      <wps:wsp>
                        <wps:cNvSpPr/>
                        <wps:spPr>
                          <a:xfrm>
                            <a:off x="0" y="0"/>
                            <a:ext cx="418636" cy="163552"/>
                          </a:xfrm>
                          <a:prstGeom prst="rect">
                            <a:avLst/>
                          </a:prstGeom>
                          <a:noFill/>
                          <a:ln w="1270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F48CBE9" id="Retângulo 54" o:spid="_x0000_s1026" style="position:absolute;margin-left:233.2pt;margin-top:180.45pt;width:32.95pt;height:12.9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" filled="f" strokecolor="red" strokeweight="1pt">
                  <v:shadow on="t" color="black" opacity="22937f" origin=",.5" offset="0,.63889mm"/>
                </v:rect>
              </w:pict>
            </mc:Fallback>
          </mc:AlternateContent>
        </w:r>
        <w:r>
          <w:rPr>
            <w:rFonts w:eastAsia="Times New Roman" w:cs="Times New Roman"/>
            <w:noProof/>
          </w:rPr>
          <mc:AlternateContent>
            <mc:Choice Requires="wps">
              <w:drawing>
                <wp:anchor distT="0" distB="0" distL="114300" distR="114300" simplePos="0" relativeHeight="251667456" behindDoc="0" locked="0" layoutInCell="1" allowOverlap="1" wp14:anchorId="26E69DB7" wp14:editId="6E7942E7">
                  <wp:simplePos x="0" y="0"/>
                  <wp:positionH relativeFrom="column">
                    <wp:posOffset>1715104</wp:posOffset>
                  </wp:positionH>
                  <wp:positionV relativeFrom="paragraph">
                    <wp:posOffset>2295122</wp:posOffset>
                  </wp:positionV>
                  <wp:extent cx="1234068" cy="163552"/>
                  <wp:effectExtent l="57150" t="19050" r="80645" b="103505"/>
                  <wp:wrapNone/>
                  <wp:docPr id="53" name="Retângulo 53"/>
                  <wp:cNvGraphicFramePr/>
                  <a:graphic xmlns:a="http://schemas.openxmlformats.org/drawingml/2006/main">
                    <a:graphicData uri="http://schemas.microsoft.com/office/word/2010/wordprocessingShape">
                      <wps:wsp>
                        <wps:cNvSpPr/>
                        <wps:spPr>
                          <a:xfrm>
                            <a:off x="0" y="0"/>
                            <a:ext cx="1234068" cy="163552"/>
                          </a:xfrm>
                          <a:prstGeom prst="rect">
                            <a:avLst/>
                          </a:prstGeom>
                          <a:noFill/>
                          <a:ln w="1270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1E080A2" id="Retângulo 53" o:spid="_x0000_s1026" style="position:absolute;margin-left:135.05pt;margin-top:180.7pt;width:97.15pt;height:12.9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" filled="f" strokecolor="red" strokeweight="1pt">
                  <v:shadow on="t" color="black" opacity="22937f" origin=",.5" offset="0,.63889mm"/>
                </v:rect>
              </w:pict>
            </mc:Fallback>
          </mc:AlternateContent>
        </w:r>
      </w:ins>
      <w:ins w:id="2509" w:author="Emeson Santos" w:date="2019-08-23T08:59:00Z">
        <w:r w:rsidR="008F45D0" w:rsidRPr="005C122D">
          <w:rPr>
            <w:rFonts w:eastAsia="Times New Roman" w:cs="Times New Roman"/>
            <w:noProof/>
            <w:highlight w:val="white"/>
          </w:rPr>
          <w:drawing>
            <wp:inline distT="114300" distB="114300" distL="114300" distR="114300" wp14:anchorId="05F48FCD" wp14:editId="123D720F">
              <wp:extent cx="5734050" cy="2578100"/>
              <wp:effectExtent l="0" t="0" r="0" b="0"/>
              <wp:docPr id="4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4"/>
                      <a:srcRect/>
                      <a:stretch>
                        <a:fillRect/>
                      </a:stretch>
                    </pic:blipFill>
                    <pic:spPr>
                      <a:xfrm>
                        <a:off x="0" y="0"/>
                        <a:ext cx="5734050" cy="2578100"/>
                      </a:xfrm>
                      <a:prstGeom prst="rect">
                        <a:avLst/>
                      </a:prstGeom>
                      <a:ln/>
                    </pic:spPr>
                  </pic:pic>
                </a:graphicData>
              </a:graphic>
            </wp:inline>
          </w:drawing>
        </w:r>
        <w:r w:rsidR="008F45D0" w:rsidRPr="008F45D0">
          <w:rPr>
            <w:rFonts w:eastAsia="Times New Roman" w:cs="Times New Roman"/>
            <w:highlight w:val="white"/>
          </w:rPr>
          <w:t xml:space="preserve"> </w:t>
        </w:r>
      </w:ins>
    </w:p>
    <w:p w14:paraId="16BB19AB" w14:textId="77777777" w:rsidR="008F45D0" w:rsidRPr="00F04235" w:rsidRDefault="008F45D0" w:rsidP="008F45D0">
      <w:pPr>
        <w:spacing w:before="240" w:after="160"/>
        <w:jc w:val="center"/>
        <w:rPr>
          <w:ins w:id="2510" w:author="Emeson Santos" w:date="2019-08-23T08:59:00Z"/>
          <w:rFonts w:eastAsia="Times New Roman" w:cs="Times New Roman"/>
          <w:b/>
          <w:bCs/>
          <w:sz w:val="20"/>
          <w:szCs w:val="20"/>
          <w:highlight w:val="white"/>
          <w:rPrChange w:id="2511" w:author="Emeson Santos" w:date="2019-08-23T10:06:00Z">
            <w:rPr>
              <w:ins w:id="2512" w:author="Emeson Santos" w:date="2019-08-23T08:59:00Z"/>
              <w:rFonts w:eastAsia="Times New Roman" w:cs="Times New Roman"/>
              <w:highlight w:val="white"/>
            </w:rPr>
          </w:rPrChange>
        </w:rPr>
      </w:pPr>
      <w:ins w:id="2513" w:author="Emeson Santos" w:date="2019-08-23T08:59:00Z">
        <w:r w:rsidRPr="00F04235">
          <w:rPr>
            <w:rFonts w:eastAsia="Times New Roman" w:cs="Times New Roman"/>
            <w:b/>
            <w:bCs/>
            <w:sz w:val="20"/>
            <w:szCs w:val="20"/>
            <w:highlight w:val="white"/>
            <w:rPrChange w:id="2514" w:author="Emeson Santos" w:date="2019-08-23T10:06:00Z">
              <w:rPr>
                <w:rFonts w:eastAsia="Times New Roman" w:cs="Times New Roman"/>
                <w:highlight w:val="white"/>
              </w:rPr>
            </w:rPrChange>
          </w:rPr>
          <w:t>Figura 13 - Lista de processos departamentais modelados e prontos para: visualização e download.</w:t>
        </w:r>
      </w:ins>
    </w:p>
    <w:p w14:paraId="22D48393" w14:textId="77777777" w:rsidR="008F45D0" w:rsidRPr="008F45D0" w:rsidRDefault="008F45D0" w:rsidP="008F45D0">
      <w:pPr>
        <w:spacing w:before="240" w:after="160"/>
        <w:jc w:val="both"/>
        <w:rPr>
          <w:ins w:id="2515" w:author="Emeson Santos" w:date="2019-08-23T08:59:00Z"/>
          <w:rFonts w:eastAsia="Times New Roman" w:cs="Times New Roman"/>
          <w:highlight w:val="white"/>
        </w:rPr>
      </w:pPr>
      <w:ins w:id="2516" w:author="Emeson Santos" w:date="2019-08-23T08:59:00Z">
        <w:r w:rsidRPr="008F45D0">
          <w:rPr>
            <w:rFonts w:eastAsia="Times New Roman" w:cs="Times New Roman"/>
            <w:highlight w:val="white"/>
          </w:rPr>
          <w:tab/>
          <w:t xml:space="preserve">Neste passo é apresentado uma lista dos processos modelados nesta tela é possível visualizar o processo, esse é feito de duas formas, através da seleção do nome do processo ou pela opção modelagem clicando em uma das opções será direcionado para a página de visualização HTML do processo escolhido. </w:t>
        </w:r>
      </w:ins>
    </w:p>
    <w:p w14:paraId="4DC858B2" w14:textId="77777777" w:rsidR="008F45D0" w:rsidRPr="008F45D0" w:rsidRDefault="008F45D0" w:rsidP="008F45D0">
      <w:pPr>
        <w:spacing w:before="240" w:after="160"/>
        <w:jc w:val="both"/>
        <w:rPr>
          <w:ins w:id="2517" w:author="Emeson Santos" w:date="2019-08-23T08:59:00Z"/>
          <w:rFonts w:eastAsia="Times New Roman" w:cs="Times New Roman"/>
          <w:highlight w:val="white"/>
        </w:rPr>
      </w:pPr>
      <w:ins w:id="2518" w:author="Emeson Santos" w:date="2019-08-23T08:59:00Z">
        <w:r w:rsidRPr="008F45D0">
          <w:rPr>
            <w:rFonts w:eastAsia="Times New Roman" w:cs="Times New Roman"/>
            <w:highlight w:val="white"/>
          </w:rPr>
          <w:t>Depois selecionado o processo desejado é direcionado para a janela de visualização html, assim como mostrado na figura x.</w:t>
        </w:r>
      </w:ins>
    </w:p>
    <w:p w14:paraId="19FF8AA5" w14:textId="77777777" w:rsidR="008F45D0" w:rsidRPr="008F45D0" w:rsidRDefault="008F45D0" w:rsidP="008F45D0">
      <w:pPr>
        <w:spacing w:before="240" w:after="160"/>
        <w:jc w:val="both"/>
        <w:rPr>
          <w:ins w:id="2519" w:author="Emeson Santos" w:date="2019-08-23T08:59:00Z"/>
          <w:rFonts w:eastAsia="Times New Roman" w:cs="Times New Roman"/>
          <w:highlight w:val="white"/>
        </w:rPr>
      </w:pPr>
      <w:ins w:id="2520" w:author="Emeson Santos" w:date="2019-08-23T08:59:00Z">
        <w:r w:rsidRPr="005C122D">
          <w:rPr>
            <w:rFonts w:eastAsia="Times New Roman" w:cs="Times New Roman"/>
            <w:noProof/>
            <w:highlight w:val="white"/>
          </w:rPr>
          <w:drawing>
            <wp:inline distT="114300" distB="114300" distL="114300" distR="114300" wp14:anchorId="5A4D60F8" wp14:editId="658DFAC9">
              <wp:extent cx="5734050" cy="1981200"/>
              <wp:effectExtent l="0" t="0" r="0" b="0"/>
              <wp:docPr id="47"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5"/>
                      <a:srcRect/>
                      <a:stretch>
                        <a:fillRect/>
                      </a:stretch>
                    </pic:blipFill>
                    <pic:spPr>
                      <a:xfrm>
                        <a:off x="0" y="0"/>
                        <a:ext cx="5734050" cy="1981200"/>
                      </a:xfrm>
                      <a:prstGeom prst="rect">
                        <a:avLst/>
                      </a:prstGeom>
                      <a:ln/>
                    </pic:spPr>
                  </pic:pic>
                </a:graphicData>
              </a:graphic>
            </wp:inline>
          </w:drawing>
        </w:r>
      </w:ins>
    </w:p>
    <w:p w14:paraId="7B769795" w14:textId="77777777" w:rsidR="008F45D0" w:rsidRPr="00F04235" w:rsidRDefault="008F45D0" w:rsidP="008F45D0">
      <w:pPr>
        <w:spacing w:before="240" w:after="160"/>
        <w:jc w:val="center"/>
        <w:rPr>
          <w:ins w:id="2521" w:author="Emeson Santos" w:date="2019-08-23T08:59:00Z"/>
          <w:rFonts w:eastAsia="Times New Roman" w:cs="Times New Roman"/>
          <w:b/>
          <w:bCs/>
          <w:sz w:val="20"/>
          <w:szCs w:val="20"/>
          <w:highlight w:val="white"/>
          <w:rPrChange w:id="2522" w:author="Emeson Santos" w:date="2019-08-23T10:06:00Z">
            <w:rPr>
              <w:ins w:id="2523" w:author="Emeson Santos" w:date="2019-08-23T08:59:00Z"/>
              <w:rFonts w:eastAsia="Times New Roman" w:cs="Times New Roman"/>
              <w:highlight w:val="white"/>
            </w:rPr>
          </w:rPrChange>
        </w:rPr>
      </w:pPr>
      <w:ins w:id="2524" w:author="Emeson Santos" w:date="2019-08-23T08:59:00Z">
        <w:r w:rsidRPr="00F04235">
          <w:rPr>
            <w:rFonts w:eastAsia="Times New Roman" w:cs="Times New Roman"/>
            <w:b/>
            <w:bCs/>
            <w:sz w:val="20"/>
            <w:szCs w:val="20"/>
            <w:highlight w:val="white"/>
            <w:rPrChange w:id="2525" w:author="Emeson Santos" w:date="2019-08-23T10:06:00Z">
              <w:rPr>
                <w:rFonts w:eastAsia="Times New Roman" w:cs="Times New Roman"/>
                <w:highlight w:val="white"/>
              </w:rPr>
            </w:rPrChange>
          </w:rPr>
          <w:lastRenderedPageBreak/>
          <w:t>Figura 14 - Tela de visualização do processo escolhido em html</w:t>
        </w:r>
      </w:ins>
    </w:p>
    <w:p w14:paraId="0FA21F73" w14:textId="377094F7" w:rsidR="008F45D0" w:rsidRPr="008F45D0" w:rsidRDefault="008F45D0" w:rsidP="008F45D0">
      <w:pPr>
        <w:spacing w:before="240" w:after="160"/>
        <w:jc w:val="both"/>
        <w:rPr>
          <w:ins w:id="2526" w:author="Emeson Santos" w:date="2019-08-23T08:59:00Z"/>
          <w:rFonts w:eastAsia="Times New Roman" w:cs="Times New Roman"/>
          <w:highlight w:val="white"/>
        </w:rPr>
      </w:pPr>
      <w:ins w:id="2527" w:author="Emeson Santos" w:date="2019-08-23T08:59:00Z">
        <w:r w:rsidRPr="008F45D0">
          <w:rPr>
            <w:rFonts w:eastAsia="Times New Roman" w:cs="Times New Roman"/>
            <w:highlight w:val="white"/>
          </w:rPr>
          <w:t xml:space="preserve">No </w:t>
        </w:r>
        <w:r w:rsidRPr="008F45D0">
          <w:rPr>
            <w:rFonts w:eastAsia="Times New Roman" w:cs="Times New Roman"/>
            <w:b/>
            <w:i/>
            <w:highlight w:val="white"/>
          </w:rPr>
          <w:t>passo 3</w:t>
        </w:r>
        <w:r w:rsidRPr="008F45D0">
          <w:rPr>
            <w:rFonts w:eastAsia="Times New Roman" w:cs="Times New Roman"/>
            <w:highlight w:val="white"/>
          </w:rPr>
          <w:t xml:space="preserve"> é </w:t>
        </w:r>
      </w:ins>
      <w:r w:rsidR="005C122D" w:rsidRPr="008F45D0">
        <w:rPr>
          <w:rFonts w:eastAsia="Times New Roman" w:cs="Times New Roman"/>
          <w:highlight w:val="white"/>
        </w:rPr>
        <w:t>possível fazer</w:t>
      </w:r>
      <w:ins w:id="2528" w:author="Emeson Santos" w:date="2019-08-23T08:59:00Z">
        <w:r w:rsidRPr="008F45D0">
          <w:rPr>
            <w:rFonts w:eastAsia="Times New Roman" w:cs="Times New Roman"/>
            <w:highlight w:val="white"/>
          </w:rPr>
          <w:t xml:space="preserve"> o download da modelagem do processo </w:t>
        </w:r>
      </w:ins>
      <w:r w:rsidR="005C122D" w:rsidRPr="008F45D0">
        <w:rPr>
          <w:rFonts w:eastAsia="Times New Roman" w:cs="Times New Roman"/>
          <w:highlight w:val="white"/>
        </w:rPr>
        <w:t>escolhido. BPM</w:t>
      </w:r>
      <w:ins w:id="2529" w:author="Emeson Santos" w:date="2019-08-23T08:59:00Z">
        <w:r w:rsidRPr="008F45D0">
          <w:rPr>
            <w:rFonts w:eastAsia="Times New Roman" w:cs="Times New Roman"/>
            <w:highlight w:val="white"/>
          </w:rPr>
          <w:t>, de acordo com a figura 15.</w:t>
        </w:r>
      </w:ins>
    </w:p>
    <w:p w14:paraId="599D3D0B" w14:textId="52F11939" w:rsidR="008F45D0" w:rsidRPr="008F45D0" w:rsidRDefault="003E5B13" w:rsidP="008F45D0">
      <w:pPr>
        <w:spacing w:before="240" w:after="160"/>
        <w:jc w:val="both"/>
        <w:rPr>
          <w:ins w:id="2530" w:author="Emeson Santos" w:date="2019-08-23T08:59:00Z"/>
          <w:rFonts w:eastAsia="Times New Roman" w:cs="Times New Roman"/>
          <w:highlight w:val="white"/>
        </w:rPr>
      </w:pPr>
      <w:ins w:id="2531" w:author="Emeson Santos" w:date="2019-08-23T10:39:00Z">
        <w:r>
          <w:rPr>
            <w:rFonts w:eastAsia="Times New Roman" w:cs="Times New Roman"/>
            <w:noProof/>
          </w:rPr>
          <mc:AlternateContent>
            <mc:Choice Requires="wps">
              <w:drawing>
                <wp:anchor distT="0" distB="0" distL="114300" distR="114300" simplePos="0" relativeHeight="251675648" behindDoc="0" locked="0" layoutInCell="1" allowOverlap="1" wp14:anchorId="0E22DB22" wp14:editId="40233B44">
                  <wp:simplePos x="0" y="0"/>
                  <wp:positionH relativeFrom="page">
                    <wp:posOffset>5384223</wp:posOffset>
                  </wp:positionH>
                  <wp:positionV relativeFrom="paragraph">
                    <wp:posOffset>1216660</wp:posOffset>
                  </wp:positionV>
                  <wp:extent cx="1039495" cy="457200"/>
                  <wp:effectExtent l="742950" t="19050" r="84455" b="704850"/>
                  <wp:wrapNone/>
                  <wp:docPr id="57" name="Balão de Fala: Retângulo 57"/>
                  <wp:cNvGraphicFramePr/>
                  <a:graphic xmlns:a="http://schemas.openxmlformats.org/drawingml/2006/main">
                    <a:graphicData uri="http://schemas.microsoft.com/office/word/2010/wordprocessingShape">
                      <wps:wsp>
                        <wps:cNvSpPr/>
                        <wps:spPr>
                          <a:xfrm>
                            <a:off x="0" y="0"/>
                            <a:ext cx="1039495" cy="457200"/>
                          </a:xfrm>
                          <a:prstGeom prst="wedgeRectCallout">
                            <a:avLst>
                              <a:gd name="adj1" fmla="val -116532"/>
                              <a:gd name="adj2" fmla="val 186164"/>
                            </a:avLst>
                          </a:prstGeom>
                          <a:solidFill>
                            <a:schemeClr val="bg1"/>
                          </a:solidFill>
                          <a:ln>
                            <a:solidFill>
                              <a:srgbClr val="FF0000"/>
                            </a:solidFill>
                          </a:ln>
                        </wps:spPr>
                        <wps:style>
                          <a:lnRef idx="1">
                            <a:schemeClr val="accent1"/>
                          </a:lnRef>
                          <a:fillRef idx="3">
                            <a:schemeClr val="accent1"/>
                          </a:fillRef>
                          <a:effectRef idx="2">
                            <a:schemeClr val="accent1"/>
                          </a:effectRef>
                          <a:fontRef idx="minor">
                            <a:schemeClr val="lt1"/>
                          </a:fontRef>
                        </wps:style>
                        <wps:txbx>
                          <w:txbxContent>
                            <w:p w14:paraId="249557AB" w14:textId="77777777" w:rsidR="0057522E" w:rsidRPr="006B1529" w:rsidRDefault="0057522E">
                              <w:pPr>
                                <w:jc w:val="center"/>
                                <w:rPr>
                                  <w:b/>
                                  <w:bCs/>
                                  <w:color w:val="FF0000"/>
                                  <w:rPrChange w:id="2532" w:author="Emeson Santos" w:date="2019-08-23T10:32:00Z">
                                    <w:rPr/>
                                  </w:rPrChange>
                                </w:rPr>
                                <w:pPrChange w:id="2533" w:author="Emeson Santos" w:date="2019-08-23T10:32:00Z">
                                  <w:pPr/>
                                </w:pPrChange>
                              </w:pPr>
                              <w:ins w:id="2534" w:author="Emeson Santos" w:date="2019-08-23T10:32:00Z">
                                <w:r w:rsidRPr="006B1529">
                                  <w:rPr>
                                    <w:b/>
                                    <w:bCs/>
                                    <w:color w:val="FF0000"/>
                                    <w:rPrChange w:id="2535" w:author="Emeson Santos" w:date="2019-08-23T10:32:00Z">
                                      <w:rPr/>
                                    </w:rPrChange>
                                  </w:rPr>
                                  <w:t>Clicar aqui</w:t>
                                </w:r>
                              </w:ins>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22DB22" id="Balão de Fala: Retângulo 57" o:spid="_x0000_s1044" type="#_x0000_t61" style="position:absolute;left:0;text-align:left;margin-left:423.95pt;margin-top:95.8pt;width:81.85pt;height:36pt;z-index:2516756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" adj="-14371,51011" fillcolor="white [3212]" strokecolor="red">
                  <v:shadow on="t" color="black" opacity="22937f" origin=",.5" offset="0,.63889mm"/>
                  <v:textbox>
                    <w:txbxContent>
                      <w:p w14:paraId="249557AB" w14:textId="77777777" w:rsidR="0057522E" w:rsidRPr="006B1529" w:rsidRDefault="0057522E">
                        <w:pPr>
                          <w:jc w:val="center"/>
                          <w:rPr>
                            <w:b/>
                            <w:bCs/>
                            <w:color w:val="FF0000"/>
                            <w:rPrChange w:id="2536" w:author="Emeson Santos" w:date="2019-08-23T10:32:00Z">
                              <w:rPr/>
                            </w:rPrChange>
                          </w:rPr>
                          <w:pPrChange w:id="2537" w:author="Emeson Santos" w:date="2019-08-23T10:32:00Z">
                            <w:pPr/>
                          </w:pPrChange>
                        </w:pPr>
                        <w:ins w:id="2538" w:author="Emeson Santos" w:date="2019-08-23T10:32:00Z">
                          <w:r w:rsidRPr="006B1529">
                            <w:rPr>
                              <w:b/>
                              <w:bCs/>
                              <w:color w:val="FF0000"/>
                              <w:rPrChange w:id="2539" w:author="Emeson Santos" w:date="2019-08-23T10:32:00Z">
                                <w:rPr/>
                              </w:rPrChange>
                            </w:rPr>
                            <w:t>Clicar aqui</w:t>
                          </w:r>
                        </w:ins>
                      </w:p>
                    </w:txbxContent>
                  </v:textbox>
                  <w10:wrap anchorx="page"/>
                </v:shape>
              </w:pict>
            </mc:Fallback>
          </mc:AlternateContent>
        </w:r>
        <w:r>
          <w:rPr>
            <w:rFonts w:eastAsia="Times New Roman" w:cs="Times New Roman"/>
            <w:noProof/>
          </w:rPr>
          <mc:AlternateContent>
            <mc:Choice Requires="wps">
              <w:drawing>
                <wp:anchor distT="0" distB="0" distL="114300" distR="114300" simplePos="0" relativeHeight="251676672" behindDoc="0" locked="0" layoutInCell="1" allowOverlap="1" wp14:anchorId="04EC16FE" wp14:editId="158C06C8">
                  <wp:simplePos x="0" y="0"/>
                  <wp:positionH relativeFrom="column">
                    <wp:posOffset>3326592</wp:posOffset>
                  </wp:positionH>
                  <wp:positionV relativeFrom="paragraph">
                    <wp:posOffset>2288309</wp:posOffset>
                  </wp:positionV>
                  <wp:extent cx="267630" cy="156117"/>
                  <wp:effectExtent l="57150" t="19050" r="75565" b="92075"/>
                  <wp:wrapNone/>
                  <wp:docPr id="58" name="Retângulo 58"/>
                  <wp:cNvGraphicFramePr/>
                  <a:graphic xmlns:a="http://schemas.openxmlformats.org/drawingml/2006/main">
                    <a:graphicData uri="http://schemas.microsoft.com/office/word/2010/wordprocessingShape">
                      <wps:wsp>
                        <wps:cNvSpPr/>
                        <wps:spPr>
                          <a:xfrm>
                            <a:off x="0" y="0"/>
                            <a:ext cx="267630" cy="156117"/>
                          </a:xfrm>
                          <a:prstGeom prst="rect">
                            <a:avLst/>
                          </a:prstGeom>
                          <a:noFill/>
                          <a:ln w="1905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9A836EA" id="Retângulo 58" o:spid="_x0000_s1026" style="position:absolute;margin-left:261.95pt;margin-top:180.2pt;width:21.05pt;height:12.3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" filled="f" strokecolor="red" strokeweight="1.5pt">
                  <v:shadow on="t" color="black" opacity="22937f" origin=",.5" offset="0,.63889mm"/>
                </v:rect>
              </w:pict>
            </mc:Fallback>
          </mc:AlternateContent>
        </w:r>
      </w:ins>
      <w:ins w:id="2540" w:author="Emeson Santos" w:date="2019-08-23T10:40:00Z">
        <w:r w:rsidR="006A2BA5">
          <w:rPr>
            <w:rFonts w:eastAsia="Times New Roman" w:cs="Times New Roman"/>
            <w:noProof/>
          </w:rPr>
          <mc:AlternateContent>
            <mc:Choice Requires="wps">
              <w:drawing>
                <wp:anchor distT="0" distB="0" distL="114300" distR="114300" simplePos="0" relativeHeight="251677696" behindDoc="0" locked="0" layoutInCell="1" allowOverlap="1" wp14:anchorId="36345B2F" wp14:editId="066170B5">
                  <wp:simplePos x="0" y="0"/>
                  <wp:positionH relativeFrom="column">
                    <wp:posOffset>279694</wp:posOffset>
                  </wp:positionH>
                  <wp:positionV relativeFrom="paragraph">
                    <wp:posOffset>1779115</wp:posOffset>
                  </wp:positionV>
                  <wp:extent cx="327102" cy="572429"/>
                  <wp:effectExtent l="57150" t="19050" r="15875" b="94615"/>
                  <wp:wrapNone/>
                  <wp:docPr id="59" name="Seta: para Baixo 59"/>
                  <wp:cNvGraphicFramePr/>
                  <a:graphic xmlns:a="http://schemas.openxmlformats.org/drawingml/2006/main">
                    <a:graphicData uri="http://schemas.microsoft.com/office/word/2010/wordprocessingShape">
                      <wps:wsp>
                        <wps:cNvSpPr/>
                        <wps:spPr>
                          <a:xfrm>
                            <a:off x="0" y="0"/>
                            <a:ext cx="327102" cy="572429"/>
                          </a:xfrm>
                          <a:prstGeom prst="downArrow">
                            <a:avLst/>
                          </a:prstGeom>
                          <a:solidFill>
                            <a:srgbClr val="FF0000"/>
                          </a:solid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C9C4F6D" id="Seta: para Baixo 59" o:spid="_x0000_s1026" type="#_x0000_t67" style="position:absolute;margin-left:22pt;margin-top:140.1pt;width:25.75pt;height:45.05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" adj="15429" fillcolor="red" strokecolor="red">
                  <v:shadow on="t" color="black" opacity="22937f" origin=",.5" offset="0,.63889mm"/>
                </v:shape>
              </w:pict>
            </mc:Fallback>
          </mc:AlternateContent>
        </w:r>
      </w:ins>
      <w:ins w:id="2541" w:author="Emeson Santos" w:date="2019-08-23T08:59:00Z">
        <w:r w:rsidR="008F45D0" w:rsidRPr="005C122D">
          <w:rPr>
            <w:rFonts w:eastAsia="Times New Roman" w:cs="Times New Roman"/>
            <w:noProof/>
            <w:highlight w:val="white"/>
          </w:rPr>
          <w:drawing>
            <wp:inline distT="114300" distB="114300" distL="114300" distR="114300" wp14:anchorId="12DAD20E" wp14:editId="6FB91F2D">
              <wp:extent cx="5734050" cy="2628900"/>
              <wp:effectExtent l="0" t="0" r="0" b="0"/>
              <wp:docPr id="1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6"/>
                      <a:srcRect/>
                      <a:stretch>
                        <a:fillRect/>
                      </a:stretch>
                    </pic:blipFill>
                    <pic:spPr>
                      <a:xfrm>
                        <a:off x="0" y="0"/>
                        <a:ext cx="5734050" cy="2628900"/>
                      </a:xfrm>
                      <a:prstGeom prst="rect">
                        <a:avLst/>
                      </a:prstGeom>
                      <a:ln/>
                    </pic:spPr>
                  </pic:pic>
                </a:graphicData>
              </a:graphic>
            </wp:inline>
          </w:drawing>
        </w:r>
      </w:ins>
    </w:p>
    <w:p w14:paraId="003BA6AB" w14:textId="74236ACB" w:rsidR="008F45D0" w:rsidRPr="00F04235" w:rsidRDefault="008F45D0" w:rsidP="008F45D0">
      <w:pPr>
        <w:spacing w:before="240" w:after="160"/>
        <w:jc w:val="center"/>
        <w:rPr>
          <w:ins w:id="2542" w:author="Emeson Santos" w:date="2019-08-23T08:59:00Z"/>
          <w:rFonts w:eastAsia="Times New Roman" w:cs="Times New Roman"/>
          <w:b/>
          <w:bCs/>
          <w:sz w:val="20"/>
          <w:szCs w:val="20"/>
          <w:highlight w:val="white"/>
          <w:rPrChange w:id="2543" w:author="Emeson Santos" w:date="2019-08-23T10:06:00Z">
            <w:rPr>
              <w:ins w:id="2544" w:author="Emeson Santos" w:date="2019-08-23T08:59:00Z"/>
              <w:rFonts w:eastAsia="Times New Roman" w:cs="Times New Roman"/>
              <w:highlight w:val="white"/>
            </w:rPr>
          </w:rPrChange>
        </w:rPr>
      </w:pPr>
      <w:ins w:id="2545" w:author="Emeson Santos" w:date="2019-08-23T08:59:00Z">
        <w:r w:rsidRPr="00F04235">
          <w:rPr>
            <w:rFonts w:eastAsia="Times New Roman" w:cs="Times New Roman"/>
            <w:b/>
            <w:bCs/>
            <w:sz w:val="20"/>
            <w:szCs w:val="20"/>
            <w:highlight w:val="white"/>
            <w:rPrChange w:id="2546" w:author="Emeson Santos" w:date="2019-08-23T10:06:00Z">
              <w:rPr>
                <w:rFonts w:eastAsia="Times New Roman" w:cs="Times New Roman"/>
                <w:highlight w:val="white"/>
              </w:rPr>
            </w:rPrChange>
          </w:rPr>
          <w:t xml:space="preserve">Figura 15 - Download do processo </w:t>
        </w:r>
      </w:ins>
      <w:r w:rsidR="005C122D" w:rsidRPr="005C122D">
        <w:rPr>
          <w:rFonts w:eastAsia="Times New Roman" w:cs="Times New Roman"/>
          <w:b/>
          <w:bCs/>
          <w:sz w:val="20"/>
          <w:szCs w:val="20"/>
          <w:highlight w:val="white"/>
        </w:rPr>
        <w:t>escolhido. BPM</w:t>
      </w:r>
      <w:ins w:id="2547" w:author="Emeson Santos" w:date="2019-08-23T08:59:00Z">
        <w:r w:rsidRPr="00F04235">
          <w:rPr>
            <w:rFonts w:eastAsia="Times New Roman" w:cs="Times New Roman"/>
            <w:b/>
            <w:bCs/>
            <w:sz w:val="20"/>
            <w:szCs w:val="20"/>
            <w:highlight w:val="white"/>
            <w:rPrChange w:id="2548" w:author="Emeson Santos" w:date="2019-08-23T10:06:00Z">
              <w:rPr>
                <w:rFonts w:eastAsia="Times New Roman" w:cs="Times New Roman"/>
                <w:highlight w:val="white"/>
              </w:rPr>
            </w:rPrChange>
          </w:rPr>
          <w:t xml:space="preserve"> </w:t>
        </w:r>
      </w:ins>
    </w:p>
    <w:p w14:paraId="0B758F2B" w14:textId="77777777" w:rsidR="008F45D0" w:rsidRPr="008F45D0" w:rsidRDefault="008F45D0" w:rsidP="008F45D0">
      <w:pPr>
        <w:spacing w:before="240" w:after="160"/>
        <w:jc w:val="both"/>
        <w:rPr>
          <w:ins w:id="2549" w:author="Emeson Santos" w:date="2019-08-23T08:59:00Z"/>
          <w:rFonts w:eastAsia="Times New Roman" w:cs="Times New Roman"/>
          <w:highlight w:val="white"/>
        </w:rPr>
      </w:pPr>
      <w:ins w:id="2550" w:author="Emeson Santos" w:date="2019-08-23T08:59:00Z">
        <w:r w:rsidRPr="008F45D0">
          <w:rPr>
            <w:rFonts w:eastAsia="Times New Roman" w:cs="Times New Roman"/>
            <w:highlight w:val="white"/>
          </w:rPr>
          <w:t>Ao selecionar a modelagem escolhida na coluna BPM automaticamente será baixado o arquivo podendo ser manipulado.</w:t>
        </w:r>
      </w:ins>
    </w:p>
    <w:p w14:paraId="38021C12" w14:textId="77777777" w:rsidR="008F45D0" w:rsidRPr="008F45D0" w:rsidRDefault="008F45D0" w:rsidP="008F45D0">
      <w:pPr>
        <w:spacing w:before="240" w:after="160"/>
        <w:jc w:val="both"/>
        <w:rPr>
          <w:ins w:id="2551" w:author="Emeson Santos" w:date="2019-08-23T08:59:00Z"/>
          <w:rFonts w:eastAsia="Times New Roman" w:cs="Times New Roman"/>
          <w:highlight w:val="white"/>
        </w:rPr>
      </w:pPr>
      <w:ins w:id="2552" w:author="Emeson Santos" w:date="2019-08-23T08:59:00Z">
        <w:r w:rsidRPr="008F45D0">
          <w:rPr>
            <w:rFonts w:eastAsia="Times New Roman" w:cs="Times New Roman"/>
            <w:highlight w:val="white"/>
          </w:rPr>
          <w:t>O passo 4 é apresentado a coluna de manuais, conforme a figura 16.</w:t>
        </w:r>
      </w:ins>
    </w:p>
    <w:p w14:paraId="43FBB047" w14:textId="3EEB82B4" w:rsidR="008F45D0" w:rsidRPr="008F45D0" w:rsidRDefault="006A2BA5" w:rsidP="008F45D0">
      <w:pPr>
        <w:spacing w:before="240" w:after="160"/>
        <w:jc w:val="both"/>
        <w:rPr>
          <w:ins w:id="2553" w:author="Emeson Santos" w:date="2019-08-23T08:59:00Z"/>
          <w:rFonts w:eastAsia="Times New Roman" w:cs="Times New Roman"/>
          <w:highlight w:val="white"/>
        </w:rPr>
      </w:pPr>
      <w:ins w:id="2554" w:author="Emeson Santos" w:date="2019-08-23T10:42:00Z">
        <w:r>
          <w:rPr>
            <w:rFonts w:eastAsia="Times New Roman" w:cs="Times New Roman"/>
            <w:noProof/>
          </w:rPr>
          <mc:AlternateContent>
            <mc:Choice Requires="wps">
              <w:drawing>
                <wp:anchor distT="0" distB="0" distL="114300" distR="114300" simplePos="0" relativeHeight="251680768" behindDoc="0" locked="0" layoutInCell="1" allowOverlap="1" wp14:anchorId="6C01F639" wp14:editId="17A5CC74">
                  <wp:simplePos x="0" y="0"/>
                  <wp:positionH relativeFrom="page">
                    <wp:posOffset>5468744</wp:posOffset>
                  </wp:positionH>
                  <wp:positionV relativeFrom="paragraph">
                    <wp:posOffset>1228973</wp:posOffset>
                  </wp:positionV>
                  <wp:extent cx="1039495" cy="457200"/>
                  <wp:effectExtent l="457200" t="19050" r="84455" b="742950"/>
                  <wp:wrapNone/>
                  <wp:docPr id="61" name="Balão de Fala: Retângulo 61"/>
                  <wp:cNvGraphicFramePr/>
                  <a:graphic xmlns:a="http://schemas.openxmlformats.org/drawingml/2006/main">
                    <a:graphicData uri="http://schemas.microsoft.com/office/word/2010/wordprocessingShape">
                      <wps:wsp>
                        <wps:cNvSpPr/>
                        <wps:spPr>
                          <a:xfrm>
                            <a:off x="0" y="0"/>
                            <a:ext cx="1039495" cy="457200"/>
                          </a:xfrm>
                          <a:prstGeom prst="wedgeRectCallout">
                            <a:avLst>
                              <a:gd name="adj1" fmla="val -90819"/>
                              <a:gd name="adj2" fmla="val 191449"/>
                            </a:avLst>
                          </a:prstGeom>
                          <a:solidFill>
                            <a:schemeClr val="bg1"/>
                          </a:solidFill>
                          <a:ln>
                            <a:solidFill>
                              <a:srgbClr val="FF0000"/>
                            </a:solidFill>
                          </a:ln>
                        </wps:spPr>
                        <wps:style>
                          <a:lnRef idx="1">
                            <a:schemeClr val="accent1"/>
                          </a:lnRef>
                          <a:fillRef idx="3">
                            <a:schemeClr val="accent1"/>
                          </a:fillRef>
                          <a:effectRef idx="2">
                            <a:schemeClr val="accent1"/>
                          </a:effectRef>
                          <a:fontRef idx="minor">
                            <a:schemeClr val="lt1"/>
                          </a:fontRef>
                        </wps:style>
                        <wps:txbx>
                          <w:txbxContent>
                            <w:p w14:paraId="7BBBB210" w14:textId="77777777" w:rsidR="0057522E" w:rsidRPr="006B1529" w:rsidRDefault="0057522E">
                              <w:pPr>
                                <w:jc w:val="center"/>
                                <w:rPr>
                                  <w:b/>
                                  <w:bCs/>
                                  <w:color w:val="FF0000"/>
                                  <w:rPrChange w:id="2555" w:author="Emeson Santos" w:date="2019-08-23T10:32:00Z">
                                    <w:rPr/>
                                  </w:rPrChange>
                                </w:rPr>
                                <w:pPrChange w:id="2556" w:author="Emeson Santos" w:date="2019-08-23T10:32:00Z">
                                  <w:pPr/>
                                </w:pPrChange>
                              </w:pPr>
                              <w:ins w:id="2557" w:author="Emeson Santos" w:date="2019-08-23T10:32:00Z">
                                <w:r w:rsidRPr="006B1529">
                                  <w:rPr>
                                    <w:b/>
                                    <w:bCs/>
                                    <w:color w:val="FF0000"/>
                                    <w:rPrChange w:id="2558" w:author="Emeson Santos" w:date="2019-08-23T10:32:00Z">
                                      <w:rPr/>
                                    </w:rPrChange>
                                  </w:rPr>
                                  <w:t>Clicar aqui</w:t>
                                </w:r>
                              </w:ins>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01F639" id="Balão de Fala: Retângulo 61" o:spid="_x0000_s1045" type="#_x0000_t61" style="position:absolute;left:0;text-align:left;margin-left:430.6pt;margin-top:96.75pt;width:81.85pt;height:36pt;z-index:2516807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" adj="-8817,52153" fillcolor="white [3212]" strokecolor="red">
                  <v:shadow on="t" color="black" opacity="22937f" origin=",.5" offset="0,.63889mm"/>
                  <v:textbox>
                    <w:txbxContent>
                      <w:p w14:paraId="7BBBB210" w14:textId="77777777" w:rsidR="0057522E" w:rsidRPr="006B1529" w:rsidRDefault="0057522E">
                        <w:pPr>
                          <w:jc w:val="center"/>
                          <w:rPr>
                            <w:b/>
                            <w:bCs/>
                            <w:color w:val="FF0000"/>
                            <w:rPrChange w:id="2559" w:author="Emeson Santos" w:date="2019-08-23T10:32:00Z">
                              <w:rPr/>
                            </w:rPrChange>
                          </w:rPr>
                          <w:pPrChange w:id="2560" w:author="Emeson Santos" w:date="2019-08-23T10:32:00Z">
                            <w:pPr/>
                          </w:pPrChange>
                        </w:pPr>
                        <w:ins w:id="2561" w:author="Emeson Santos" w:date="2019-08-23T10:32:00Z">
                          <w:r w:rsidRPr="006B1529">
                            <w:rPr>
                              <w:b/>
                              <w:bCs/>
                              <w:color w:val="FF0000"/>
                              <w:rPrChange w:id="2562" w:author="Emeson Santos" w:date="2019-08-23T10:32:00Z">
                                <w:rPr/>
                              </w:rPrChange>
                            </w:rPr>
                            <w:t>Clicar aqui</w:t>
                          </w:r>
                        </w:ins>
                      </w:p>
                    </w:txbxContent>
                  </v:textbox>
                  <w10:wrap anchorx="page"/>
                </v:shape>
              </w:pict>
            </mc:Fallback>
          </mc:AlternateContent>
        </w:r>
      </w:ins>
      <w:ins w:id="2563" w:author="Emeson Santos" w:date="2019-08-23T10:41:00Z">
        <w:r>
          <w:rPr>
            <w:rFonts w:eastAsia="Times New Roman" w:cs="Times New Roman"/>
            <w:noProof/>
          </w:rPr>
          <mc:AlternateContent>
            <mc:Choice Requires="wps">
              <w:drawing>
                <wp:anchor distT="0" distB="0" distL="114300" distR="114300" simplePos="0" relativeHeight="251678720" behindDoc="0" locked="0" layoutInCell="1" allowOverlap="1" wp14:anchorId="61FF4ED1" wp14:editId="7CC0F21C">
                  <wp:simplePos x="0" y="0"/>
                  <wp:positionH relativeFrom="column">
                    <wp:posOffset>3625680</wp:posOffset>
                  </wp:positionH>
                  <wp:positionV relativeFrom="paragraph">
                    <wp:posOffset>2314823</wp:posOffset>
                  </wp:positionV>
                  <wp:extent cx="341970" cy="163551"/>
                  <wp:effectExtent l="57150" t="19050" r="77470" b="103505"/>
                  <wp:wrapNone/>
                  <wp:docPr id="60" name="Retângulo 60"/>
                  <wp:cNvGraphicFramePr/>
                  <a:graphic xmlns:a="http://schemas.openxmlformats.org/drawingml/2006/main">
                    <a:graphicData uri="http://schemas.microsoft.com/office/word/2010/wordprocessingShape">
                      <wps:wsp>
                        <wps:cNvSpPr/>
                        <wps:spPr>
                          <a:xfrm>
                            <a:off x="0" y="0"/>
                            <a:ext cx="341970" cy="163551"/>
                          </a:xfrm>
                          <a:prstGeom prst="rect">
                            <a:avLst/>
                          </a:prstGeom>
                          <a:noFill/>
                          <a:ln w="1905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9AC1E55" id="Retângulo 60" o:spid="_x0000_s1026" style="position:absolute;margin-left:285.5pt;margin-top:182.25pt;width:26.95pt;height:12.9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" filled="f" strokecolor="red" strokeweight="1.5pt">
                  <v:shadow on="t" color="black" opacity="22937f" origin=",.5" offset="0,.63889mm"/>
                </v:rect>
              </w:pict>
            </mc:Fallback>
          </mc:AlternateContent>
        </w:r>
      </w:ins>
      <w:ins w:id="2564" w:author="Emeson Santos" w:date="2019-08-23T08:59:00Z">
        <w:r w:rsidR="008F45D0" w:rsidRPr="005C122D">
          <w:rPr>
            <w:rFonts w:eastAsia="Times New Roman" w:cs="Times New Roman"/>
            <w:noProof/>
            <w:highlight w:val="white"/>
          </w:rPr>
          <w:drawing>
            <wp:inline distT="114300" distB="114300" distL="114300" distR="114300" wp14:anchorId="2BEDF51D" wp14:editId="62E12570">
              <wp:extent cx="5734050" cy="2603500"/>
              <wp:effectExtent l="0" t="0" r="0" b="0"/>
              <wp:docPr id="4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7"/>
                      <a:srcRect/>
                      <a:stretch>
                        <a:fillRect/>
                      </a:stretch>
                    </pic:blipFill>
                    <pic:spPr>
                      <a:xfrm>
                        <a:off x="0" y="0"/>
                        <a:ext cx="5734050" cy="2603500"/>
                      </a:xfrm>
                      <a:prstGeom prst="rect">
                        <a:avLst/>
                      </a:prstGeom>
                      <a:ln/>
                    </pic:spPr>
                  </pic:pic>
                </a:graphicData>
              </a:graphic>
            </wp:inline>
          </w:drawing>
        </w:r>
      </w:ins>
    </w:p>
    <w:p w14:paraId="29A664DE" w14:textId="77777777" w:rsidR="008F45D0" w:rsidRPr="00F04235" w:rsidRDefault="008F45D0" w:rsidP="008F45D0">
      <w:pPr>
        <w:spacing w:before="240" w:after="160"/>
        <w:jc w:val="center"/>
        <w:rPr>
          <w:ins w:id="2565" w:author="Emeson Santos" w:date="2019-08-23T08:59:00Z"/>
          <w:rFonts w:eastAsia="Times New Roman" w:cs="Times New Roman"/>
          <w:b/>
          <w:bCs/>
          <w:sz w:val="20"/>
          <w:szCs w:val="20"/>
          <w:highlight w:val="white"/>
          <w:rPrChange w:id="2566" w:author="Emeson Santos" w:date="2019-08-23T10:06:00Z">
            <w:rPr>
              <w:ins w:id="2567" w:author="Emeson Santos" w:date="2019-08-23T08:59:00Z"/>
              <w:rFonts w:eastAsia="Times New Roman" w:cs="Times New Roman"/>
              <w:highlight w:val="white"/>
            </w:rPr>
          </w:rPrChange>
        </w:rPr>
      </w:pPr>
      <w:ins w:id="2568" w:author="Emeson Santos" w:date="2019-08-23T08:59:00Z">
        <w:r w:rsidRPr="00F04235">
          <w:rPr>
            <w:rFonts w:eastAsia="Times New Roman" w:cs="Times New Roman"/>
            <w:b/>
            <w:bCs/>
            <w:sz w:val="20"/>
            <w:szCs w:val="20"/>
            <w:highlight w:val="white"/>
            <w:rPrChange w:id="2569" w:author="Emeson Santos" w:date="2019-08-23T10:06:00Z">
              <w:rPr>
                <w:rFonts w:eastAsia="Times New Roman" w:cs="Times New Roman"/>
                <w:highlight w:val="white"/>
              </w:rPr>
            </w:rPrChange>
          </w:rPr>
          <w:t xml:space="preserve">Figura 16 - Visualização do manual do processo escolhido </w:t>
        </w:r>
      </w:ins>
    </w:p>
    <w:p w14:paraId="6F7860A7" w14:textId="77777777" w:rsidR="008F45D0" w:rsidRPr="008F45D0" w:rsidRDefault="008F45D0" w:rsidP="008F45D0">
      <w:pPr>
        <w:spacing w:before="240" w:after="160"/>
        <w:jc w:val="both"/>
        <w:rPr>
          <w:ins w:id="2570" w:author="Emeson Santos" w:date="2019-08-23T08:59:00Z"/>
          <w:rFonts w:eastAsia="Times New Roman" w:cs="Times New Roman"/>
          <w:highlight w:val="white"/>
        </w:rPr>
      </w:pPr>
      <w:ins w:id="2571" w:author="Emeson Santos" w:date="2019-08-23T08:59:00Z">
        <w:r w:rsidRPr="008F45D0">
          <w:rPr>
            <w:rFonts w:eastAsia="Times New Roman" w:cs="Times New Roman"/>
            <w:highlight w:val="white"/>
          </w:rPr>
          <w:lastRenderedPageBreak/>
          <w:t xml:space="preserve">Neste passo é apresentado uma coluna de manuais dos processos modelados, servindo para visualizar um detalhamento dos processos. Ao selecionar o ícone do manual será direcionado para uma nova janela com o manual detalhado do processo, conforme a figura 17. </w:t>
        </w:r>
      </w:ins>
    </w:p>
    <w:p w14:paraId="7820D5DC" w14:textId="64F1E6CC" w:rsidR="008F45D0" w:rsidRPr="008F45D0" w:rsidRDefault="008F45D0" w:rsidP="008F45D0">
      <w:pPr>
        <w:spacing w:before="240" w:after="160"/>
        <w:jc w:val="both"/>
        <w:rPr>
          <w:ins w:id="2572" w:author="Emeson Santos" w:date="2019-08-23T08:59:00Z"/>
          <w:rFonts w:eastAsia="Times New Roman" w:cs="Times New Roman"/>
          <w:highlight w:val="white"/>
        </w:rPr>
      </w:pPr>
      <w:ins w:id="2573" w:author="Emeson Santos" w:date="2019-08-23T08:59:00Z">
        <w:r w:rsidRPr="008F45D0">
          <w:rPr>
            <w:rFonts w:eastAsia="Times New Roman" w:cs="Times New Roman"/>
            <w:highlight w:val="white"/>
          </w:rPr>
          <w:t>No caso do processo de quebra de requisito aparecerá a sua resolução n° 21/2013/CONEPE como um paliativo de manual para ser refinado depois.</w:t>
        </w:r>
      </w:ins>
    </w:p>
    <w:p w14:paraId="1EB9480B" w14:textId="77777777" w:rsidR="008F45D0" w:rsidRPr="008F45D0" w:rsidRDefault="008F45D0" w:rsidP="008F45D0">
      <w:pPr>
        <w:spacing w:before="240" w:after="160"/>
        <w:jc w:val="both"/>
        <w:rPr>
          <w:ins w:id="2574" w:author="Emeson Santos" w:date="2019-08-23T08:59:00Z"/>
          <w:rFonts w:eastAsia="Times New Roman" w:cs="Times New Roman"/>
          <w:highlight w:val="white"/>
        </w:rPr>
      </w:pPr>
      <w:ins w:id="2575" w:author="Emeson Santos" w:date="2019-08-23T08:59:00Z">
        <w:r w:rsidRPr="005C122D">
          <w:rPr>
            <w:rFonts w:eastAsia="Times New Roman" w:cs="Times New Roman"/>
            <w:noProof/>
            <w:highlight w:val="white"/>
          </w:rPr>
          <w:drawing>
            <wp:inline distT="114300" distB="114300" distL="114300" distR="114300" wp14:anchorId="72661399" wp14:editId="510AD396">
              <wp:extent cx="5734050" cy="3060700"/>
              <wp:effectExtent l="0" t="0" r="0" b="0"/>
              <wp:docPr id="49"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8"/>
                      <a:srcRect/>
                      <a:stretch>
                        <a:fillRect/>
                      </a:stretch>
                    </pic:blipFill>
                    <pic:spPr>
                      <a:xfrm>
                        <a:off x="0" y="0"/>
                        <a:ext cx="5734050" cy="3060700"/>
                      </a:xfrm>
                      <a:prstGeom prst="rect">
                        <a:avLst/>
                      </a:prstGeom>
                      <a:ln/>
                    </pic:spPr>
                  </pic:pic>
                </a:graphicData>
              </a:graphic>
            </wp:inline>
          </w:drawing>
        </w:r>
      </w:ins>
    </w:p>
    <w:p w14:paraId="450D8FDC" w14:textId="77777777" w:rsidR="008F45D0" w:rsidRPr="00F04235" w:rsidRDefault="008F45D0" w:rsidP="008F45D0">
      <w:pPr>
        <w:spacing w:before="240" w:after="160"/>
        <w:jc w:val="center"/>
        <w:rPr>
          <w:ins w:id="2576" w:author="Emeson Santos" w:date="2019-08-23T08:59:00Z"/>
          <w:rFonts w:eastAsia="Times New Roman" w:cs="Times New Roman"/>
          <w:b/>
          <w:bCs/>
          <w:sz w:val="20"/>
          <w:szCs w:val="20"/>
          <w:highlight w:val="white"/>
          <w:rPrChange w:id="2577" w:author="Emeson Santos" w:date="2019-08-23T10:07:00Z">
            <w:rPr>
              <w:ins w:id="2578" w:author="Emeson Santos" w:date="2019-08-23T08:59:00Z"/>
              <w:rFonts w:eastAsia="Times New Roman" w:cs="Times New Roman"/>
              <w:highlight w:val="white"/>
            </w:rPr>
          </w:rPrChange>
        </w:rPr>
      </w:pPr>
      <w:ins w:id="2579" w:author="Emeson Santos" w:date="2019-08-23T08:59:00Z">
        <w:r w:rsidRPr="00F04235">
          <w:rPr>
            <w:rFonts w:eastAsia="Times New Roman" w:cs="Times New Roman"/>
            <w:b/>
            <w:bCs/>
            <w:sz w:val="20"/>
            <w:szCs w:val="20"/>
            <w:highlight w:val="white"/>
            <w:rPrChange w:id="2580" w:author="Emeson Santos" w:date="2019-08-23T10:07:00Z">
              <w:rPr>
                <w:rFonts w:eastAsia="Times New Roman" w:cs="Times New Roman"/>
                <w:highlight w:val="white"/>
              </w:rPr>
            </w:rPrChange>
          </w:rPr>
          <w:t>Figura 17 - Janela de manual do processo escolhido que neste caso é a resolução n° 21/2013/CONEPE</w:t>
        </w:r>
      </w:ins>
    </w:p>
    <w:p w14:paraId="3454B7CD" w14:textId="77777777" w:rsidR="008F45D0" w:rsidRPr="008F45D0" w:rsidRDefault="008F45D0" w:rsidP="008F45D0">
      <w:pPr>
        <w:spacing w:before="240" w:after="160"/>
        <w:ind w:firstLine="720"/>
        <w:jc w:val="both"/>
        <w:rPr>
          <w:ins w:id="2581" w:author="Emeson Santos" w:date="2019-08-23T08:59:00Z"/>
          <w:rFonts w:eastAsia="Times New Roman" w:cs="Times New Roman"/>
          <w:highlight w:val="white"/>
        </w:rPr>
      </w:pPr>
      <w:ins w:id="2582" w:author="Emeson Santos" w:date="2019-08-23T08:59:00Z">
        <w:r w:rsidRPr="008F45D0">
          <w:rPr>
            <w:rFonts w:eastAsia="Times New Roman" w:cs="Times New Roman"/>
            <w:highlight w:val="white"/>
          </w:rPr>
          <w:t xml:space="preserve">E essa foi uma visão geral da plataforma criada para este projeto que apresenta uma forma amigável, que permite navegar de forma fácil e rápido aumentando assim a produtividade dos trabalhos.    </w:t>
        </w:r>
      </w:ins>
    </w:p>
    <w:p w14:paraId="311BF4E3" w14:textId="54CEC785" w:rsidR="008F45D0" w:rsidRPr="006A2BA5" w:rsidRDefault="008F45D0">
      <w:pPr>
        <w:pStyle w:val="Ttulo1"/>
        <w:rPr>
          <w:ins w:id="2583" w:author="Emeson Santos" w:date="2019-08-23T08:59:00Z"/>
          <w:b/>
          <w:bCs/>
          <w:sz w:val="32"/>
          <w:szCs w:val="32"/>
          <w:rPrChange w:id="2584" w:author="Emeson Santos" w:date="2019-08-23T10:43:00Z">
            <w:rPr>
              <w:ins w:id="2585" w:author="Emeson Santos" w:date="2019-08-23T08:59:00Z"/>
              <w:rFonts w:eastAsia="Times New Roman" w:cs="Times New Roman"/>
              <w:b/>
              <w:sz w:val="32"/>
              <w:szCs w:val="32"/>
            </w:rPr>
          </w:rPrChange>
        </w:rPr>
        <w:pPrChange w:id="2586" w:author="Emeson Santos" w:date="2019-08-23T09:19:00Z">
          <w:pPr>
            <w:pStyle w:val="Ttulo"/>
            <w:spacing w:before="240" w:after="160" w:line="240" w:lineRule="auto"/>
            <w:jc w:val="both"/>
          </w:pPr>
        </w:pPrChange>
      </w:pPr>
      <w:bookmarkStart w:id="2587" w:name="_vozxfri784u5" w:colFirst="0" w:colLast="0"/>
      <w:bookmarkStart w:id="2588" w:name="_Toc17446467"/>
      <w:bookmarkEnd w:id="2587"/>
      <w:ins w:id="2589" w:author="Emeson Santos" w:date="2019-08-23T08:59:00Z">
        <w:r w:rsidRPr="006A2BA5">
          <w:rPr>
            <w:b/>
            <w:bCs/>
            <w:sz w:val="32"/>
            <w:szCs w:val="32"/>
            <w:rPrChange w:id="2590" w:author="Emeson Santos" w:date="2019-08-23T10:43:00Z">
              <w:rPr>
                <w:rFonts w:eastAsia="Times New Roman" w:cs="Times New Roman"/>
                <w:b/>
                <w:sz w:val="32"/>
                <w:szCs w:val="32"/>
              </w:rPr>
            </w:rPrChange>
          </w:rPr>
          <w:t>CAPÍTULO 4</w:t>
        </w:r>
        <w:bookmarkEnd w:id="2588"/>
      </w:ins>
    </w:p>
    <w:p w14:paraId="188E71E6" w14:textId="5262D5F9" w:rsidR="008F45D0" w:rsidRPr="006A2BA5" w:rsidRDefault="008F45D0">
      <w:pPr>
        <w:pStyle w:val="Ttulo1"/>
        <w:rPr>
          <w:ins w:id="2591" w:author="Emeson Santos" w:date="2019-08-23T08:59:00Z"/>
          <w:b/>
          <w:bCs/>
          <w:sz w:val="28"/>
          <w:szCs w:val="28"/>
          <w:rPrChange w:id="2592" w:author="Emeson Santos" w:date="2019-08-23T10:43:00Z">
            <w:rPr>
              <w:ins w:id="2593" w:author="Emeson Santos" w:date="2019-08-23T08:59:00Z"/>
              <w:rFonts w:eastAsia="Times New Roman" w:cs="Times New Roman"/>
              <w:b/>
              <w:sz w:val="32"/>
              <w:szCs w:val="32"/>
            </w:rPr>
          </w:rPrChange>
        </w:rPr>
        <w:pPrChange w:id="2594" w:author="Emeson Santos" w:date="2019-08-23T09:29:00Z">
          <w:pPr>
            <w:pStyle w:val="Ttulo1"/>
            <w:spacing w:before="240" w:after="160" w:line="240" w:lineRule="auto"/>
            <w:jc w:val="both"/>
          </w:pPr>
        </w:pPrChange>
      </w:pPr>
      <w:bookmarkStart w:id="2595" w:name="_awfgqhufb81c" w:colFirst="0" w:colLast="0"/>
      <w:bookmarkStart w:id="2596" w:name="_Toc17446468"/>
      <w:bookmarkEnd w:id="2595"/>
      <w:ins w:id="2597" w:author="Emeson Santos" w:date="2019-08-23T08:59:00Z">
        <w:r w:rsidRPr="006A2BA5">
          <w:rPr>
            <w:b/>
            <w:bCs/>
            <w:sz w:val="28"/>
            <w:szCs w:val="28"/>
            <w:rPrChange w:id="2598" w:author="Emeson Santos" w:date="2019-08-23T10:43:00Z">
              <w:rPr>
                <w:rFonts w:eastAsia="Times New Roman" w:cs="Times New Roman"/>
                <w:b/>
                <w:sz w:val="32"/>
                <w:szCs w:val="32"/>
              </w:rPr>
            </w:rPrChange>
          </w:rPr>
          <w:t>TRABALHOS EM ANDAMENTOS</w:t>
        </w:r>
        <w:bookmarkEnd w:id="2596"/>
      </w:ins>
    </w:p>
    <w:p w14:paraId="2BB43855" w14:textId="77777777" w:rsidR="008F45D0" w:rsidRPr="008F45D0" w:rsidRDefault="008F45D0" w:rsidP="008F45D0">
      <w:pPr>
        <w:spacing w:after="160" w:line="256" w:lineRule="auto"/>
        <w:ind w:firstLine="720"/>
        <w:jc w:val="both"/>
        <w:rPr>
          <w:ins w:id="2599" w:author="Emeson Santos" w:date="2019-08-23T08:59:00Z"/>
          <w:rFonts w:eastAsia="Times New Roman" w:cs="Times New Roman"/>
        </w:rPr>
      </w:pPr>
      <w:ins w:id="2600" w:author="Emeson Santos" w:date="2019-08-23T08:59:00Z">
        <w:r w:rsidRPr="008F45D0">
          <w:rPr>
            <w:rFonts w:eastAsia="Times New Roman" w:cs="Times New Roman"/>
          </w:rPr>
          <w:t>Este capítulo consiste em relacionar e planejar</w:t>
        </w:r>
        <w:r w:rsidRPr="008F45D0">
          <w:rPr>
            <w:rFonts w:eastAsia="Times New Roman" w:cs="Times New Roman"/>
            <w:b/>
          </w:rPr>
          <w:t xml:space="preserve"> </w:t>
        </w:r>
        <w:r w:rsidRPr="008F45D0">
          <w:rPr>
            <w:rFonts w:eastAsia="Times New Roman" w:cs="Times New Roman"/>
          </w:rPr>
          <w:t xml:space="preserve">as atividades previstas para continuidade e conclusão para TCC 2 seguindo algumas etapas. </w:t>
        </w:r>
      </w:ins>
    </w:p>
    <w:p w14:paraId="3BE1DC10" w14:textId="77777777" w:rsidR="008F45D0" w:rsidRPr="008F45D0" w:rsidRDefault="008F45D0" w:rsidP="008F45D0">
      <w:pPr>
        <w:spacing w:after="160" w:line="256" w:lineRule="auto"/>
        <w:ind w:firstLine="720"/>
        <w:jc w:val="both"/>
        <w:rPr>
          <w:ins w:id="2601" w:author="Emeson Santos" w:date="2019-08-23T08:59:00Z"/>
          <w:rFonts w:eastAsia="Times New Roman" w:cs="Times New Roman"/>
          <w:highlight w:val="white"/>
        </w:rPr>
      </w:pPr>
      <w:ins w:id="2602" w:author="Emeson Santos" w:date="2019-08-23T08:59:00Z">
        <w:r w:rsidRPr="008F45D0">
          <w:rPr>
            <w:rFonts w:eastAsia="Times New Roman" w:cs="Times New Roman"/>
          </w:rPr>
          <w:t xml:space="preserve">A </w:t>
        </w:r>
        <w:r w:rsidRPr="008F45D0">
          <w:rPr>
            <w:rFonts w:eastAsia="Times New Roman" w:cs="Times New Roman"/>
            <w:b/>
            <w:i/>
          </w:rPr>
          <w:t>etapa 1</w:t>
        </w:r>
        <w:r w:rsidRPr="008F45D0">
          <w:rPr>
            <w:rFonts w:eastAsia="Times New Roman" w:cs="Times New Roman"/>
          </w:rPr>
          <w:t xml:space="preserve"> está para refinar e validar o processo de negócio para concurso de professor efetivo. A </w:t>
        </w:r>
        <w:r w:rsidRPr="008F45D0">
          <w:rPr>
            <w:rFonts w:eastAsia="Times New Roman" w:cs="Times New Roman"/>
            <w:b/>
            <w:i/>
          </w:rPr>
          <w:t>etapa 2</w:t>
        </w:r>
        <w:r w:rsidRPr="008F45D0">
          <w:rPr>
            <w:rFonts w:eastAsia="Times New Roman" w:cs="Times New Roman"/>
          </w:rPr>
          <w:t xml:space="preserve"> está para refinar e validar o processo de negócio para concurso para professor substituto. A </w:t>
        </w:r>
        <w:r w:rsidRPr="008F45D0">
          <w:rPr>
            <w:rFonts w:eastAsia="Times New Roman" w:cs="Times New Roman"/>
            <w:b/>
            <w:i/>
          </w:rPr>
          <w:t xml:space="preserve">etapa 3 </w:t>
        </w:r>
        <w:r w:rsidRPr="008F45D0">
          <w:rPr>
            <w:rFonts w:eastAsia="Times New Roman" w:cs="Times New Roman"/>
          </w:rPr>
          <w:t xml:space="preserve">está para refinar e validar o processo de negócio de professor voluntário. A </w:t>
        </w:r>
        <w:r w:rsidRPr="008F45D0">
          <w:rPr>
            <w:rFonts w:eastAsia="Times New Roman" w:cs="Times New Roman"/>
            <w:b/>
            <w:i/>
          </w:rPr>
          <w:t>etapa 4</w:t>
        </w:r>
        <w:r w:rsidRPr="008F45D0">
          <w:rPr>
            <w:rFonts w:eastAsia="Times New Roman" w:cs="Times New Roman"/>
          </w:rPr>
          <w:t xml:space="preserve"> está para refinar e validar o processo de negócio de licença capacitação. A </w:t>
        </w:r>
        <w:r w:rsidRPr="008F45D0">
          <w:rPr>
            <w:rFonts w:eastAsia="Times New Roman" w:cs="Times New Roman"/>
            <w:b/>
            <w:i/>
          </w:rPr>
          <w:t>etapa 5</w:t>
        </w:r>
        <w:r w:rsidRPr="008F45D0">
          <w:rPr>
            <w:rFonts w:eastAsia="Times New Roman" w:cs="Times New Roman"/>
          </w:rPr>
          <w:t xml:space="preserve"> está para refinar e validar o processo de negócio de levantamento patrimonial (anual). A </w:t>
        </w:r>
        <w:r w:rsidRPr="008F45D0">
          <w:rPr>
            <w:rFonts w:eastAsia="Times New Roman" w:cs="Times New Roman"/>
            <w:b/>
            <w:i/>
          </w:rPr>
          <w:t xml:space="preserve">etapa </w:t>
        </w:r>
        <w:r w:rsidRPr="008F45D0">
          <w:rPr>
            <w:rFonts w:eastAsia="Times New Roman" w:cs="Times New Roman"/>
            <w:b/>
            <w:i/>
          </w:rPr>
          <w:lastRenderedPageBreak/>
          <w:t>6</w:t>
        </w:r>
        <w:r w:rsidRPr="008F45D0">
          <w:rPr>
            <w:rFonts w:eastAsia="Times New Roman" w:cs="Times New Roman"/>
          </w:rPr>
          <w:t xml:space="preserve"> está para refinar e validar o processo de negócio de levantamento patrimonial (Por mudança de chefia). A </w:t>
        </w:r>
        <w:r w:rsidRPr="008F45D0">
          <w:rPr>
            <w:rFonts w:eastAsia="Times New Roman" w:cs="Times New Roman"/>
            <w:b/>
            <w:i/>
          </w:rPr>
          <w:t>etapa 7</w:t>
        </w:r>
        <w:r w:rsidRPr="008F45D0">
          <w:rPr>
            <w:rFonts w:eastAsia="Times New Roman" w:cs="Times New Roman"/>
          </w:rPr>
          <w:t xml:space="preserve"> está para refinar e validar o processo de negócio de </w:t>
        </w:r>
        <w:r w:rsidRPr="008F45D0">
          <w:rPr>
            <w:rFonts w:eastAsia="Times New Roman" w:cs="Times New Roman"/>
            <w:highlight w:val="white"/>
          </w:rPr>
          <w:t xml:space="preserve">requisição de veículo. A </w:t>
        </w:r>
        <w:r w:rsidRPr="008F45D0">
          <w:rPr>
            <w:rFonts w:eastAsia="Times New Roman" w:cs="Times New Roman"/>
            <w:b/>
            <w:i/>
            <w:highlight w:val="white"/>
          </w:rPr>
          <w:t>etapa 8</w:t>
        </w:r>
        <w:r w:rsidRPr="008F45D0">
          <w:rPr>
            <w:rFonts w:eastAsia="Times New Roman" w:cs="Times New Roman"/>
            <w:highlight w:val="white"/>
          </w:rPr>
          <w:t xml:space="preserve"> está para refinar e validar o processo de negócio de matrículas em atividades. A </w:t>
        </w:r>
        <w:r w:rsidRPr="008F45D0">
          <w:rPr>
            <w:rFonts w:eastAsia="Times New Roman" w:cs="Times New Roman"/>
            <w:b/>
            <w:i/>
            <w:highlight w:val="white"/>
          </w:rPr>
          <w:t>etapa 9</w:t>
        </w:r>
        <w:r w:rsidRPr="008F45D0">
          <w:rPr>
            <w:rFonts w:eastAsia="Times New Roman" w:cs="Times New Roman"/>
            <w:highlight w:val="white"/>
          </w:rPr>
          <w:t xml:space="preserve"> está para refinar e validar o processo de negócio de aproveitamento de estudos (AE). A </w:t>
        </w:r>
        <w:r w:rsidRPr="008F45D0">
          <w:rPr>
            <w:rFonts w:eastAsia="Times New Roman" w:cs="Times New Roman"/>
            <w:b/>
            <w:i/>
            <w:highlight w:val="white"/>
          </w:rPr>
          <w:t xml:space="preserve">etapa 10 </w:t>
        </w:r>
        <w:r w:rsidRPr="008F45D0">
          <w:rPr>
            <w:rFonts w:eastAsia="Times New Roman" w:cs="Times New Roman"/>
            <w:highlight w:val="white"/>
          </w:rPr>
          <w:t xml:space="preserve">está para refinar e validar o processo de negócio de aproveitamento de estudos especiais (AEE). A </w:t>
        </w:r>
        <w:r w:rsidRPr="008F45D0">
          <w:rPr>
            <w:rFonts w:eastAsia="Times New Roman" w:cs="Times New Roman"/>
            <w:b/>
            <w:i/>
            <w:highlight w:val="white"/>
          </w:rPr>
          <w:t>etapa 11</w:t>
        </w:r>
        <w:r w:rsidRPr="008F45D0">
          <w:rPr>
            <w:rFonts w:eastAsia="Times New Roman" w:cs="Times New Roman"/>
            <w:highlight w:val="white"/>
          </w:rPr>
          <w:t xml:space="preserve"> está para refinar e validar o processo de negócio de atividades complementares. A </w:t>
        </w:r>
        <w:r w:rsidRPr="008F45D0">
          <w:rPr>
            <w:rFonts w:eastAsia="Times New Roman" w:cs="Times New Roman"/>
            <w:b/>
            <w:i/>
            <w:highlight w:val="white"/>
          </w:rPr>
          <w:t>etapa 12</w:t>
        </w:r>
        <w:r w:rsidRPr="008F45D0">
          <w:rPr>
            <w:rFonts w:eastAsia="Times New Roman" w:cs="Times New Roman"/>
            <w:highlight w:val="white"/>
          </w:rPr>
          <w:t xml:space="preserve"> está para refinar e validar o processo de negócio de quebra de pré-requisitos. A </w:t>
        </w:r>
        <w:r w:rsidRPr="008F45D0">
          <w:rPr>
            <w:rFonts w:eastAsia="Times New Roman" w:cs="Times New Roman"/>
            <w:b/>
            <w:i/>
            <w:highlight w:val="white"/>
          </w:rPr>
          <w:t>etapa 13</w:t>
        </w:r>
        <w:r w:rsidRPr="008F45D0">
          <w:rPr>
            <w:rFonts w:eastAsia="Times New Roman" w:cs="Times New Roman"/>
            <w:highlight w:val="white"/>
          </w:rPr>
          <w:t xml:space="preserve"> está para refinar e validar o processo de negócio de solicitação de ensino individual. A </w:t>
        </w:r>
        <w:r w:rsidRPr="008F45D0">
          <w:rPr>
            <w:rFonts w:eastAsia="Times New Roman" w:cs="Times New Roman"/>
            <w:b/>
            <w:i/>
            <w:highlight w:val="white"/>
          </w:rPr>
          <w:t>etapa 14</w:t>
        </w:r>
        <w:r w:rsidRPr="008F45D0">
          <w:rPr>
            <w:rFonts w:eastAsia="Times New Roman" w:cs="Times New Roman"/>
            <w:highlight w:val="white"/>
          </w:rPr>
          <w:t xml:space="preserve"> está para refinar e validar o processo de negócio de aproveitamento de componente curricular. A </w:t>
        </w:r>
        <w:r w:rsidRPr="008F45D0">
          <w:rPr>
            <w:rFonts w:eastAsia="Times New Roman" w:cs="Times New Roman"/>
            <w:b/>
            <w:i/>
            <w:highlight w:val="white"/>
          </w:rPr>
          <w:t>etapa 15</w:t>
        </w:r>
        <w:r w:rsidRPr="008F45D0">
          <w:rPr>
            <w:rFonts w:eastAsia="Times New Roman" w:cs="Times New Roman"/>
            <w:highlight w:val="white"/>
          </w:rPr>
          <w:t xml:space="preserve"> está para refinar e validar o processo de negócio de prorrogação de prazo para conclusão de curso. A </w:t>
        </w:r>
        <w:r w:rsidRPr="008F45D0">
          <w:rPr>
            <w:rFonts w:eastAsia="Times New Roman" w:cs="Times New Roman"/>
            <w:b/>
            <w:i/>
            <w:highlight w:val="white"/>
          </w:rPr>
          <w:t>etapa 16</w:t>
        </w:r>
        <w:r w:rsidRPr="008F45D0">
          <w:rPr>
            <w:rFonts w:eastAsia="Times New Roman" w:cs="Times New Roman"/>
            <w:highlight w:val="white"/>
          </w:rPr>
          <w:t xml:space="preserve"> está para refinar e validar o processo de negócio de oferta de componentes curriculares. A </w:t>
        </w:r>
        <w:r w:rsidRPr="008F45D0">
          <w:rPr>
            <w:rFonts w:eastAsia="Times New Roman" w:cs="Times New Roman"/>
            <w:b/>
            <w:i/>
            <w:highlight w:val="white"/>
          </w:rPr>
          <w:t>etapa 17</w:t>
        </w:r>
        <w:r w:rsidRPr="008F45D0">
          <w:rPr>
            <w:rFonts w:eastAsia="Times New Roman" w:cs="Times New Roman"/>
            <w:highlight w:val="white"/>
          </w:rPr>
          <w:t xml:space="preserve"> está para refinar e validar o processo de negócio de confecção e aprovação de programas de disciplinas. A </w:t>
        </w:r>
        <w:r w:rsidRPr="008F45D0">
          <w:rPr>
            <w:rFonts w:eastAsia="Times New Roman" w:cs="Times New Roman"/>
            <w:b/>
            <w:i/>
            <w:highlight w:val="white"/>
          </w:rPr>
          <w:t>etapa 18</w:t>
        </w:r>
        <w:r w:rsidRPr="008F45D0">
          <w:rPr>
            <w:rFonts w:eastAsia="Times New Roman" w:cs="Times New Roman"/>
            <w:highlight w:val="white"/>
          </w:rPr>
          <w:t xml:space="preserve"> apresenta e refinar um mecanismo de comunicação para que as modelagens de processos de negócios das chefias departamentais da UFS como uma forma de guardar, organizar, e visualizar esses processos. A </w:t>
        </w:r>
        <w:r w:rsidRPr="008F45D0">
          <w:rPr>
            <w:rFonts w:eastAsia="Times New Roman" w:cs="Times New Roman"/>
            <w:b/>
            <w:i/>
            <w:highlight w:val="white"/>
          </w:rPr>
          <w:t>etapa 19</w:t>
        </w:r>
        <w:r w:rsidRPr="008F45D0">
          <w:rPr>
            <w:rFonts w:eastAsia="Times New Roman" w:cs="Times New Roman"/>
            <w:highlight w:val="white"/>
          </w:rPr>
          <w:t xml:space="preserve"> foca em continuar e concluir a escrita deste trabalho de conclusão de curso - TCC.  A </w:t>
        </w:r>
        <w:r w:rsidRPr="008F45D0">
          <w:rPr>
            <w:rFonts w:eastAsia="Times New Roman" w:cs="Times New Roman"/>
            <w:b/>
            <w:i/>
            <w:highlight w:val="white"/>
          </w:rPr>
          <w:t>etapa 20</w:t>
        </w:r>
        <w:r w:rsidRPr="008F45D0">
          <w:rPr>
            <w:rFonts w:eastAsia="Times New Roman" w:cs="Times New Roman"/>
            <w:highlight w:val="white"/>
          </w:rPr>
          <w:t xml:space="preserve"> apresenta o cronograma deste Trabalho de Conclusão de Curso - TCC definindo o horário de dedicação às atividades cumprindo dentro do prazo esse cronograma.</w:t>
        </w:r>
      </w:ins>
    </w:p>
    <w:p w14:paraId="62C41AB7" w14:textId="77777777" w:rsidR="008F45D0" w:rsidRPr="008F45D0" w:rsidRDefault="008F45D0" w:rsidP="008F45D0">
      <w:pPr>
        <w:spacing w:after="160" w:line="256" w:lineRule="auto"/>
        <w:ind w:firstLine="720"/>
        <w:jc w:val="both"/>
        <w:rPr>
          <w:ins w:id="2603" w:author="Emeson Santos" w:date="2019-08-23T08:59:00Z"/>
          <w:rFonts w:eastAsia="Times New Roman" w:cs="Times New Roman"/>
          <w:highlight w:val="white"/>
        </w:rPr>
      </w:pPr>
    </w:p>
    <w:p w14:paraId="1841D492" w14:textId="483D3A41" w:rsidR="008F45D0" w:rsidRPr="008F45D0" w:rsidRDefault="008F45D0" w:rsidP="008F45D0">
      <w:pPr>
        <w:spacing w:after="160" w:line="256" w:lineRule="auto"/>
        <w:jc w:val="center"/>
        <w:rPr>
          <w:ins w:id="2604" w:author="Emeson Santos" w:date="2019-08-23T08:59:00Z"/>
          <w:rFonts w:eastAsia="Times New Roman" w:cs="Times New Roman"/>
          <w:highlight w:val="white"/>
        </w:rPr>
      </w:pPr>
    </w:p>
    <w:tbl>
      <w:tblPr>
        <w:tblW w:w="936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61"/>
        <w:gridCol w:w="1560"/>
        <w:gridCol w:w="1560"/>
        <w:gridCol w:w="1560"/>
        <w:gridCol w:w="1560"/>
        <w:gridCol w:w="1560"/>
      </w:tblGrid>
      <w:tr w:rsidR="008F45D0" w:rsidRPr="008F45D0" w14:paraId="77979258" w14:textId="77777777" w:rsidTr="00EF00E0">
        <w:trPr>
          <w:ins w:id="2605" w:author="Emeson Santos" w:date="2019-08-23T08:59:00Z"/>
        </w:trPr>
        <w:tc>
          <w:tcPr>
            <w:tcW w:w="1561" w:type="dxa"/>
            <w:shd w:val="clear" w:color="auto" w:fill="999999"/>
            <w:tcMar>
              <w:top w:w="100" w:type="dxa"/>
              <w:left w:w="100" w:type="dxa"/>
              <w:bottom w:w="100" w:type="dxa"/>
              <w:right w:w="100" w:type="dxa"/>
            </w:tcMar>
          </w:tcPr>
          <w:p w14:paraId="3084A2B5" w14:textId="77777777" w:rsidR="008F45D0" w:rsidRPr="008F45D0" w:rsidRDefault="008F45D0" w:rsidP="0068050B">
            <w:pPr>
              <w:widowControl w:val="0"/>
              <w:pBdr>
                <w:top w:val="nil"/>
                <w:left w:val="nil"/>
                <w:bottom w:val="nil"/>
                <w:right w:val="nil"/>
                <w:between w:val="nil"/>
              </w:pBdr>
              <w:spacing w:line="240" w:lineRule="auto"/>
              <w:rPr>
                <w:ins w:id="2606" w:author="Emeson Santos" w:date="2019-08-23T08:59:00Z"/>
                <w:rFonts w:eastAsia="Times New Roman" w:cs="Times New Roman"/>
                <w:b/>
              </w:rPr>
            </w:pPr>
          </w:p>
        </w:tc>
        <w:tc>
          <w:tcPr>
            <w:tcW w:w="1560" w:type="dxa"/>
            <w:shd w:val="clear" w:color="auto" w:fill="999999"/>
            <w:tcMar>
              <w:top w:w="100" w:type="dxa"/>
              <w:left w:w="100" w:type="dxa"/>
              <w:bottom w:w="100" w:type="dxa"/>
              <w:right w:w="100" w:type="dxa"/>
            </w:tcMar>
          </w:tcPr>
          <w:p w14:paraId="6B62C009" w14:textId="77777777" w:rsidR="008F45D0" w:rsidRPr="008F45D0" w:rsidRDefault="008F45D0" w:rsidP="0068050B">
            <w:pPr>
              <w:widowControl w:val="0"/>
              <w:pBdr>
                <w:top w:val="nil"/>
                <w:left w:val="nil"/>
                <w:bottom w:val="nil"/>
                <w:right w:val="nil"/>
                <w:between w:val="nil"/>
              </w:pBdr>
              <w:spacing w:line="240" w:lineRule="auto"/>
              <w:rPr>
                <w:ins w:id="2607" w:author="Emeson Santos" w:date="2019-08-23T08:59:00Z"/>
                <w:rFonts w:eastAsia="Times New Roman" w:cs="Times New Roman"/>
                <w:b/>
              </w:rPr>
            </w:pPr>
            <w:ins w:id="2608" w:author="Emeson Santos" w:date="2019-08-23T08:59:00Z">
              <w:r w:rsidRPr="008F45D0">
                <w:rPr>
                  <w:rFonts w:eastAsia="Times New Roman" w:cs="Times New Roman"/>
                  <w:b/>
                </w:rPr>
                <w:t>Setembro</w:t>
              </w:r>
            </w:ins>
          </w:p>
        </w:tc>
        <w:tc>
          <w:tcPr>
            <w:tcW w:w="1560" w:type="dxa"/>
            <w:shd w:val="clear" w:color="auto" w:fill="999999"/>
            <w:tcMar>
              <w:top w:w="100" w:type="dxa"/>
              <w:left w:w="100" w:type="dxa"/>
              <w:bottom w:w="100" w:type="dxa"/>
              <w:right w:w="100" w:type="dxa"/>
            </w:tcMar>
          </w:tcPr>
          <w:p w14:paraId="466E01A5" w14:textId="77777777" w:rsidR="008F45D0" w:rsidRPr="008F45D0" w:rsidRDefault="008F45D0" w:rsidP="0068050B">
            <w:pPr>
              <w:widowControl w:val="0"/>
              <w:pBdr>
                <w:top w:val="nil"/>
                <w:left w:val="nil"/>
                <w:bottom w:val="nil"/>
                <w:right w:val="nil"/>
                <w:between w:val="nil"/>
              </w:pBdr>
              <w:spacing w:line="240" w:lineRule="auto"/>
              <w:rPr>
                <w:ins w:id="2609" w:author="Emeson Santos" w:date="2019-08-23T08:59:00Z"/>
                <w:rFonts w:eastAsia="Times New Roman" w:cs="Times New Roman"/>
                <w:b/>
              </w:rPr>
            </w:pPr>
            <w:ins w:id="2610" w:author="Emeson Santos" w:date="2019-08-23T08:59:00Z">
              <w:r w:rsidRPr="008F45D0">
                <w:rPr>
                  <w:rFonts w:eastAsia="Times New Roman" w:cs="Times New Roman"/>
                  <w:b/>
                </w:rPr>
                <w:t>Outubro</w:t>
              </w:r>
            </w:ins>
          </w:p>
        </w:tc>
        <w:tc>
          <w:tcPr>
            <w:tcW w:w="1560" w:type="dxa"/>
            <w:shd w:val="clear" w:color="auto" w:fill="999999"/>
            <w:tcMar>
              <w:top w:w="100" w:type="dxa"/>
              <w:left w:w="100" w:type="dxa"/>
              <w:bottom w:w="100" w:type="dxa"/>
              <w:right w:w="100" w:type="dxa"/>
            </w:tcMar>
          </w:tcPr>
          <w:p w14:paraId="0541F1D5" w14:textId="77777777" w:rsidR="008F45D0" w:rsidRPr="008F45D0" w:rsidRDefault="008F45D0" w:rsidP="0068050B">
            <w:pPr>
              <w:widowControl w:val="0"/>
              <w:pBdr>
                <w:top w:val="nil"/>
                <w:left w:val="nil"/>
                <w:bottom w:val="nil"/>
                <w:right w:val="nil"/>
                <w:between w:val="nil"/>
              </w:pBdr>
              <w:spacing w:line="240" w:lineRule="auto"/>
              <w:rPr>
                <w:ins w:id="2611" w:author="Emeson Santos" w:date="2019-08-23T08:59:00Z"/>
                <w:rFonts w:eastAsia="Times New Roman" w:cs="Times New Roman"/>
                <w:b/>
              </w:rPr>
            </w:pPr>
            <w:ins w:id="2612" w:author="Emeson Santos" w:date="2019-08-23T08:59:00Z">
              <w:r w:rsidRPr="008F45D0">
                <w:rPr>
                  <w:rFonts w:eastAsia="Times New Roman" w:cs="Times New Roman"/>
                  <w:b/>
                </w:rPr>
                <w:t>Novembro</w:t>
              </w:r>
            </w:ins>
          </w:p>
        </w:tc>
        <w:tc>
          <w:tcPr>
            <w:tcW w:w="1560" w:type="dxa"/>
            <w:shd w:val="clear" w:color="auto" w:fill="999999"/>
            <w:tcMar>
              <w:top w:w="100" w:type="dxa"/>
              <w:left w:w="100" w:type="dxa"/>
              <w:bottom w:w="100" w:type="dxa"/>
              <w:right w:w="100" w:type="dxa"/>
            </w:tcMar>
          </w:tcPr>
          <w:p w14:paraId="4DE73884" w14:textId="77777777" w:rsidR="008F45D0" w:rsidRPr="008F45D0" w:rsidRDefault="008F45D0" w:rsidP="0068050B">
            <w:pPr>
              <w:widowControl w:val="0"/>
              <w:pBdr>
                <w:top w:val="nil"/>
                <w:left w:val="nil"/>
                <w:bottom w:val="nil"/>
                <w:right w:val="nil"/>
                <w:between w:val="nil"/>
              </w:pBdr>
              <w:spacing w:line="240" w:lineRule="auto"/>
              <w:rPr>
                <w:ins w:id="2613" w:author="Emeson Santos" w:date="2019-08-23T08:59:00Z"/>
                <w:rFonts w:eastAsia="Times New Roman" w:cs="Times New Roman"/>
                <w:b/>
              </w:rPr>
            </w:pPr>
            <w:ins w:id="2614" w:author="Emeson Santos" w:date="2019-08-23T08:59:00Z">
              <w:r w:rsidRPr="008F45D0">
                <w:rPr>
                  <w:rFonts w:eastAsia="Times New Roman" w:cs="Times New Roman"/>
                  <w:b/>
                </w:rPr>
                <w:t>Dezembro</w:t>
              </w:r>
            </w:ins>
          </w:p>
        </w:tc>
        <w:tc>
          <w:tcPr>
            <w:tcW w:w="1560" w:type="dxa"/>
            <w:shd w:val="clear" w:color="auto" w:fill="999999"/>
            <w:tcMar>
              <w:top w:w="100" w:type="dxa"/>
              <w:left w:w="100" w:type="dxa"/>
              <w:bottom w:w="100" w:type="dxa"/>
              <w:right w:w="100" w:type="dxa"/>
            </w:tcMar>
          </w:tcPr>
          <w:p w14:paraId="3A700C60" w14:textId="77777777" w:rsidR="008F45D0" w:rsidRPr="008F45D0" w:rsidRDefault="008F45D0" w:rsidP="0068050B">
            <w:pPr>
              <w:widowControl w:val="0"/>
              <w:pBdr>
                <w:top w:val="nil"/>
                <w:left w:val="nil"/>
                <w:bottom w:val="nil"/>
                <w:right w:val="nil"/>
                <w:between w:val="nil"/>
              </w:pBdr>
              <w:spacing w:line="240" w:lineRule="auto"/>
              <w:rPr>
                <w:ins w:id="2615" w:author="Emeson Santos" w:date="2019-08-23T08:59:00Z"/>
                <w:rFonts w:eastAsia="Times New Roman" w:cs="Times New Roman"/>
                <w:b/>
              </w:rPr>
            </w:pPr>
            <w:ins w:id="2616" w:author="Emeson Santos" w:date="2019-08-23T08:59:00Z">
              <w:r w:rsidRPr="008F45D0">
                <w:rPr>
                  <w:rFonts w:eastAsia="Times New Roman" w:cs="Times New Roman"/>
                  <w:b/>
                </w:rPr>
                <w:t>Janeiro</w:t>
              </w:r>
            </w:ins>
          </w:p>
        </w:tc>
      </w:tr>
      <w:tr w:rsidR="008F45D0" w:rsidRPr="008F45D0" w14:paraId="66786FC0" w14:textId="77777777" w:rsidTr="00EF00E0">
        <w:trPr>
          <w:ins w:id="2617" w:author="Emeson Santos" w:date="2019-08-23T08:59:00Z"/>
        </w:trPr>
        <w:tc>
          <w:tcPr>
            <w:tcW w:w="1561" w:type="dxa"/>
            <w:shd w:val="clear" w:color="auto" w:fill="999999"/>
            <w:tcMar>
              <w:top w:w="100" w:type="dxa"/>
              <w:left w:w="100" w:type="dxa"/>
              <w:bottom w:w="100" w:type="dxa"/>
              <w:right w:w="100" w:type="dxa"/>
            </w:tcMar>
          </w:tcPr>
          <w:p w14:paraId="0CD62126" w14:textId="77777777" w:rsidR="008F45D0" w:rsidRPr="008F45D0" w:rsidRDefault="008F45D0" w:rsidP="0068050B">
            <w:pPr>
              <w:widowControl w:val="0"/>
              <w:pBdr>
                <w:top w:val="nil"/>
                <w:left w:val="nil"/>
                <w:bottom w:val="nil"/>
                <w:right w:val="nil"/>
                <w:between w:val="nil"/>
              </w:pBdr>
              <w:spacing w:line="240" w:lineRule="auto"/>
              <w:rPr>
                <w:ins w:id="2618" w:author="Emeson Santos" w:date="2019-08-23T08:59:00Z"/>
                <w:rFonts w:eastAsia="Times New Roman" w:cs="Times New Roman"/>
                <w:b/>
              </w:rPr>
            </w:pPr>
            <w:ins w:id="2619" w:author="Emeson Santos" w:date="2019-08-23T08:59:00Z">
              <w:r w:rsidRPr="008F45D0">
                <w:rPr>
                  <w:rFonts w:eastAsia="Times New Roman" w:cs="Times New Roman"/>
                  <w:b/>
                </w:rPr>
                <w:t>Etapa 1</w:t>
              </w:r>
            </w:ins>
          </w:p>
        </w:tc>
        <w:tc>
          <w:tcPr>
            <w:tcW w:w="1560" w:type="dxa"/>
            <w:shd w:val="clear" w:color="auto" w:fill="auto"/>
            <w:tcMar>
              <w:top w:w="100" w:type="dxa"/>
              <w:left w:w="100" w:type="dxa"/>
              <w:bottom w:w="100" w:type="dxa"/>
              <w:right w:w="100" w:type="dxa"/>
            </w:tcMar>
          </w:tcPr>
          <w:p w14:paraId="0DC266EE" w14:textId="77777777" w:rsidR="008F45D0" w:rsidRPr="008F45D0" w:rsidRDefault="008F45D0" w:rsidP="0068050B">
            <w:pPr>
              <w:widowControl w:val="0"/>
              <w:pBdr>
                <w:top w:val="nil"/>
                <w:left w:val="nil"/>
                <w:bottom w:val="nil"/>
                <w:right w:val="nil"/>
                <w:between w:val="nil"/>
              </w:pBdr>
              <w:spacing w:line="240" w:lineRule="auto"/>
              <w:rPr>
                <w:ins w:id="2620" w:author="Emeson Santos" w:date="2019-08-23T08:59:00Z"/>
                <w:rFonts w:eastAsia="Times New Roman" w:cs="Times New Roman"/>
                <w:highlight w:val="white"/>
              </w:rPr>
            </w:pPr>
          </w:p>
        </w:tc>
        <w:tc>
          <w:tcPr>
            <w:tcW w:w="1560" w:type="dxa"/>
            <w:shd w:val="clear" w:color="auto" w:fill="auto"/>
            <w:tcMar>
              <w:top w:w="100" w:type="dxa"/>
              <w:left w:w="100" w:type="dxa"/>
              <w:bottom w:w="100" w:type="dxa"/>
              <w:right w:w="100" w:type="dxa"/>
            </w:tcMar>
          </w:tcPr>
          <w:p w14:paraId="75F36DCF" w14:textId="77777777" w:rsidR="008F45D0" w:rsidRPr="008F45D0" w:rsidRDefault="008F45D0" w:rsidP="0068050B">
            <w:pPr>
              <w:widowControl w:val="0"/>
              <w:pBdr>
                <w:top w:val="nil"/>
                <w:left w:val="nil"/>
                <w:bottom w:val="nil"/>
                <w:right w:val="nil"/>
                <w:between w:val="nil"/>
              </w:pBdr>
              <w:spacing w:line="240" w:lineRule="auto"/>
              <w:rPr>
                <w:ins w:id="2621" w:author="Emeson Santos" w:date="2019-08-23T08:59:00Z"/>
                <w:rFonts w:eastAsia="Times New Roman" w:cs="Times New Roman"/>
                <w:highlight w:val="white"/>
              </w:rPr>
            </w:pPr>
          </w:p>
        </w:tc>
        <w:tc>
          <w:tcPr>
            <w:tcW w:w="1560" w:type="dxa"/>
            <w:shd w:val="clear" w:color="auto" w:fill="auto"/>
            <w:tcMar>
              <w:top w:w="100" w:type="dxa"/>
              <w:left w:w="100" w:type="dxa"/>
              <w:bottom w:w="100" w:type="dxa"/>
              <w:right w:w="100" w:type="dxa"/>
            </w:tcMar>
          </w:tcPr>
          <w:p w14:paraId="16C884A1" w14:textId="77777777" w:rsidR="008F45D0" w:rsidRPr="008F45D0" w:rsidRDefault="008F45D0" w:rsidP="0068050B">
            <w:pPr>
              <w:widowControl w:val="0"/>
              <w:pBdr>
                <w:top w:val="nil"/>
                <w:left w:val="nil"/>
                <w:bottom w:val="nil"/>
                <w:right w:val="nil"/>
                <w:between w:val="nil"/>
              </w:pBdr>
              <w:spacing w:line="240" w:lineRule="auto"/>
              <w:rPr>
                <w:ins w:id="2622" w:author="Emeson Santos" w:date="2019-08-23T08:59:00Z"/>
                <w:rFonts w:eastAsia="Times New Roman" w:cs="Times New Roman"/>
                <w:highlight w:val="white"/>
              </w:rPr>
            </w:pPr>
          </w:p>
        </w:tc>
        <w:tc>
          <w:tcPr>
            <w:tcW w:w="1560" w:type="dxa"/>
            <w:shd w:val="clear" w:color="auto" w:fill="auto"/>
            <w:tcMar>
              <w:top w:w="100" w:type="dxa"/>
              <w:left w:w="100" w:type="dxa"/>
              <w:bottom w:w="100" w:type="dxa"/>
              <w:right w:w="100" w:type="dxa"/>
            </w:tcMar>
          </w:tcPr>
          <w:p w14:paraId="2594D3A8" w14:textId="77777777" w:rsidR="008F45D0" w:rsidRPr="008F45D0" w:rsidRDefault="008F45D0" w:rsidP="0068050B">
            <w:pPr>
              <w:widowControl w:val="0"/>
              <w:pBdr>
                <w:top w:val="nil"/>
                <w:left w:val="nil"/>
                <w:bottom w:val="nil"/>
                <w:right w:val="nil"/>
                <w:between w:val="nil"/>
              </w:pBdr>
              <w:spacing w:line="240" w:lineRule="auto"/>
              <w:rPr>
                <w:ins w:id="2623" w:author="Emeson Santos" w:date="2019-08-23T08:59:00Z"/>
                <w:rFonts w:eastAsia="Times New Roman" w:cs="Times New Roman"/>
                <w:highlight w:val="white"/>
              </w:rPr>
            </w:pPr>
          </w:p>
        </w:tc>
        <w:tc>
          <w:tcPr>
            <w:tcW w:w="1560" w:type="dxa"/>
            <w:shd w:val="clear" w:color="auto" w:fill="auto"/>
            <w:tcMar>
              <w:top w:w="100" w:type="dxa"/>
              <w:left w:w="100" w:type="dxa"/>
              <w:bottom w:w="100" w:type="dxa"/>
              <w:right w:w="100" w:type="dxa"/>
            </w:tcMar>
          </w:tcPr>
          <w:p w14:paraId="59888C3A" w14:textId="77777777" w:rsidR="008F45D0" w:rsidRPr="008F45D0" w:rsidRDefault="008F45D0" w:rsidP="0068050B">
            <w:pPr>
              <w:widowControl w:val="0"/>
              <w:pBdr>
                <w:top w:val="nil"/>
                <w:left w:val="nil"/>
                <w:bottom w:val="nil"/>
                <w:right w:val="nil"/>
                <w:between w:val="nil"/>
              </w:pBdr>
              <w:spacing w:line="240" w:lineRule="auto"/>
              <w:rPr>
                <w:ins w:id="2624" w:author="Emeson Santos" w:date="2019-08-23T08:59:00Z"/>
                <w:rFonts w:eastAsia="Times New Roman" w:cs="Times New Roman"/>
                <w:highlight w:val="white"/>
              </w:rPr>
            </w:pPr>
          </w:p>
        </w:tc>
      </w:tr>
      <w:tr w:rsidR="008F45D0" w:rsidRPr="008F45D0" w14:paraId="484C3A72" w14:textId="77777777" w:rsidTr="00EF00E0">
        <w:trPr>
          <w:ins w:id="2625" w:author="Emeson Santos" w:date="2019-08-23T08:59:00Z"/>
        </w:trPr>
        <w:tc>
          <w:tcPr>
            <w:tcW w:w="1561" w:type="dxa"/>
            <w:shd w:val="clear" w:color="auto" w:fill="999999"/>
            <w:tcMar>
              <w:top w:w="100" w:type="dxa"/>
              <w:left w:w="100" w:type="dxa"/>
              <w:bottom w:w="100" w:type="dxa"/>
              <w:right w:w="100" w:type="dxa"/>
            </w:tcMar>
          </w:tcPr>
          <w:p w14:paraId="3563FB0F" w14:textId="77777777" w:rsidR="008F45D0" w:rsidRPr="008F45D0" w:rsidRDefault="008F45D0" w:rsidP="0068050B">
            <w:pPr>
              <w:widowControl w:val="0"/>
              <w:pBdr>
                <w:top w:val="nil"/>
                <w:left w:val="nil"/>
                <w:bottom w:val="nil"/>
                <w:right w:val="nil"/>
                <w:between w:val="nil"/>
              </w:pBdr>
              <w:spacing w:line="240" w:lineRule="auto"/>
              <w:rPr>
                <w:ins w:id="2626" w:author="Emeson Santos" w:date="2019-08-23T08:59:00Z"/>
                <w:rFonts w:eastAsia="Times New Roman" w:cs="Times New Roman"/>
                <w:b/>
              </w:rPr>
            </w:pPr>
            <w:ins w:id="2627" w:author="Emeson Santos" w:date="2019-08-23T08:59:00Z">
              <w:r w:rsidRPr="008F45D0">
                <w:rPr>
                  <w:rFonts w:eastAsia="Times New Roman" w:cs="Times New Roman"/>
                  <w:b/>
                </w:rPr>
                <w:t>Etapa 2</w:t>
              </w:r>
            </w:ins>
          </w:p>
        </w:tc>
        <w:tc>
          <w:tcPr>
            <w:tcW w:w="1560" w:type="dxa"/>
            <w:shd w:val="clear" w:color="auto" w:fill="auto"/>
            <w:tcMar>
              <w:top w:w="100" w:type="dxa"/>
              <w:left w:w="100" w:type="dxa"/>
              <w:bottom w:w="100" w:type="dxa"/>
              <w:right w:w="100" w:type="dxa"/>
            </w:tcMar>
          </w:tcPr>
          <w:p w14:paraId="57A32DEA" w14:textId="77777777" w:rsidR="008F45D0" w:rsidRPr="008F45D0" w:rsidRDefault="008F45D0" w:rsidP="0068050B">
            <w:pPr>
              <w:widowControl w:val="0"/>
              <w:pBdr>
                <w:top w:val="nil"/>
                <w:left w:val="nil"/>
                <w:bottom w:val="nil"/>
                <w:right w:val="nil"/>
                <w:between w:val="nil"/>
              </w:pBdr>
              <w:spacing w:line="240" w:lineRule="auto"/>
              <w:rPr>
                <w:ins w:id="2628" w:author="Emeson Santos" w:date="2019-08-23T08:59:00Z"/>
                <w:rFonts w:eastAsia="Times New Roman" w:cs="Times New Roman"/>
                <w:highlight w:val="white"/>
              </w:rPr>
            </w:pPr>
          </w:p>
        </w:tc>
        <w:tc>
          <w:tcPr>
            <w:tcW w:w="1560" w:type="dxa"/>
            <w:shd w:val="clear" w:color="auto" w:fill="auto"/>
            <w:tcMar>
              <w:top w:w="100" w:type="dxa"/>
              <w:left w:w="100" w:type="dxa"/>
              <w:bottom w:w="100" w:type="dxa"/>
              <w:right w:w="100" w:type="dxa"/>
            </w:tcMar>
          </w:tcPr>
          <w:p w14:paraId="2A253E14" w14:textId="77777777" w:rsidR="008F45D0" w:rsidRPr="008F45D0" w:rsidRDefault="008F45D0" w:rsidP="0068050B">
            <w:pPr>
              <w:widowControl w:val="0"/>
              <w:pBdr>
                <w:top w:val="nil"/>
                <w:left w:val="nil"/>
                <w:bottom w:val="nil"/>
                <w:right w:val="nil"/>
                <w:between w:val="nil"/>
              </w:pBdr>
              <w:spacing w:line="240" w:lineRule="auto"/>
              <w:rPr>
                <w:ins w:id="2629" w:author="Emeson Santos" w:date="2019-08-23T08:59:00Z"/>
                <w:rFonts w:eastAsia="Times New Roman" w:cs="Times New Roman"/>
                <w:highlight w:val="white"/>
              </w:rPr>
            </w:pPr>
          </w:p>
        </w:tc>
        <w:tc>
          <w:tcPr>
            <w:tcW w:w="1560" w:type="dxa"/>
            <w:shd w:val="clear" w:color="auto" w:fill="auto"/>
            <w:tcMar>
              <w:top w:w="100" w:type="dxa"/>
              <w:left w:w="100" w:type="dxa"/>
              <w:bottom w:w="100" w:type="dxa"/>
              <w:right w:w="100" w:type="dxa"/>
            </w:tcMar>
          </w:tcPr>
          <w:p w14:paraId="71CB5776" w14:textId="77777777" w:rsidR="008F45D0" w:rsidRPr="008F45D0" w:rsidRDefault="008F45D0" w:rsidP="0068050B">
            <w:pPr>
              <w:widowControl w:val="0"/>
              <w:pBdr>
                <w:top w:val="nil"/>
                <w:left w:val="nil"/>
                <w:bottom w:val="nil"/>
                <w:right w:val="nil"/>
                <w:between w:val="nil"/>
              </w:pBdr>
              <w:spacing w:line="240" w:lineRule="auto"/>
              <w:rPr>
                <w:ins w:id="2630" w:author="Emeson Santos" w:date="2019-08-23T08:59:00Z"/>
                <w:rFonts w:eastAsia="Times New Roman" w:cs="Times New Roman"/>
                <w:highlight w:val="white"/>
              </w:rPr>
            </w:pPr>
          </w:p>
        </w:tc>
        <w:tc>
          <w:tcPr>
            <w:tcW w:w="1560" w:type="dxa"/>
            <w:shd w:val="clear" w:color="auto" w:fill="auto"/>
            <w:tcMar>
              <w:top w:w="100" w:type="dxa"/>
              <w:left w:w="100" w:type="dxa"/>
              <w:bottom w:w="100" w:type="dxa"/>
              <w:right w:w="100" w:type="dxa"/>
            </w:tcMar>
          </w:tcPr>
          <w:p w14:paraId="20E72DAD" w14:textId="77777777" w:rsidR="008F45D0" w:rsidRPr="008F45D0" w:rsidRDefault="008F45D0" w:rsidP="0068050B">
            <w:pPr>
              <w:widowControl w:val="0"/>
              <w:pBdr>
                <w:top w:val="nil"/>
                <w:left w:val="nil"/>
                <w:bottom w:val="nil"/>
                <w:right w:val="nil"/>
                <w:between w:val="nil"/>
              </w:pBdr>
              <w:spacing w:line="240" w:lineRule="auto"/>
              <w:rPr>
                <w:ins w:id="2631" w:author="Emeson Santos" w:date="2019-08-23T08:59:00Z"/>
                <w:rFonts w:eastAsia="Times New Roman" w:cs="Times New Roman"/>
                <w:highlight w:val="white"/>
              </w:rPr>
            </w:pPr>
          </w:p>
        </w:tc>
        <w:tc>
          <w:tcPr>
            <w:tcW w:w="1560" w:type="dxa"/>
            <w:shd w:val="clear" w:color="auto" w:fill="auto"/>
            <w:tcMar>
              <w:top w:w="100" w:type="dxa"/>
              <w:left w:w="100" w:type="dxa"/>
              <w:bottom w:w="100" w:type="dxa"/>
              <w:right w:w="100" w:type="dxa"/>
            </w:tcMar>
          </w:tcPr>
          <w:p w14:paraId="5FCFF739" w14:textId="77777777" w:rsidR="008F45D0" w:rsidRPr="008F45D0" w:rsidRDefault="008F45D0" w:rsidP="0068050B">
            <w:pPr>
              <w:widowControl w:val="0"/>
              <w:pBdr>
                <w:top w:val="nil"/>
                <w:left w:val="nil"/>
                <w:bottom w:val="nil"/>
                <w:right w:val="nil"/>
                <w:between w:val="nil"/>
              </w:pBdr>
              <w:spacing w:line="240" w:lineRule="auto"/>
              <w:rPr>
                <w:ins w:id="2632" w:author="Emeson Santos" w:date="2019-08-23T08:59:00Z"/>
                <w:rFonts w:eastAsia="Times New Roman" w:cs="Times New Roman"/>
                <w:highlight w:val="white"/>
              </w:rPr>
            </w:pPr>
          </w:p>
        </w:tc>
      </w:tr>
      <w:tr w:rsidR="008F45D0" w:rsidRPr="008F45D0" w14:paraId="3AE67749" w14:textId="77777777" w:rsidTr="00EF00E0">
        <w:trPr>
          <w:ins w:id="2633" w:author="Emeson Santos" w:date="2019-08-23T08:59:00Z"/>
        </w:trPr>
        <w:tc>
          <w:tcPr>
            <w:tcW w:w="1561" w:type="dxa"/>
            <w:shd w:val="clear" w:color="auto" w:fill="999999"/>
            <w:tcMar>
              <w:top w:w="100" w:type="dxa"/>
              <w:left w:w="100" w:type="dxa"/>
              <w:bottom w:w="100" w:type="dxa"/>
              <w:right w:w="100" w:type="dxa"/>
            </w:tcMar>
          </w:tcPr>
          <w:p w14:paraId="2F6B011B" w14:textId="77777777" w:rsidR="008F45D0" w:rsidRPr="008F45D0" w:rsidRDefault="008F45D0" w:rsidP="0068050B">
            <w:pPr>
              <w:widowControl w:val="0"/>
              <w:spacing w:line="240" w:lineRule="auto"/>
              <w:rPr>
                <w:ins w:id="2634" w:author="Emeson Santos" w:date="2019-08-23T08:59:00Z"/>
                <w:rFonts w:eastAsia="Times New Roman" w:cs="Times New Roman"/>
                <w:b/>
              </w:rPr>
            </w:pPr>
            <w:ins w:id="2635" w:author="Emeson Santos" w:date="2019-08-23T08:59:00Z">
              <w:r w:rsidRPr="008F45D0">
                <w:rPr>
                  <w:rFonts w:eastAsia="Times New Roman" w:cs="Times New Roman"/>
                  <w:b/>
                </w:rPr>
                <w:t>Etapa 3</w:t>
              </w:r>
            </w:ins>
          </w:p>
        </w:tc>
        <w:tc>
          <w:tcPr>
            <w:tcW w:w="1560" w:type="dxa"/>
            <w:shd w:val="clear" w:color="auto" w:fill="auto"/>
            <w:tcMar>
              <w:top w:w="100" w:type="dxa"/>
              <w:left w:w="100" w:type="dxa"/>
              <w:bottom w:w="100" w:type="dxa"/>
              <w:right w:w="100" w:type="dxa"/>
            </w:tcMar>
          </w:tcPr>
          <w:p w14:paraId="37162C8B" w14:textId="77777777" w:rsidR="008F45D0" w:rsidRPr="008F45D0" w:rsidRDefault="008F45D0" w:rsidP="0068050B">
            <w:pPr>
              <w:widowControl w:val="0"/>
              <w:pBdr>
                <w:top w:val="nil"/>
                <w:left w:val="nil"/>
                <w:bottom w:val="nil"/>
                <w:right w:val="nil"/>
                <w:between w:val="nil"/>
              </w:pBdr>
              <w:spacing w:line="240" w:lineRule="auto"/>
              <w:rPr>
                <w:ins w:id="2636" w:author="Emeson Santos" w:date="2019-08-23T08:59:00Z"/>
                <w:rFonts w:eastAsia="Times New Roman" w:cs="Times New Roman"/>
                <w:highlight w:val="white"/>
              </w:rPr>
            </w:pPr>
          </w:p>
        </w:tc>
        <w:tc>
          <w:tcPr>
            <w:tcW w:w="1560" w:type="dxa"/>
            <w:shd w:val="clear" w:color="auto" w:fill="auto"/>
            <w:tcMar>
              <w:top w:w="100" w:type="dxa"/>
              <w:left w:w="100" w:type="dxa"/>
              <w:bottom w:w="100" w:type="dxa"/>
              <w:right w:w="100" w:type="dxa"/>
            </w:tcMar>
          </w:tcPr>
          <w:p w14:paraId="68B7B220" w14:textId="77777777" w:rsidR="008F45D0" w:rsidRPr="008F45D0" w:rsidRDefault="008F45D0" w:rsidP="0068050B">
            <w:pPr>
              <w:widowControl w:val="0"/>
              <w:pBdr>
                <w:top w:val="nil"/>
                <w:left w:val="nil"/>
                <w:bottom w:val="nil"/>
                <w:right w:val="nil"/>
                <w:between w:val="nil"/>
              </w:pBdr>
              <w:spacing w:line="240" w:lineRule="auto"/>
              <w:rPr>
                <w:ins w:id="2637" w:author="Emeson Santos" w:date="2019-08-23T08:59:00Z"/>
                <w:rFonts w:eastAsia="Times New Roman" w:cs="Times New Roman"/>
                <w:highlight w:val="white"/>
              </w:rPr>
            </w:pPr>
          </w:p>
        </w:tc>
        <w:tc>
          <w:tcPr>
            <w:tcW w:w="1560" w:type="dxa"/>
            <w:shd w:val="clear" w:color="auto" w:fill="auto"/>
            <w:tcMar>
              <w:top w:w="100" w:type="dxa"/>
              <w:left w:w="100" w:type="dxa"/>
              <w:bottom w:w="100" w:type="dxa"/>
              <w:right w:w="100" w:type="dxa"/>
            </w:tcMar>
          </w:tcPr>
          <w:p w14:paraId="6A396976" w14:textId="77777777" w:rsidR="008F45D0" w:rsidRPr="008F45D0" w:rsidRDefault="008F45D0" w:rsidP="0068050B">
            <w:pPr>
              <w:widowControl w:val="0"/>
              <w:pBdr>
                <w:top w:val="nil"/>
                <w:left w:val="nil"/>
                <w:bottom w:val="nil"/>
                <w:right w:val="nil"/>
                <w:between w:val="nil"/>
              </w:pBdr>
              <w:spacing w:line="240" w:lineRule="auto"/>
              <w:rPr>
                <w:ins w:id="2638" w:author="Emeson Santos" w:date="2019-08-23T08:59:00Z"/>
                <w:rFonts w:eastAsia="Times New Roman" w:cs="Times New Roman"/>
                <w:highlight w:val="white"/>
              </w:rPr>
            </w:pPr>
          </w:p>
        </w:tc>
        <w:tc>
          <w:tcPr>
            <w:tcW w:w="1560" w:type="dxa"/>
            <w:shd w:val="clear" w:color="auto" w:fill="auto"/>
            <w:tcMar>
              <w:top w:w="100" w:type="dxa"/>
              <w:left w:w="100" w:type="dxa"/>
              <w:bottom w:w="100" w:type="dxa"/>
              <w:right w:w="100" w:type="dxa"/>
            </w:tcMar>
          </w:tcPr>
          <w:p w14:paraId="378FCD07" w14:textId="77777777" w:rsidR="008F45D0" w:rsidRPr="008F45D0" w:rsidRDefault="008F45D0" w:rsidP="0068050B">
            <w:pPr>
              <w:widowControl w:val="0"/>
              <w:pBdr>
                <w:top w:val="nil"/>
                <w:left w:val="nil"/>
                <w:bottom w:val="nil"/>
                <w:right w:val="nil"/>
                <w:between w:val="nil"/>
              </w:pBdr>
              <w:spacing w:line="240" w:lineRule="auto"/>
              <w:rPr>
                <w:ins w:id="2639" w:author="Emeson Santos" w:date="2019-08-23T08:59:00Z"/>
                <w:rFonts w:eastAsia="Times New Roman" w:cs="Times New Roman"/>
                <w:highlight w:val="white"/>
              </w:rPr>
            </w:pPr>
          </w:p>
        </w:tc>
        <w:tc>
          <w:tcPr>
            <w:tcW w:w="1560" w:type="dxa"/>
            <w:shd w:val="clear" w:color="auto" w:fill="auto"/>
            <w:tcMar>
              <w:top w:w="100" w:type="dxa"/>
              <w:left w:w="100" w:type="dxa"/>
              <w:bottom w:w="100" w:type="dxa"/>
              <w:right w:w="100" w:type="dxa"/>
            </w:tcMar>
          </w:tcPr>
          <w:p w14:paraId="22B9545F" w14:textId="77777777" w:rsidR="008F45D0" w:rsidRPr="008F45D0" w:rsidRDefault="008F45D0" w:rsidP="0068050B">
            <w:pPr>
              <w:widowControl w:val="0"/>
              <w:pBdr>
                <w:top w:val="nil"/>
                <w:left w:val="nil"/>
                <w:bottom w:val="nil"/>
                <w:right w:val="nil"/>
                <w:between w:val="nil"/>
              </w:pBdr>
              <w:spacing w:line="240" w:lineRule="auto"/>
              <w:rPr>
                <w:ins w:id="2640" w:author="Emeson Santos" w:date="2019-08-23T08:59:00Z"/>
                <w:rFonts w:eastAsia="Times New Roman" w:cs="Times New Roman"/>
                <w:highlight w:val="white"/>
              </w:rPr>
            </w:pPr>
          </w:p>
        </w:tc>
      </w:tr>
      <w:tr w:rsidR="008F45D0" w:rsidRPr="008F45D0" w14:paraId="36D47CC7" w14:textId="77777777" w:rsidTr="00EF00E0">
        <w:trPr>
          <w:ins w:id="2641" w:author="Emeson Santos" w:date="2019-08-23T08:59:00Z"/>
        </w:trPr>
        <w:tc>
          <w:tcPr>
            <w:tcW w:w="1561" w:type="dxa"/>
            <w:shd w:val="clear" w:color="auto" w:fill="999999"/>
            <w:tcMar>
              <w:top w:w="100" w:type="dxa"/>
              <w:left w:w="100" w:type="dxa"/>
              <w:bottom w:w="100" w:type="dxa"/>
              <w:right w:w="100" w:type="dxa"/>
            </w:tcMar>
          </w:tcPr>
          <w:p w14:paraId="367AFCE4" w14:textId="77777777" w:rsidR="008F45D0" w:rsidRPr="008F45D0" w:rsidRDefault="008F45D0" w:rsidP="0068050B">
            <w:pPr>
              <w:widowControl w:val="0"/>
              <w:spacing w:line="240" w:lineRule="auto"/>
              <w:rPr>
                <w:ins w:id="2642" w:author="Emeson Santos" w:date="2019-08-23T08:59:00Z"/>
                <w:rFonts w:eastAsia="Times New Roman" w:cs="Times New Roman"/>
                <w:b/>
              </w:rPr>
            </w:pPr>
            <w:ins w:id="2643" w:author="Emeson Santos" w:date="2019-08-23T08:59:00Z">
              <w:r w:rsidRPr="008F45D0">
                <w:rPr>
                  <w:rFonts w:eastAsia="Times New Roman" w:cs="Times New Roman"/>
                  <w:b/>
                </w:rPr>
                <w:t>Etapa 4</w:t>
              </w:r>
            </w:ins>
          </w:p>
        </w:tc>
        <w:tc>
          <w:tcPr>
            <w:tcW w:w="1560" w:type="dxa"/>
            <w:shd w:val="clear" w:color="auto" w:fill="auto"/>
            <w:tcMar>
              <w:top w:w="100" w:type="dxa"/>
              <w:left w:w="100" w:type="dxa"/>
              <w:bottom w:w="100" w:type="dxa"/>
              <w:right w:w="100" w:type="dxa"/>
            </w:tcMar>
          </w:tcPr>
          <w:p w14:paraId="27449AB6" w14:textId="77777777" w:rsidR="008F45D0" w:rsidRPr="008F45D0" w:rsidRDefault="008F45D0" w:rsidP="0068050B">
            <w:pPr>
              <w:widowControl w:val="0"/>
              <w:pBdr>
                <w:top w:val="nil"/>
                <w:left w:val="nil"/>
                <w:bottom w:val="nil"/>
                <w:right w:val="nil"/>
                <w:between w:val="nil"/>
              </w:pBdr>
              <w:spacing w:line="240" w:lineRule="auto"/>
              <w:rPr>
                <w:ins w:id="2644" w:author="Emeson Santos" w:date="2019-08-23T08:59:00Z"/>
                <w:rFonts w:eastAsia="Times New Roman" w:cs="Times New Roman"/>
                <w:highlight w:val="white"/>
              </w:rPr>
            </w:pPr>
          </w:p>
        </w:tc>
        <w:tc>
          <w:tcPr>
            <w:tcW w:w="1560" w:type="dxa"/>
            <w:shd w:val="clear" w:color="auto" w:fill="auto"/>
            <w:tcMar>
              <w:top w:w="100" w:type="dxa"/>
              <w:left w:w="100" w:type="dxa"/>
              <w:bottom w:w="100" w:type="dxa"/>
              <w:right w:w="100" w:type="dxa"/>
            </w:tcMar>
          </w:tcPr>
          <w:p w14:paraId="0DEFF077" w14:textId="77777777" w:rsidR="008F45D0" w:rsidRPr="008F45D0" w:rsidRDefault="008F45D0" w:rsidP="0068050B">
            <w:pPr>
              <w:widowControl w:val="0"/>
              <w:pBdr>
                <w:top w:val="nil"/>
                <w:left w:val="nil"/>
                <w:bottom w:val="nil"/>
                <w:right w:val="nil"/>
                <w:between w:val="nil"/>
              </w:pBdr>
              <w:spacing w:line="240" w:lineRule="auto"/>
              <w:rPr>
                <w:ins w:id="2645" w:author="Emeson Santos" w:date="2019-08-23T08:59:00Z"/>
                <w:rFonts w:eastAsia="Times New Roman" w:cs="Times New Roman"/>
                <w:highlight w:val="white"/>
              </w:rPr>
            </w:pPr>
          </w:p>
        </w:tc>
        <w:tc>
          <w:tcPr>
            <w:tcW w:w="1560" w:type="dxa"/>
            <w:shd w:val="clear" w:color="auto" w:fill="auto"/>
            <w:tcMar>
              <w:top w:w="100" w:type="dxa"/>
              <w:left w:w="100" w:type="dxa"/>
              <w:bottom w:w="100" w:type="dxa"/>
              <w:right w:w="100" w:type="dxa"/>
            </w:tcMar>
          </w:tcPr>
          <w:p w14:paraId="48E8CF7C" w14:textId="77777777" w:rsidR="008F45D0" w:rsidRPr="008F45D0" w:rsidRDefault="008F45D0" w:rsidP="0068050B">
            <w:pPr>
              <w:widowControl w:val="0"/>
              <w:pBdr>
                <w:top w:val="nil"/>
                <w:left w:val="nil"/>
                <w:bottom w:val="nil"/>
                <w:right w:val="nil"/>
                <w:between w:val="nil"/>
              </w:pBdr>
              <w:spacing w:line="240" w:lineRule="auto"/>
              <w:rPr>
                <w:ins w:id="2646" w:author="Emeson Santos" w:date="2019-08-23T08:59:00Z"/>
                <w:rFonts w:eastAsia="Times New Roman" w:cs="Times New Roman"/>
                <w:highlight w:val="white"/>
              </w:rPr>
            </w:pPr>
          </w:p>
        </w:tc>
        <w:tc>
          <w:tcPr>
            <w:tcW w:w="1560" w:type="dxa"/>
            <w:shd w:val="clear" w:color="auto" w:fill="auto"/>
            <w:tcMar>
              <w:top w:w="100" w:type="dxa"/>
              <w:left w:w="100" w:type="dxa"/>
              <w:bottom w:w="100" w:type="dxa"/>
              <w:right w:w="100" w:type="dxa"/>
            </w:tcMar>
          </w:tcPr>
          <w:p w14:paraId="266CA21D" w14:textId="77777777" w:rsidR="008F45D0" w:rsidRPr="008F45D0" w:rsidRDefault="008F45D0" w:rsidP="0068050B">
            <w:pPr>
              <w:widowControl w:val="0"/>
              <w:pBdr>
                <w:top w:val="nil"/>
                <w:left w:val="nil"/>
                <w:bottom w:val="nil"/>
                <w:right w:val="nil"/>
                <w:between w:val="nil"/>
              </w:pBdr>
              <w:spacing w:line="240" w:lineRule="auto"/>
              <w:rPr>
                <w:ins w:id="2647" w:author="Emeson Santos" w:date="2019-08-23T08:59:00Z"/>
                <w:rFonts w:eastAsia="Times New Roman" w:cs="Times New Roman"/>
                <w:highlight w:val="white"/>
              </w:rPr>
            </w:pPr>
          </w:p>
        </w:tc>
        <w:tc>
          <w:tcPr>
            <w:tcW w:w="1560" w:type="dxa"/>
            <w:shd w:val="clear" w:color="auto" w:fill="auto"/>
            <w:tcMar>
              <w:top w:w="100" w:type="dxa"/>
              <w:left w:w="100" w:type="dxa"/>
              <w:bottom w:w="100" w:type="dxa"/>
              <w:right w:w="100" w:type="dxa"/>
            </w:tcMar>
          </w:tcPr>
          <w:p w14:paraId="3093F2C0" w14:textId="77777777" w:rsidR="008F45D0" w:rsidRPr="008F45D0" w:rsidRDefault="008F45D0" w:rsidP="0068050B">
            <w:pPr>
              <w:widowControl w:val="0"/>
              <w:pBdr>
                <w:top w:val="nil"/>
                <w:left w:val="nil"/>
                <w:bottom w:val="nil"/>
                <w:right w:val="nil"/>
                <w:between w:val="nil"/>
              </w:pBdr>
              <w:spacing w:line="240" w:lineRule="auto"/>
              <w:rPr>
                <w:ins w:id="2648" w:author="Emeson Santos" w:date="2019-08-23T08:59:00Z"/>
                <w:rFonts w:eastAsia="Times New Roman" w:cs="Times New Roman"/>
                <w:highlight w:val="white"/>
              </w:rPr>
            </w:pPr>
          </w:p>
        </w:tc>
      </w:tr>
      <w:tr w:rsidR="008F45D0" w:rsidRPr="008F45D0" w14:paraId="46DC8DF1" w14:textId="77777777" w:rsidTr="00EF00E0">
        <w:trPr>
          <w:ins w:id="2649" w:author="Emeson Santos" w:date="2019-08-23T08:59:00Z"/>
        </w:trPr>
        <w:tc>
          <w:tcPr>
            <w:tcW w:w="1561" w:type="dxa"/>
            <w:shd w:val="clear" w:color="auto" w:fill="999999"/>
            <w:tcMar>
              <w:top w:w="100" w:type="dxa"/>
              <w:left w:w="100" w:type="dxa"/>
              <w:bottom w:w="100" w:type="dxa"/>
              <w:right w:w="100" w:type="dxa"/>
            </w:tcMar>
          </w:tcPr>
          <w:p w14:paraId="10C3ADA5" w14:textId="77777777" w:rsidR="008F45D0" w:rsidRPr="008F45D0" w:rsidRDefault="008F45D0" w:rsidP="0068050B">
            <w:pPr>
              <w:widowControl w:val="0"/>
              <w:spacing w:line="240" w:lineRule="auto"/>
              <w:rPr>
                <w:ins w:id="2650" w:author="Emeson Santos" w:date="2019-08-23T08:59:00Z"/>
                <w:rFonts w:eastAsia="Times New Roman" w:cs="Times New Roman"/>
                <w:b/>
              </w:rPr>
            </w:pPr>
            <w:ins w:id="2651" w:author="Emeson Santos" w:date="2019-08-23T08:59:00Z">
              <w:r w:rsidRPr="008F45D0">
                <w:rPr>
                  <w:rFonts w:eastAsia="Times New Roman" w:cs="Times New Roman"/>
                  <w:b/>
                </w:rPr>
                <w:t>Etapa 5</w:t>
              </w:r>
            </w:ins>
          </w:p>
        </w:tc>
        <w:tc>
          <w:tcPr>
            <w:tcW w:w="1560" w:type="dxa"/>
            <w:shd w:val="clear" w:color="auto" w:fill="auto"/>
            <w:tcMar>
              <w:top w:w="100" w:type="dxa"/>
              <w:left w:w="100" w:type="dxa"/>
              <w:bottom w:w="100" w:type="dxa"/>
              <w:right w:w="100" w:type="dxa"/>
            </w:tcMar>
          </w:tcPr>
          <w:p w14:paraId="3DE95421" w14:textId="77777777" w:rsidR="008F45D0" w:rsidRPr="008F45D0" w:rsidRDefault="008F45D0" w:rsidP="0068050B">
            <w:pPr>
              <w:widowControl w:val="0"/>
              <w:pBdr>
                <w:top w:val="nil"/>
                <w:left w:val="nil"/>
                <w:bottom w:val="nil"/>
                <w:right w:val="nil"/>
                <w:between w:val="nil"/>
              </w:pBdr>
              <w:spacing w:line="240" w:lineRule="auto"/>
              <w:rPr>
                <w:ins w:id="2652" w:author="Emeson Santos" w:date="2019-08-23T08:59:00Z"/>
                <w:rFonts w:eastAsia="Times New Roman" w:cs="Times New Roman"/>
                <w:highlight w:val="white"/>
              </w:rPr>
            </w:pPr>
          </w:p>
        </w:tc>
        <w:tc>
          <w:tcPr>
            <w:tcW w:w="1560" w:type="dxa"/>
            <w:shd w:val="clear" w:color="auto" w:fill="auto"/>
            <w:tcMar>
              <w:top w:w="100" w:type="dxa"/>
              <w:left w:w="100" w:type="dxa"/>
              <w:bottom w:w="100" w:type="dxa"/>
              <w:right w:w="100" w:type="dxa"/>
            </w:tcMar>
          </w:tcPr>
          <w:p w14:paraId="3B4D50E0" w14:textId="77777777" w:rsidR="008F45D0" w:rsidRPr="008F45D0" w:rsidRDefault="008F45D0" w:rsidP="0068050B">
            <w:pPr>
              <w:widowControl w:val="0"/>
              <w:pBdr>
                <w:top w:val="nil"/>
                <w:left w:val="nil"/>
                <w:bottom w:val="nil"/>
                <w:right w:val="nil"/>
                <w:between w:val="nil"/>
              </w:pBdr>
              <w:spacing w:line="240" w:lineRule="auto"/>
              <w:rPr>
                <w:ins w:id="2653" w:author="Emeson Santos" w:date="2019-08-23T08:59:00Z"/>
                <w:rFonts w:eastAsia="Times New Roman" w:cs="Times New Roman"/>
                <w:highlight w:val="white"/>
              </w:rPr>
            </w:pPr>
          </w:p>
        </w:tc>
        <w:tc>
          <w:tcPr>
            <w:tcW w:w="1560" w:type="dxa"/>
            <w:shd w:val="clear" w:color="auto" w:fill="auto"/>
            <w:tcMar>
              <w:top w:w="100" w:type="dxa"/>
              <w:left w:w="100" w:type="dxa"/>
              <w:bottom w:w="100" w:type="dxa"/>
              <w:right w:w="100" w:type="dxa"/>
            </w:tcMar>
          </w:tcPr>
          <w:p w14:paraId="202487E1" w14:textId="77777777" w:rsidR="008F45D0" w:rsidRPr="008F45D0" w:rsidRDefault="008F45D0" w:rsidP="0068050B">
            <w:pPr>
              <w:widowControl w:val="0"/>
              <w:pBdr>
                <w:top w:val="nil"/>
                <w:left w:val="nil"/>
                <w:bottom w:val="nil"/>
                <w:right w:val="nil"/>
                <w:between w:val="nil"/>
              </w:pBdr>
              <w:spacing w:line="240" w:lineRule="auto"/>
              <w:rPr>
                <w:ins w:id="2654" w:author="Emeson Santos" w:date="2019-08-23T08:59:00Z"/>
                <w:rFonts w:eastAsia="Times New Roman" w:cs="Times New Roman"/>
                <w:highlight w:val="white"/>
              </w:rPr>
            </w:pPr>
          </w:p>
        </w:tc>
        <w:tc>
          <w:tcPr>
            <w:tcW w:w="1560" w:type="dxa"/>
            <w:shd w:val="clear" w:color="auto" w:fill="auto"/>
            <w:tcMar>
              <w:top w:w="100" w:type="dxa"/>
              <w:left w:w="100" w:type="dxa"/>
              <w:bottom w:w="100" w:type="dxa"/>
              <w:right w:w="100" w:type="dxa"/>
            </w:tcMar>
          </w:tcPr>
          <w:p w14:paraId="347D88CC" w14:textId="77777777" w:rsidR="008F45D0" w:rsidRPr="008F45D0" w:rsidRDefault="008F45D0" w:rsidP="0068050B">
            <w:pPr>
              <w:widowControl w:val="0"/>
              <w:pBdr>
                <w:top w:val="nil"/>
                <w:left w:val="nil"/>
                <w:bottom w:val="nil"/>
                <w:right w:val="nil"/>
                <w:between w:val="nil"/>
              </w:pBdr>
              <w:spacing w:line="240" w:lineRule="auto"/>
              <w:rPr>
                <w:ins w:id="2655" w:author="Emeson Santos" w:date="2019-08-23T08:59:00Z"/>
                <w:rFonts w:eastAsia="Times New Roman" w:cs="Times New Roman"/>
                <w:highlight w:val="white"/>
              </w:rPr>
            </w:pPr>
          </w:p>
        </w:tc>
        <w:tc>
          <w:tcPr>
            <w:tcW w:w="1560" w:type="dxa"/>
            <w:shd w:val="clear" w:color="auto" w:fill="auto"/>
            <w:tcMar>
              <w:top w:w="100" w:type="dxa"/>
              <w:left w:w="100" w:type="dxa"/>
              <w:bottom w:w="100" w:type="dxa"/>
              <w:right w:w="100" w:type="dxa"/>
            </w:tcMar>
          </w:tcPr>
          <w:p w14:paraId="4EF5CD94" w14:textId="77777777" w:rsidR="008F45D0" w:rsidRPr="008F45D0" w:rsidRDefault="008F45D0" w:rsidP="0068050B">
            <w:pPr>
              <w:widowControl w:val="0"/>
              <w:pBdr>
                <w:top w:val="nil"/>
                <w:left w:val="nil"/>
                <w:bottom w:val="nil"/>
                <w:right w:val="nil"/>
                <w:between w:val="nil"/>
              </w:pBdr>
              <w:spacing w:line="240" w:lineRule="auto"/>
              <w:rPr>
                <w:ins w:id="2656" w:author="Emeson Santos" w:date="2019-08-23T08:59:00Z"/>
                <w:rFonts w:eastAsia="Times New Roman" w:cs="Times New Roman"/>
                <w:highlight w:val="white"/>
              </w:rPr>
            </w:pPr>
          </w:p>
        </w:tc>
      </w:tr>
      <w:tr w:rsidR="008F45D0" w:rsidRPr="008F45D0" w14:paraId="0DB56BD8" w14:textId="77777777" w:rsidTr="00EF00E0">
        <w:trPr>
          <w:ins w:id="2657" w:author="Emeson Santos" w:date="2019-08-23T08:59:00Z"/>
        </w:trPr>
        <w:tc>
          <w:tcPr>
            <w:tcW w:w="1561" w:type="dxa"/>
            <w:shd w:val="clear" w:color="auto" w:fill="999999"/>
            <w:tcMar>
              <w:top w:w="100" w:type="dxa"/>
              <w:left w:w="100" w:type="dxa"/>
              <w:bottom w:w="100" w:type="dxa"/>
              <w:right w:w="100" w:type="dxa"/>
            </w:tcMar>
          </w:tcPr>
          <w:p w14:paraId="163E34F7" w14:textId="77777777" w:rsidR="008F45D0" w:rsidRPr="008F45D0" w:rsidRDefault="008F45D0" w:rsidP="0068050B">
            <w:pPr>
              <w:widowControl w:val="0"/>
              <w:spacing w:line="240" w:lineRule="auto"/>
              <w:rPr>
                <w:ins w:id="2658" w:author="Emeson Santos" w:date="2019-08-23T08:59:00Z"/>
                <w:rFonts w:eastAsia="Times New Roman" w:cs="Times New Roman"/>
                <w:b/>
              </w:rPr>
            </w:pPr>
            <w:ins w:id="2659" w:author="Emeson Santos" w:date="2019-08-23T08:59:00Z">
              <w:r w:rsidRPr="008F45D0">
                <w:rPr>
                  <w:rFonts w:eastAsia="Times New Roman" w:cs="Times New Roman"/>
                  <w:b/>
                </w:rPr>
                <w:t>Etapa 6</w:t>
              </w:r>
            </w:ins>
          </w:p>
        </w:tc>
        <w:tc>
          <w:tcPr>
            <w:tcW w:w="1560" w:type="dxa"/>
            <w:shd w:val="clear" w:color="auto" w:fill="auto"/>
            <w:tcMar>
              <w:top w:w="100" w:type="dxa"/>
              <w:left w:w="100" w:type="dxa"/>
              <w:bottom w:w="100" w:type="dxa"/>
              <w:right w:w="100" w:type="dxa"/>
            </w:tcMar>
          </w:tcPr>
          <w:p w14:paraId="6B82961C" w14:textId="77777777" w:rsidR="008F45D0" w:rsidRPr="008F45D0" w:rsidRDefault="008F45D0" w:rsidP="0068050B">
            <w:pPr>
              <w:widowControl w:val="0"/>
              <w:pBdr>
                <w:top w:val="nil"/>
                <w:left w:val="nil"/>
                <w:bottom w:val="nil"/>
                <w:right w:val="nil"/>
                <w:between w:val="nil"/>
              </w:pBdr>
              <w:spacing w:line="240" w:lineRule="auto"/>
              <w:rPr>
                <w:ins w:id="2660" w:author="Emeson Santos" w:date="2019-08-23T08:59:00Z"/>
                <w:rFonts w:eastAsia="Times New Roman" w:cs="Times New Roman"/>
                <w:highlight w:val="white"/>
              </w:rPr>
            </w:pPr>
          </w:p>
        </w:tc>
        <w:tc>
          <w:tcPr>
            <w:tcW w:w="1560" w:type="dxa"/>
            <w:shd w:val="clear" w:color="auto" w:fill="auto"/>
            <w:tcMar>
              <w:top w:w="100" w:type="dxa"/>
              <w:left w:w="100" w:type="dxa"/>
              <w:bottom w:w="100" w:type="dxa"/>
              <w:right w:w="100" w:type="dxa"/>
            </w:tcMar>
          </w:tcPr>
          <w:p w14:paraId="0BC59AB9" w14:textId="77777777" w:rsidR="008F45D0" w:rsidRPr="008F45D0" w:rsidRDefault="008F45D0" w:rsidP="0068050B">
            <w:pPr>
              <w:widowControl w:val="0"/>
              <w:pBdr>
                <w:top w:val="nil"/>
                <w:left w:val="nil"/>
                <w:bottom w:val="nil"/>
                <w:right w:val="nil"/>
                <w:between w:val="nil"/>
              </w:pBdr>
              <w:spacing w:line="240" w:lineRule="auto"/>
              <w:rPr>
                <w:ins w:id="2661" w:author="Emeson Santos" w:date="2019-08-23T08:59:00Z"/>
                <w:rFonts w:eastAsia="Times New Roman" w:cs="Times New Roman"/>
                <w:highlight w:val="white"/>
              </w:rPr>
            </w:pPr>
          </w:p>
        </w:tc>
        <w:tc>
          <w:tcPr>
            <w:tcW w:w="1560" w:type="dxa"/>
            <w:shd w:val="clear" w:color="auto" w:fill="auto"/>
            <w:tcMar>
              <w:top w:w="100" w:type="dxa"/>
              <w:left w:w="100" w:type="dxa"/>
              <w:bottom w:w="100" w:type="dxa"/>
              <w:right w:w="100" w:type="dxa"/>
            </w:tcMar>
          </w:tcPr>
          <w:p w14:paraId="36CD6A13" w14:textId="77777777" w:rsidR="008F45D0" w:rsidRPr="008F45D0" w:rsidRDefault="008F45D0" w:rsidP="0068050B">
            <w:pPr>
              <w:widowControl w:val="0"/>
              <w:pBdr>
                <w:top w:val="nil"/>
                <w:left w:val="nil"/>
                <w:bottom w:val="nil"/>
                <w:right w:val="nil"/>
                <w:between w:val="nil"/>
              </w:pBdr>
              <w:spacing w:line="240" w:lineRule="auto"/>
              <w:rPr>
                <w:ins w:id="2662" w:author="Emeson Santos" w:date="2019-08-23T08:59:00Z"/>
                <w:rFonts w:eastAsia="Times New Roman" w:cs="Times New Roman"/>
                <w:highlight w:val="white"/>
              </w:rPr>
            </w:pPr>
          </w:p>
        </w:tc>
        <w:tc>
          <w:tcPr>
            <w:tcW w:w="1560" w:type="dxa"/>
            <w:shd w:val="clear" w:color="auto" w:fill="auto"/>
            <w:tcMar>
              <w:top w:w="100" w:type="dxa"/>
              <w:left w:w="100" w:type="dxa"/>
              <w:bottom w:w="100" w:type="dxa"/>
              <w:right w:w="100" w:type="dxa"/>
            </w:tcMar>
          </w:tcPr>
          <w:p w14:paraId="016B1D98" w14:textId="77777777" w:rsidR="008F45D0" w:rsidRPr="008F45D0" w:rsidRDefault="008F45D0" w:rsidP="0068050B">
            <w:pPr>
              <w:widowControl w:val="0"/>
              <w:pBdr>
                <w:top w:val="nil"/>
                <w:left w:val="nil"/>
                <w:bottom w:val="nil"/>
                <w:right w:val="nil"/>
                <w:between w:val="nil"/>
              </w:pBdr>
              <w:spacing w:line="240" w:lineRule="auto"/>
              <w:rPr>
                <w:ins w:id="2663" w:author="Emeson Santos" w:date="2019-08-23T08:59:00Z"/>
                <w:rFonts w:eastAsia="Times New Roman" w:cs="Times New Roman"/>
                <w:highlight w:val="white"/>
              </w:rPr>
            </w:pPr>
          </w:p>
        </w:tc>
        <w:tc>
          <w:tcPr>
            <w:tcW w:w="1560" w:type="dxa"/>
            <w:shd w:val="clear" w:color="auto" w:fill="auto"/>
            <w:tcMar>
              <w:top w:w="100" w:type="dxa"/>
              <w:left w:w="100" w:type="dxa"/>
              <w:bottom w:w="100" w:type="dxa"/>
              <w:right w:w="100" w:type="dxa"/>
            </w:tcMar>
          </w:tcPr>
          <w:p w14:paraId="055AF6A9" w14:textId="77777777" w:rsidR="008F45D0" w:rsidRPr="008F45D0" w:rsidRDefault="008F45D0" w:rsidP="0068050B">
            <w:pPr>
              <w:widowControl w:val="0"/>
              <w:pBdr>
                <w:top w:val="nil"/>
                <w:left w:val="nil"/>
                <w:bottom w:val="nil"/>
                <w:right w:val="nil"/>
                <w:between w:val="nil"/>
              </w:pBdr>
              <w:spacing w:line="240" w:lineRule="auto"/>
              <w:rPr>
                <w:ins w:id="2664" w:author="Emeson Santos" w:date="2019-08-23T08:59:00Z"/>
                <w:rFonts w:eastAsia="Times New Roman" w:cs="Times New Roman"/>
                <w:highlight w:val="white"/>
              </w:rPr>
            </w:pPr>
          </w:p>
        </w:tc>
      </w:tr>
      <w:tr w:rsidR="008F45D0" w:rsidRPr="008F45D0" w14:paraId="79BD918E" w14:textId="77777777" w:rsidTr="00EF00E0">
        <w:trPr>
          <w:ins w:id="2665" w:author="Emeson Santos" w:date="2019-08-23T08:59:00Z"/>
        </w:trPr>
        <w:tc>
          <w:tcPr>
            <w:tcW w:w="1561" w:type="dxa"/>
            <w:shd w:val="clear" w:color="auto" w:fill="999999"/>
            <w:tcMar>
              <w:top w:w="100" w:type="dxa"/>
              <w:left w:w="100" w:type="dxa"/>
              <w:bottom w:w="100" w:type="dxa"/>
              <w:right w:w="100" w:type="dxa"/>
            </w:tcMar>
          </w:tcPr>
          <w:p w14:paraId="03F6F028" w14:textId="77777777" w:rsidR="008F45D0" w:rsidRPr="008F45D0" w:rsidRDefault="008F45D0" w:rsidP="0068050B">
            <w:pPr>
              <w:widowControl w:val="0"/>
              <w:spacing w:line="240" w:lineRule="auto"/>
              <w:rPr>
                <w:ins w:id="2666" w:author="Emeson Santos" w:date="2019-08-23T08:59:00Z"/>
                <w:rFonts w:eastAsia="Times New Roman" w:cs="Times New Roman"/>
                <w:b/>
              </w:rPr>
            </w:pPr>
            <w:ins w:id="2667" w:author="Emeson Santos" w:date="2019-08-23T08:59:00Z">
              <w:r w:rsidRPr="008F45D0">
                <w:rPr>
                  <w:rFonts w:eastAsia="Times New Roman" w:cs="Times New Roman"/>
                  <w:b/>
                </w:rPr>
                <w:t>Etapa 7</w:t>
              </w:r>
            </w:ins>
          </w:p>
        </w:tc>
        <w:tc>
          <w:tcPr>
            <w:tcW w:w="1560" w:type="dxa"/>
            <w:shd w:val="clear" w:color="auto" w:fill="auto"/>
            <w:tcMar>
              <w:top w:w="100" w:type="dxa"/>
              <w:left w:w="100" w:type="dxa"/>
              <w:bottom w:w="100" w:type="dxa"/>
              <w:right w:w="100" w:type="dxa"/>
            </w:tcMar>
          </w:tcPr>
          <w:p w14:paraId="3367E8F5" w14:textId="77777777" w:rsidR="008F45D0" w:rsidRPr="008F45D0" w:rsidRDefault="008F45D0" w:rsidP="0068050B">
            <w:pPr>
              <w:widowControl w:val="0"/>
              <w:pBdr>
                <w:top w:val="nil"/>
                <w:left w:val="nil"/>
                <w:bottom w:val="nil"/>
                <w:right w:val="nil"/>
                <w:between w:val="nil"/>
              </w:pBdr>
              <w:spacing w:line="240" w:lineRule="auto"/>
              <w:rPr>
                <w:ins w:id="2668" w:author="Emeson Santos" w:date="2019-08-23T08:59:00Z"/>
                <w:rFonts w:eastAsia="Times New Roman" w:cs="Times New Roman"/>
                <w:highlight w:val="white"/>
              </w:rPr>
            </w:pPr>
          </w:p>
        </w:tc>
        <w:tc>
          <w:tcPr>
            <w:tcW w:w="1560" w:type="dxa"/>
            <w:shd w:val="clear" w:color="auto" w:fill="auto"/>
            <w:tcMar>
              <w:top w:w="100" w:type="dxa"/>
              <w:left w:w="100" w:type="dxa"/>
              <w:bottom w:w="100" w:type="dxa"/>
              <w:right w:w="100" w:type="dxa"/>
            </w:tcMar>
          </w:tcPr>
          <w:p w14:paraId="3460D468" w14:textId="77777777" w:rsidR="008F45D0" w:rsidRPr="008F45D0" w:rsidRDefault="008F45D0" w:rsidP="0068050B">
            <w:pPr>
              <w:widowControl w:val="0"/>
              <w:pBdr>
                <w:top w:val="nil"/>
                <w:left w:val="nil"/>
                <w:bottom w:val="nil"/>
                <w:right w:val="nil"/>
                <w:between w:val="nil"/>
              </w:pBdr>
              <w:spacing w:line="240" w:lineRule="auto"/>
              <w:rPr>
                <w:ins w:id="2669" w:author="Emeson Santos" w:date="2019-08-23T08:59:00Z"/>
                <w:rFonts w:eastAsia="Times New Roman" w:cs="Times New Roman"/>
                <w:highlight w:val="white"/>
              </w:rPr>
            </w:pPr>
          </w:p>
        </w:tc>
        <w:tc>
          <w:tcPr>
            <w:tcW w:w="1560" w:type="dxa"/>
            <w:shd w:val="clear" w:color="auto" w:fill="auto"/>
            <w:tcMar>
              <w:top w:w="100" w:type="dxa"/>
              <w:left w:w="100" w:type="dxa"/>
              <w:bottom w:w="100" w:type="dxa"/>
              <w:right w:w="100" w:type="dxa"/>
            </w:tcMar>
          </w:tcPr>
          <w:p w14:paraId="01C157D3" w14:textId="77777777" w:rsidR="008F45D0" w:rsidRPr="008F45D0" w:rsidRDefault="008F45D0" w:rsidP="0068050B">
            <w:pPr>
              <w:widowControl w:val="0"/>
              <w:pBdr>
                <w:top w:val="nil"/>
                <w:left w:val="nil"/>
                <w:bottom w:val="nil"/>
                <w:right w:val="nil"/>
                <w:between w:val="nil"/>
              </w:pBdr>
              <w:spacing w:line="240" w:lineRule="auto"/>
              <w:rPr>
                <w:ins w:id="2670" w:author="Emeson Santos" w:date="2019-08-23T08:59:00Z"/>
                <w:rFonts w:eastAsia="Times New Roman" w:cs="Times New Roman"/>
                <w:highlight w:val="white"/>
              </w:rPr>
            </w:pPr>
          </w:p>
        </w:tc>
        <w:tc>
          <w:tcPr>
            <w:tcW w:w="1560" w:type="dxa"/>
            <w:shd w:val="clear" w:color="auto" w:fill="auto"/>
            <w:tcMar>
              <w:top w:w="100" w:type="dxa"/>
              <w:left w:w="100" w:type="dxa"/>
              <w:bottom w:w="100" w:type="dxa"/>
              <w:right w:w="100" w:type="dxa"/>
            </w:tcMar>
          </w:tcPr>
          <w:p w14:paraId="7152FC69" w14:textId="77777777" w:rsidR="008F45D0" w:rsidRPr="008F45D0" w:rsidRDefault="008F45D0" w:rsidP="0068050B">
            <w:pPr>
              <w:widowControl w:val="0"/>
              <w:pBdr>
                <w:top w:val="nil"/>
                <w:left w:val="nil"/>
                <w:bottom w:val="nil"/>
                <w:right w:val="nil"/>
                <w:between w:val="nil"/>
              </w:pBdr>
              <w:spacing w:line="240" w:lineRule="auto"/>
              <w:rPr>
                <w:ins w:id="2671" w:author="Emeson Santos" w:date="2019-08-23T08:59:00Z"/>
                <w:rFonts w:eastAsia="Times New Roman" w:cs="Times New Roman"/>
                <w:highlight w:val="white"/>
              </w:rPr>
            </w:pPr>
          </w:p>
        </w:tc>
        <w:tc>
          <w:tcPr>
            <w:tcW w:w="1560" w:type="dxa"/>
            <w:shd w:val="clear" w:color="auto" w:fill="auto"/>
            <w:tcMar>
              <w:top w:w="100" w:type="dxa"/>
              <w:left w:w="100" w:type="dxa"/>
              <w:bottom w:w="100" w:type="dxa"/>
              <w:right w:w="100" w:type="dxa"/>
            </w:tcMar>
          </w:tcPr>
          <w:p w14:paraId="17AA4248" w14:textId="77777777" w:rsidR="008F45D0" w:rsidRPr="008F45D0" w:rsidRDefault="008F45D0" w:rsidP="0068050B">
            <w:pPr>
              <w:widowControl w:val="0"/>
              <w:pBdr>
                <w:top w:val="nil"/>
                <w:left w:val="nil"/>
                <w:bottom w:val="nil"/>
                <w:right w:val="nil"/>
                <w:between w:val="nil"/>
              </w:pBdr>
              <w:spacing w:line="240" w:lineRule="auto"/>
              <w:rPr>
                <w:ins w:id="2672" w:author="Emeson Santos" w:date="2019-08-23T08:59:00Z"/>
                <w:rFonts w:eastAsia="Times New Roman" w:cs="Times New Roman"/>
                <w:highlight w:val="white"/>
              </w:rPr>
            </w:pPr>
          </w:p>
        </w:tc>
      </w:tr>
      <w:tr w:rsidR="008F45D0" w:rsidRPr="008F45D0" w14:paraId="0B368A76" w14:textId="77777777" w:rsidTr="00EF00E0">
        <w:trPr>
          <w:ins w:id="2673" w:author="Emeson Santos" w:date="2019-08-23T08:59:00Z"/>
        </w:trPr>
        <w:tc>
          <w:tcPr>
            <w:tcW w:w="1561" w:type="dxa"/>
            <w:shd w:val="clear" w:color="auto" w:fill="999999"/>
            <w:tcMar>
              <w:top w:w="100" w:type="dxa"/>
              <w:left w:w="100" w:type="dxa"/>
              <w:bottom w:w="100" w:type="dxa"/>
              <w:right w:w="100" w:type="dxa"/>
            </w:tcMar>
          </w:tcPr>
          <w:p w14:paraId="7885E6C6" w14:textId="77777777" w:rsidR="008F45D0" w:rsidRPr="008F45D0" w:rsidRDefault="008F45D0" w:rsidP="0068050B">
            <w:pPr>
              <w:widowControl w:val="0"/>
              <w:pBdr>
                <w:top w:val="nil"/>
                <w:left w:val="nil"/>
                <w:bottom w:val="nil"/>
                <w:right w:val="nil"/>
                <w:between w:val="nil"/>
              </w:pBdr>
              <w:spacing w:line="240" w:lineRule="auto"/>
              <w:rPr>
                <w:ins w:id="2674" w:author="Emeson Santos" w:date="2019-08-23T08:59:00Z"/>
                <w:rFonts w:eastAsia="Times New Roman" w:cs="Times New Roman"/>
                <w:b/>
              </w:rPr>
            </w:pPr>
            <w:ins w:id="2675" w:author="Emeson Santos" w:date="2019-08-23T08:59:00Z">
              <w:r w:rsidRPr="008F45D0">
                <w:rPr>
                  <w:rFonts w:eastAsia="Times New Roman" w:cs="Times New Roman"/>
                  <w:b/>
                </w:rPr>
                <w:t>Etapa 8</w:t>
              </w:r>
            </w:ins>
          </w:p>
        </w:tc>
        <w:tc>
          <w:tcPr>
            <w:tcW w:w="1560" w:type="dxa"/>
            <w:shd w:val="clear" w:color="auto" w:fill="auto"/>
            <w:tcMar>
              <w:top w:w="100" w:type="dxa"/>
              <w:left w:w="100" w:type="dxa"/>
              <w:bottom w:w="100" w:type="dxa"/>
              <w:right w:w="100" w:type="dxa"/>
            </w:tcMar>
          </w:tcPr>
          <w:p w14:paraId="43F3333D" w14:textId="77777777" w:rsidR="008F45D0" w:rsidRPr="008F45D0" w:rsidRDefault="008F45D0" w:rsidP="0068050B">
            <w:pPr>
              <w:widowControl w:val="0"/>
              <w:pBdr>
                <w:top w:val="nil"/>
                <w:left w:val="nil"/>
                <w:bottom w:val="nil"/>
                <w:right w:val="nil"/>
                <w:between w:val="nil"/>
              </w:pBdr>
              <w:spacing w:line="240" w:lineRule="auto"/>
              <w:rPr>
                <w:ins w:id="2676" w:author="Emeson Santos" w:date="2019-08-23T08:59:00Z"/>
                <w:rFonts w:eastAsia="Times New Roman" w:cs="Times New Roman"/>
                <w:highlight w:val="white"/>
              </w:rPr>
            </w:pPr>
          </w:p>
        </w:tc>
        <w:tc>
          <w:tcPr>
            <w:tcW w:w="1560" w:type="dxa"/>
            <w:shd w:val="clear" w:color="auto" w:fill="auto"/>
            <w:tcMar>
              <w:top w:w="100" w:type="dxa"/>
              <w:left w:w="100" w:type="dxa"/>
              <w:bottom w:w="100" w:type="dxa"/>
              <w:right w:w="100" w:type="dxa"/>
            </w:tcMar>
          </w:tcPr>
          <w:p w14:paraId="640187FF" w14:textId="77777777" w:rsidR="008F45D0" w:rsidRPr="008F45D0" w:rsidRDefault="008F45D0" w:rsidP="0068050B">
            <w:pPr>
              <w:widowControl w:val="0"/>
              <w:pBdr>
                <w:top w:val="nil"/>
                <w:left w:val="nil"/>
                <w:bottom w:val="nil"/>
                <w:right w:val="nil"/>
                <w:between w:val="nil"/>
              </w:pBdr>
              <w:spacing w:line="240" w:lineRule="auto"/>
              <w:rPr>
                <w:ins w:id="2677" w:author="Emeson Santos" w:date="2019-08-23T08:59:00Z"/>
                <w:rFonts w:eastAsia="Times New Roman" w:cs="Times New Roman"/>
                <w:highlight w:val="white"/>
              </w:rPr>
            </w:pPr>
          </w:p>
        </w:tc>
        <w:tc>
          <w:tcPr>
            <w:tcW w:w="1560" w:type="dxa"/>
            <w:shd w:val="clear" w:color="auto" w:fill="auto"/>
            <w:tcMar>
              <w:top w:w="100" w:type="dxa"/>
              <w:left w:w="100" w:type="dxa"/>
              <w:bottom w:w="100" w:type="dxa"/>
              <w:right w:w="100" w:type="dxa"/>
            </w:tcMar>
          </w:tcPr>
          <w:p w14:paraId="29CB1D80" w14:textId="77777777" w:rsidR="008F45D0" w:rsidRPr="008F45D0" w:rsidRDefault="008F45D0" w:rsidP="0068050B">
            <w:pPr>
              <w:widowControl w:val="0"/>
              <w:pBdr>
                <w:top w:val="nil"/>
                <w:left w:val="nil"/>
                <w:bottom w:val="nil"/>
                <w:right w:val="nil"/>
                <w:between w:val="nil"/>
              </w:pBdr>
              <w:spacing w:line="240" w:lineRule="auto"/>
              <w:rPr>
                <w:ins w:id="2678" w:author="Emeson Santos" w:date="2019-08-23T08:59:00Z"/>
                <w:rFonts w:eastAsia="Times New Roman" w:cs="Times New Roman"/>
                <w:highlight w:val="white"/>
              </w:rPr>
            </w:pPr>
          </w:p>
        </w:tc>
        <w:tc>
          <w:tcPr>
            <w:tcW w:w="1560" w:type="dxa"/>
            <w:shd w:val="clear" w:color="auto" w:fill="auto"/>
            <w:tcMar>
              <w:top w:w="100" w:type="dxa"/>
              <w:left w:w="100" w:type="dxa"/>
              <w:bottom w:w="100" w:type="dxa"/>
              <w:right w:w="100" w:type="dxa"/>
            </w:tcMar>
          </w:tcPr>
          <w:p w14:paraId="7037857F" w14:textId="77777777" w:rsidR="008F45D0" w:rsidRPr="008F45D0" w:rsidRDefault="008F45D0" w:rsidP="0068050B">
            <w:pPr>
              <w:widowControl w:val="0"/>
              <w:pBdr>
                <w:top w:val="nil"/>
                <w:left w:val="nil"/>
                <w:bottom w:val="nil"/>
                <w:right w:val="nil"/>
                <w:between w:val="nil"/>
              </w:pBdr>
              <w:spacing w:line="240" w:lineRule="auto"/>
              <w:rPr>
                <w:ins w:id="2679" w:author="Emeson Santos" w:date="2019-08-23T08:59:00Z"/>
                <w:rFonts w:eastAsia="Times New Roman" w:cs="Times New Roman"/>
                <w:highlight w:val="white"/>
              </w:rPr>
            </w:pPr>
          </w:p>
        </w:tc>
        <w:tc>
          <w:tcPr>
            <w:tcW w:w="1560" w:type="dxa"/>
            <w:shd w:val="clear" w:color="auto" w:fill="auto"/>
            <w:tcMar>
              <w:top w:w="100" w:type="dxa"/>
              <w:left w:w="100" w:type="dxa"/>
              <w:bottom w:w="100" w:type="dxa"/>
              <w:right w:w="100" w:type="dxa"/>
            </w:tcMar>
          </w:tcPr>
          <w:p w14:paraId="1D095CB7" w14:textId="77777777" w:rsidR="008F45D0" w:rsidRPr="008F45D0" w:rsidRDefault="008F45D0" w:rsidP="0068050B">
            <w:pPr>
              <w:widowControl w:val="0"/>
              <w:pBdr>
                <w:top w:val="nil"/>
                <w:left w:val="nil"/>
                <w:bottom w:val="nil"/>
                <w:right w:val="nil"/>
                <w:between w:val="nil"/>
              </w:pBdr>
              <w:spacing w:line="240" w:lineRule="auto"/>
              <w:rPr>
                <w:ins w:id="2680" w:author="Emeson Santos" w:date="2019-08-23T08:59:00Z"/>
                <w:rFonts w:eastAsia="Times New Roman" w:cs="Times New Roman"/>
                <w:highlight w:val="white"/>
              </w:rPr>
            </w:pPr>
          </w:p>
        </w:tc>
      </w:tr>
      <w:tr w:rsidR="008F45D0" w:rsidRPr="008F45D0" w14:paraId="29B02C20" w14:textId="77777777" w:rsidTr="00EF00E0">
        <w:trPr>
          <w:ins w:id="2681" w:author="Emeson Santos" w:date="2019-08-23T08:59:00Z"/>
        </w:trPr>
        <w:tc>
          <w:tcPr>
            <w:tcW w:w="1561" w:type="dxa"/>
            <w:shd w:val="clear" w:color="auto" w:fill="999999"/>
            <w:tcMar>
              <w:top w:w="100" w:type="dxa"/>
              <w:left w:w="100" w:type="dxa"/>
              <w:bottom w:w="100" w:type="dxa"/>
              <w:right w:w="100" w:type="dxa"/>
            </w:tcMar>
          </w:tcPr>
          <w:p w14:paraId="466A8A43" w14:textId="77777777" w:rsidR="008F45D0" w:rsidRPr="008F45D0" w:rsidRDefault="008F45D0" w:rsidP="0068050B">
            <w:pPr>
              <w:widowControl w:val="0"/>
              <w:spacing w:line="240" w:lineRule="auto"/>
              <w:rPr>
                <w:ins w:id="2682" w:author="Emeson Santos" w:date="2019-08-23T08:59:00Z"/>
                <w:rFonts w:eastAsia="Times New Roman" w:cs="Times New Roman"/>
                <w:b/>
              </w:rPr>
            </w:pPr>
            <w:ins w:id="2683" w:author="Emeson Santos" w:date="2019-08-23T08:59:00Z">
              <w:r w:rsidRPr="008F45D0">
                <w:rPr>
                  <w:rFonts w:eastAsia="Times New Roman" w:cs="Times New Roman"/>
                  <w:b/>
                </w:rPr>
                <w:t>Etapa 9</w:t>
              </w:r>
            </w:ins>
          </w:p>
        </w:tc>
        <w:tc>
          <w:tcPr>
            <w:tcW w:w="1560" w:type="dxa"/>
            <w:shd w:val="clear" w:color="auto" w:fill="auto"/>
            <w:tcMar>
              <w:top w:w="100" w:type="dxa"/>
              <w:left w:w="100" w:type="dxa"/>
              <w:bottom w:w="100" w:type="dxa"/>
              <w:right w:w="100" w:type="dxa"/>
            </w:tcMar>
          </w:tcPr>
          <w:p w14:paraId="00470B6E" w14:textId="77777777" w:rsidR="008F45D0" w:rsidRPr="008F45D0" w:rsidRDefault="008F45D0" w:rsidP="0068050B">
            <w:pPr>
              <w:widowControl w:val="0"/>
              <w:pBdr>
                <w:top w:val="nil"/>
                <w:left w:val="nil"/>
                <w:bottom w:val="nil"/>
                <w:right w:val="nil"/>
                <w:between w:val="nil"/>
              </w:pBdr>
              <w:spacing w:line="240" w:lineRule="auto"/>
              <w:rPr>
                <w:ins w:id="2684" w:author="Emeson Santos" w:date="2019-08-23T08:59:00Z"/>
                <w:rFonts w:eastAsia="Times New Roman" w:cs="Times New Roman"/>
                <w:highlight w:val="white"/>
              </w:rPr>
            </w:pPr>
          </w:p>
        </w:tc>
        <w:tc>
          <w:tcPr>
            <w:tcW w:w="1560" w:type="dxa"/>
            <w:shd w:val="clear" w:color="auto" w:fill="auto"/>
            <w:tcMar>
              <w:top w:w="100" w:type="dxa"/>
              <w:left w:w="100" w:type="dxa"/>
              <w:bottom w:w="100" w:type="dxa"/>
              <w:right w:w="100" w:type="dxa"/>
            </w:tcMar>
          </w:tcPr>
          <w:p w14:paraId="408E1B55" w14:textId="77777777" w:rsidR="008F45D0" w:rsidRPr="008F45D0" w:rsidRDefault="008F45D0" w:rsidP="0068050B">
            <w:pPr>
              <w:widowControl w:val="0"/>
              <w:pBdr>
                <w:top w:val="nil"/>
                <w:left w:val="nil"/>
                <w:bottom w:val="nil"/>
                <w:right w:val="nil"/>
                <w:between w:val="nil"/>
              </w:pBdr>
              <w:spacing w:line="240" w:lineRule="auto"/>
              <w:rPr>
                <w:ins w:id="2685" w:author="Emeson Santos" w:date="2019-08-23T08:59:00Z"/>
                <w:rFonts w:eastAsia="Times New Roman" w:cs="Times New Roman"/>
                <w:highlight w:val="white"/>
              </w:rPr>
            </w:pPr>
          </w:p>
        </w:tc>
        <w:tc>
          <w:tcPr>
            <w:tcW w:w="1560" w:type="dxa"/>
            <w:shd w:val="clear" w:color="auto" w:fill="auto"/>
            <w:tcMar>
              <w:top w:w="100" w:type="dxa"/>
              <w:left w:w="100" w:type="dxa"/>
              <w:bottom w:w="100" w:type="dxa"/>
              <w:right w:w="100" w:type="dxa"/>
            </w:tcMar>
          </w:tcPr>
          <w:p w14:paraId="26BB5157" w14:textId="77777777" w:rsidR="008F45D0" w:rsidRPr="008F45D0" w:rsidRDefault="008F45D0" w:rsidP="0068050B">
            <w:pPr>
              <w:widowControl w:val="0"/>
              <w:pBdr>
                <w:top w:val="nil"/>
                <w:left w:val="nil"/>
                <w:bottom w:val="nil"/>
                <w:right w:val="nil"/>
                <w:between w:val="nil"/>
              </w:pBdr>
              <w:spacing w:line="240" w:lineRule="auto"/>
              <w:rPr>
                <w:ins w:id="2686" w:author="Emeson Santos" w:date="2019-08-23T08:59:00Z"/>
                <w:rFonts w:eastAsia="Times New Roman" w:cs="Times New Roman"/>
                <w:highlight w:val="white"/>
              </w:rPr>
            </w:pPr>
          </w:p>
        </w:tc>
        <w:tc>
          <w:tcPr>
            <w:tcW w:w="1560" w:type="dxa"/>
            <w:shd w:val="clear" w:color="auto" w:fill="auto"/>
            <w:tcMar>
              <w:top w:w="100" w:type="dxa"/>
              <w:left w:w="100" w:type="dxa"/>
              <w:bottom w:w="100" w:type="dxa"/>
              <w:right w:w="100" w:type="dxa"/>
            </w:tcMar>
          </w:tcPr>
          <w:p w14:paraId="7B2C4713" w14:textId="77777777" w:rsidR="008F45D0" w:rsidRPr="008F45D0" w:rsidRDefault="008F45D0" w:rsidP="0068050B">
            <w:pPr>
              <w:widowControl w:val="0"/>
              <w:pBdr>
                <w:top w:val="nil"/>
                <w:left w:val="nil"/>
                <w:bottom w:val="nil"/>
                <w:right w:val="nil"/>
                <w:between w:val="nil"/>
              </w:pBdr>
              <w:spacing w:line="240" w:lineRule="auto"/>
              <w:rPr>
                <w:ins w:id="2687" w:author="Emeson Santos" w:date="2019-08-23T08:59:00Z"/>
                <w:rFonts w:eastAsia="Times New Roman" w:cs="Times New Roman"/>
                <w:highlight w:val="white"/>
              </w:rPr>
            </w:pPr>
          </w:p>
        </w:tc>
        <w:tc>
          <w:tcPr>
            <w:tcW w:w="1560" w:type="dxa"/>
            <w:shd w:val="clear" w:color="auto" w:fill="auto"/>
            <w:tcMar>
              <w:top w:w="100" w:type="dxa"/>
              <w:left w:w="100" w:type="dxa"/>
              <w:bottom w:w="100" w:type="dxa"/>
              <w:right w:w="100" w:type="dxa"/>
            </w:tcMar>
          </w:tcPr>
          <w:p w14:paraId="6CAFA740" w14:textId="77777777" w:rsidR="008F45D0" w:rsidRPr="008F45D0" w:rsidRDefault="008F45D0" w:rsidP="0068050B">
            <w:pPr>
              <w:widowControl w:val="0"/>
              <w:pBdr>
                <w:top w:val="nil"/>
                <w:left w:val="nil"/>
                <w:bottom w:val="nil"/>
                <w:right w:val="nil"/>
                <w:between w:val="nil"/>
              </w:pBdr>
              <w:spacing w:line="240" w:lineRule="auto"/>
              <w:rPr>
                <w:ins w:id="2688" w:author="Emeson Santos" w:date="2019-08-23T08:59:00Z"/>
                <w:rFonts w:eastAsia="Times New Roman" w:cs="Times New Roman"/>
                <w:highlight w:val="white"/>
              </w:rPr>
            </w:pPr>
          </w:p>
        </w:tc>
      </w:tr>
      <w:tr w:rsidR="008F45D0" w:rsidRPr="008F45D0" w14:paraId="12BCE1FF" w14:textId="77777777" w:rsidTr="00EF00E0">
        <w:trPr>
          <w:ins w:id="2689" w:author="Emeson Santos" w:date="2019-08-23T08:59:00Z"/>
        </w:trPr>
        <w:tc>
          <w:tcPr>
            <w:tcW w:w="1561" w:type="dxa"/>
            <w:shd w:val="clear" w:color="auto" w:fill="999999"/>
            <w:tcMar>
              <w:top w:w="100" w:type="dxa"/>
              <w:left w:w="100" w:type="dxa"/>
              <w:bottom w:w="100" w:type="dxa"/>
              <w:right w:w="100" w:type="dxa"/>
            </w:tcMar>
          </w:tcPr>
          <w:p w14:paraId="6699946D" w14:textId="77777777" w:rsidR="008F45D0" w:rsidRPr="008F45D0" w:rsidRDefault="008F45D0" w:rsidP="0068050B">
            <w:pPr>
              <w:widowControl w:val="0"/>
              <w:pBdr>
                <w:top w:val="nil"/>
                <w:left w:val="nil"/>
                <w:bottom w:val="nil"/>
                <w:right w:val="nil"/>
                <w:between w:val="nil"/>
              </w:pBdr>
              <w:spacing w:line="240" w:lineRule="auto"/>
              <w:rPr>
                <w:ins w:id="2690" w:author="Emeson Santos" w:date="2019-08-23T08:59:00Z"/>
                <w:rFonts w:eastAsia="Times New Roman" w:cs="Times New Roman"/>
                <w:b/>
              </w:rPr>
            </w:pPr>
            <w:ins w:id="2691" w:author="Emeson Santos" w:date="2019-08-23T08:59:00Z">
              <w:r w:rsidRPr="008F45D0">
                <w:rPr>
                  <w:rFonts w:eastAsia="Times New Roman" w:cs="Times New Roman"/>
                  <w:b/>
                </w:rPr>
                <w:t>Etapa 10</w:t>
              </w:r>
            </w:ins>
          </w:p>
        </w:tc>
        <w:tc>
          <w:tcPr>
            <w:tcW w:w="1560" w:type="dxa"/>
            <w:shd w:val="clear" w:color="auto" w:fill="auto"/>
            <w:tcMar>
              <w:top w:w="100" w:type="dxa"/>
              <w:left w:w="100" w:type="dxa"/>
              <w:bottom w:w="100" w:type="dxa"/>
              <w:right w:w="100" w:type="dxa"/>
            </w:tcMar>
          </w:tcPr>
          <w:p w14:paraId="2CDFFA68" w14:textId="77777777" w:rsidR="008F45D0" w:rsidRPr="008F45D0" w:rsidRDefault="008F45D0" w:rsidP="0068050B">
            <w:pPr>
              <w:widowControl w:val="0"/>
              <w:pBdr>
                <w:top w:val="nil"/>
                <w:left w:val="nil"/>
                <w:bottom w:val="nil"/>
                <w:right w:val="nil"/>
                <w:between w:val="nil"/>
              </w:pBdr>
              <w:spacing w:line="240" w:lineRule="auto"/>
              <w:rPr>
                <w:ins w:id="2692" w:author="Emeson Santos" w:date="2019-08-23T08:59:00Z"/>
                <w:rFonts w:eastAsia="Times New Roman" w:cs="Times New Roman"/>
                <w:highlight w:val="white"/>
              </w:rPr>
            </w:pPr>
          </w:p>
        </w:tc>
        <w:tc>
          <w:tcPr>
            <w:tcW w:w="1560" w:type="dxa"/>
            <w:shd w:val="clear" w:color="auto" w:fill="auto"/>
            <w:tcMar>
              <w:top w:w="100" w:type="dxa"/>
              <w:left w:w="100" w:type="dxa"/>
              <w:bottom w:w="100" w:type="dxa"/>
              <w:right w:w="100" w:type="dxa"/>
            </w:tcMar>
          </w:tcPr>
          <w:p w14:paraId="27963555" w14:textId="77777777" w:rsidR="008F45D0" w:rsidRPr="008F45D0" w:rsidRDefault="008F45D0" w:rsidP="0068050B">
            <w:pPr>
              <w:widowControl w:val="0"/>
              <w:pBdr>
                <w:top w:val="nil"/>
                <w:left w:val="nil"/>
                <w:bottom w:val="nil"/>
                <w:right w:val="nil"/>
                <w:between w:val="nil"/>
              </w:pBdr>
              <w:spacing w:line="240" w:lineRule="auto"/>
              <w:rPr>
                <w:ins w:id="2693" w:author="Emeson Santos" w:date="2019-08-23T08:59:00Z"/>
                <w:rFonts w:eastAsia="Times New Roman" w:cs="Times New Roman"/>
                <w:highlight w:val="white"/>
              </w:rPr>
            </w:pPr>
          </w:p>
        </w:tc>
        <w:tc>
          <w:tcPr>
            <w:tcW w:w="1560" w:type="dxa"/>
            <w:shd w:val="clear" w:color="auto" w:fill="auto"/>
            <w:tcMar>
              <w:top w:w="100" w:type="dxa"/>
              <w:left w:w="100" w:type="dxa"/>
              <w:bottom w:w="100" w:type="dxa"/>
              <w:right w:w="100" w:type="dxa"/>
            </w:tcMar>
          </w:tcPr>
          <w:p w14:paraId="4888D7A5" w14:textId="77777777" w:rsidR="008F45D0" w:rsidRPr="008F45D0" w:rsidRDefault="008F45D0" w:rsidP="0068050B">
            <w:pPr>
              <w:widowControl w:val="0"/>
              <w:pBdr>
                <w:top w:val="nil"/>
                <w:left w:val="nil"/>
                <w:bottom w:val="nil"/>
                <w:right w:val="nil"/>
                <w:between w:val="nil"/>
              </w:pBdr>
              <w:spacing w:line="240" w:lineRule="auto"/>
              <w:rPr>
                <w:ins w:id="2694" w:author="Emeson Santos" w:date="2019-08-23T08:59:00Z"/>
                <w:rFonts w:eastAsia="Times New Roman" w:cs="Times New Roman"/>
                <w:highlight w:val="white"/>
              </w:rPr>
            </w:pPr>
          </w:p>
        </w:tc>
        <w:tc>
          <w:tcPr>
            <w:tcW w:w="1560" w:type="dxa"/>
            <w:shd w:val="clear" w:color="auto" w:fill="auto"/>
            <w:tcMar>
              <w:top w:w="100" w:type="dxa"/>
              <w:left w:w="100" w:type="dxa"/>
              <w:bottom w:w="100" w:type="dxa"/>
              <w:right w:w="100" w:type="dxa"/>
            </w:tcMar>
          </w:tcPr>
          <w:p w14:paraId="44C59FA5" w14:textId="77777777" w:rsidR="008F45D0" w:rsidRPr="008F45D0" w:rsidRDefault="008F45D0" w:rsidP="0068050B">
            <w:pPr>
              <w:widowControl w:val="0"/>
              <w:pBdr>
                <w:top w:val="nil"/>
                <w:left w:val="nil"/>
                <w:bottom w:val="nil"/>
                <w:right w:val="nil"/>
                <w:between w:val="nil"/>
              </w:pBdr>
              <w:spacing w:line="240" w:lineRule="auto"/>
              <w:rPr>
                <w:ins w:id="2695" w:author="Emeson Santos" w:date="2019-08-23T08:59:00Z"/>
                <w:rFonts w:eastAsia="Times New Roman" w:cs="Times New Roman"/>
                <w:highlight w:val="white"/>
              </w:rPr>
            </w:pPr>
          </w:p>
        </w:tc>
        <w:tc>
          <w:tcPr>
            <w:tcW w:w="1560" w:type="dxa"/>
            <w:shd w:val="clear" w:color="auto" w:fill="auto"/>
            <w:tcMar>
              <w:top w:w="100" w:type="dxa"/>
              <w:left w:w="100" w:type="dxa"/>
              <w:bottom w:w="100" w:type="dxa"/>
              <w:right w:w="100" w:type="dxa"/>
            </w:tcMar>
          </w:tcPr>
          <w:p w14:paraId="6C8A5A73" w14:textId="77777777" w:rsidR="008F45D0" w:rsidRPr="008F45D0" w:rsidRDefault="008F45D0" w:rsidP="0068050B">
            <w:pPr>
              <w:widowControl w:val="0"/>
              <w:pBdr>
                <w:top w:val="nil"/>
                <w:left w:val="nil"/>
                <w:bottom w:val="nil"/>
                <w:right w:val="nil"/>
                <w:between w:val="nil"/>
              </w:pBdr>
              <w:spacing w:line="240" w:lineRule="auto"/>
              <w:rPr>
                <w:ins w:id="2696" w:author="Emeson Santos" w:date="2019-08-23T08:59:00Z"/>
                <w:rFonts w:eastAsia="Times New Roman" w:cs="Times New Roman"/>
                <w:highlight w:val="white"/>
              </w:rPr>
            </w:pPr>
          </w:p>
        </w:tc>
      </w:tr>
      <w:tr w:rsidR="008F45D0" w:rsidRPr="008F45D0" w14:paraId="7FEA8330" w14:textId="77777777" w:rsidTr="00EF00E0">
        <w:trPr>
          <w:ins w:id="2697" w:author="Emeson Santos" w:date="2019-08-23T08:59:00Z"/>
        </w:trPr>
        <w:tc>
          <w:tcPr>
            <w:tcW w:w="1561" w:type="dxa"/>
            <w:shd w:val="clear" w:color="auto" w:fill="999999"/>
            <w:tcMar>
              <w:top w:w="100" w:type="dxa"/>
              <w:left w:w="100" w:type="dxa"/>
              <w:bottom w:w="100" w:type="dxa"/>
              <w:right w:w="100" w:type="dxa"/>
            </w:tcMar>
          </w:tcPr>
          <w:p w14:paraId="73369C9F" w14:textId="77777777" w:rsidR="008F45D0" w:rsidRPr="008F45D0" w:rsidRDefault="008F45D0" w:rsidP="0068050B">
            <w:pPr>
              <w:widowControl w:val="0"/>
              <w:spacing w:line="240" w:lineRule="auto"/>
              <w:rPr>
                <w:ins w:id="2698" w:author="Emeson Santos" w:date="2019-08-23T08:59:00Z"/>
                <w:rFonts w:eastAsia="Times New Roman" w:cs="Times New Roman"/>
                <w:b/>
              </w:rPr>
            </w:pPr>
            <w:ins w:id="2699" w:author="Emeson Santos" w:date="2019-08-23T08:59:00Z">
              <w:r w:rsidRPr="008F45D0">
                <w:rPr>
                  <w:rFonts w:eastAsia="Times New Roman" w:cs="Times New Roman"/>
                  <w:b/>
                </w:rPr>
                <w:t>Etapa 11</w:t>
              </w:r>
            </w:ins>
          </w:p>
        </w:tc>
        <w:tc>
          <w:tcPr>
            <w:tcW w:w="1560" w:type="dxa"/>
            <w:shd w:val="clear" w:color="auto" w:fill="auto"/>
            <w:tcMar>
              <w:top w:w="100" w:type="dxa"/>
              <w:left w:w="100" w:type="dxa"/>
              <w:bottom w:w="100" w:type="dxa"/>
              <w:right w:w="100" w:type="dxa"/>
            </w:tcMar>
          </w:tcPr>
          <w:p w14:paraId="11236751" w14:textId="77777777" w:rsidR="008F45D0" w:rsidRPr="008F45D0" w:rsidRDefault="008F45D0" w:rsidP="0068050B">
            <w:pPr>
              <w:widowControl w:val="0"/>
              <w:pBdr>
                <w:top w:val="nil"/>
                <w:left w:val="nil"/>
                <w:bottom w:val="nil"/>
                <w:right w:val="nil"/>
                <w:between w:val="nil"/>
              </w:pBdr>
              <w:spacing w:line="240" w:lineRule="auto"/>
              <w:rPr>
                <w:ins w:id="2700" w:author="Emeson Santos" w:date="2019-08-23T08:59:00Z"/>
                <w:rFonts w:eastAsia="Times New Roman" w:cs="Times New Roman"/>
                <w:highlight w:val="white"/>
              </w:rPr>
            </w:pPr>
          </w:p>
        </w:tc>
        <w:tc>
          <w:tcPr>
            <w:tcW w:w="1560" w:type="dxa"/>
            <w:shd w:val="clear" w:color="auto" w:fill="auto"/>
            <w:tcMar>
              <w:top w:w="100" w:type="dxa"/>
              <w:left w:w="100" w:type="dxa"/>
              <w:bottom w:w="100" w:type="dxa"/>
              <w:right w:w="100" w:type="dxa"/>
            </w:tcMar>
          </w:tcPr>
          <w:p w14:paraId="163F431A" w14:textId="77777777" w:rsidR="008F45D0" w:rsidRPr="008F45D0" w:rsidRDefault="008F45D0" w:rsidP="0068050B">
            <w:pPr>
              <w:widowControl w:val="0"/>
              <w:pBdr>
                <w:top w:val="nil"/>
                <w:left w:val="nil"/>
                <w:bottom w:val="nil"/>
                <w:right w:val="nil"/>
                <w:between w:val="nil"/>
              </w:pBdr>
              <w:spacing w:line="240" w:lineRule="auto"/>
              <w:rPr>
                <w:ins w:id="2701" w:author="Emeson Santos" w:date="2019-08-23T08:59:00Z"/>
                <w:rFonts w:eastAsia="Times New Roman" w:cs="Times New Roman"/>
                <w:highlight w:val="white"/>
              </w:rPr>
            </w:pPr>
          </w:p>
        </w:tc>
        <w:tc>
          <w:tcPr>
            <w:tcW w:w="1560" w:type="dxa"/>
            <w:shd w:val="clear" w:color="auto" w:fill="auto"/>
            <w:tcMar>
              <w:top w:w="100" w:type="dxa"/>
              <w:left w:w="100" w:type="dxa"/>
              <w:bottom w:w="100" w:type="dxa"/>
              <w:right w:w="100" w:type="dxa"/>
            </w:tcMar>
          </w:tcPr>
          <w:p w14:paraId="13FE0A86" w14:textId="77777777" w:rsidR="008F45D0" w:rsidRPr="008F45D0" w:rsidRDefault="008F45D0" w:rsidP="0068050B">
            <w:pPr>
              <w:widowControl w:val="0"/>
              <w:pBdr>
                <w:top w:val="nil"/>
                <w:left w:val="nil"/>
                <w:bottom w:val="nil"/>
                <w:right w:val="nil"/>
                <w:between w:val="nil"/>
              </w:pBdr>
              <w:spacing w:line="240" w:lineRule="auto"/>
              <w:rPr>
                <w:ins w:id="2702" w:author="Emeson Santos" w:date="2019-08-23T08:59:00Z"/>
                <w:rFonts w:eastAsia="Times New Roman" w:cs="Times New Roman"/>
                <w:highlight w:val="white"/>
              </w:rPr>
            </w:pPr>
          </w:p>
        </w:tc>
        <w:tc>
          <w:tcPr>
            <w:tcW w:w="1560" w:type="dxa"/>
            <w:shd w:val="clear" w:color="auto" w:fill="auto"/>
            <w:tcMar>
              <w:top w:w="100" w:type="dxa"/>
              <w:left w:w="100" w:type="dxa"/>
              <w:bottom w:w="100" w:type="dxa"/>
              <w:right w:w="100" w:type="dxa"/>
            </w:tcMar>
          </w:tcPr>
          <w:p w14:paraId="13E67480" w14:textId="77777777" w:rsidR="008F45D0" w:rsidRPr="008F45D0" w:rsidRDefault="008F45D0" w:rsidP="0068050B">
            <w:pPr>
              <w:widowControl w:val="0"/>
              <w:pBdr>
                <w:top w:val="nil"/>
                <w:left w:val="nil"/>
                <w:bottom w:val="nil"/>
                <w:right w:val="nil"/>
                <w:between w:val="nil"/>
              </w:pBdr>
              <w:spacing w:line="240" w:lineRule="auto"/>
              <w:rPr>
                <w:ins w:id="2703" w:author="Emeson Santos" w:date="2019-08-23T08:59:00Z"/>
                <w:rFonts w:eastAsia="Times New Roman" w:cs="Times New Roman"/>
                <w:highlight w:val="white"/>
              </w:rPr>
            </w:pPr>
          </w:p>
        </w:tc>
        <w:tc>
          <w:tcPr>
            <w:tcW w:w="1560" w:type="dxa"/>
            <w:shd w:val="clear" w:color="auto" w:fill="auto"/>
            <w:tcMar>
              <w:top w:w="100" w:type="dxa"/>
              <w:left w:w="100" w:type="dxa"/>
              <w:bottom w:w="100" w:type="dxa"/>
              <w:right w:w="100" w:type="dxa"/>
            </w:tcMar>
          </w:tcPr>
          <w:p w14:paraId="0B10005C" w14:textId="77777777" w:rsidR="008F45D0" w:rsidRPr="008F45D0" w:rsidRDefault="008F45D0" w:rsidP="0068050B">
            <w:pPr>
              <w:widowControl w:val="0"/>
              <w:pBdr>
                <w:top w:val="nil"/>
                <w:left w:val="nil"/>
                <w:bottom w:val="nil"/>
                <w:right w:val="nil"/>
                <w:between w:val="nil"/>
              </w:pBdr>
              <w:spacing w:line="240" w:lineRule="auto"/>
              <w:rPr>
                <w:ins w:id="2704" w:author="Emeson Santos" w:date="2019-08-23T08:59:00Z"/>
                <w:rFonts w:eastAsia="Times New Roman" w:cs="Times New Roman"/>
                <w:highlight w:val="white"/>
              </w:rPr>
            </w:pPr>
          </w:p>
        </w:tc>
      </w:tr>
      <w:tr w:rsidR="008F45D0" w:rsidRPr="008F45D0" w14:paraId="2FA8A9A1" w14:textId="77777777" w:rsidTr="00EF00E0">
        <w:trPr>
          <w:ins w:id="2705" w:author="Emeson Santos" w:date="2019-08-23T08:59:00Z"/>
        </w:trPr>
        <w:tc>
          <w:tcPr>
            <w:tcW w:w="1561" w:type="dxa"/>
            <w:shd w:val="clear" w:color="auto" w:fill="999999"/>
            <w:tcMar>
              <w:top w:w="100" w:type="dxa"/>
              <w:left w:w="100" w:type="dxa"/>
              <w:bottom w:w="100" w:type="dxa"/>
              <w:right w:w="100" w:type="dxa"/>
            </w:tcMar>
          </w:tcPr>
          <w:p w14:paraId="62B7CA5D" w14:textId="77777777" w:rsidR="008F45D0" w:rsidRPr="008F45D0" w:rsidRDefault="008F45D0" w:rsidP="0068050B">
            <w:pPr>
              <w:widowControl w:val="0"/>
              <w:spacing w:line="240" w:lineRule="auto"/>
              <w:rPr>
                <w:ins w:id="2706" w:author="Emeson Santos" w:date="2019-08-23T08:59:00Z"/>
                <w:rFonts w:eastAsia="Times New Roman" w:cs="Times New Roman"/>
                <w:b/>
              </w:rPr>
            </w:pPr>
            <w:ins w:id="2707" w:author="Emeson Santos" w:date="2019-08-23T08:59:00Z">
              <w:r w:rsidRPr="008F45D0">
                <w:rPr>
                  <w:rFonts w:eastAsia="Times New Roman" w:cs="Times New Roman"/>
                  <w:b/>
                </w:rPr>
                <w:t>Etapa 12</w:t>
              </w:r>
            </w:ins>
          </w:p>
        </w:tc>
        <w:tc>
          <w:tcPr>
            <w:tcW w:w="1560" w:type="dxa"/>
            <w:shd w:val="clear" w:color="auto" w:fill="auto"/>
            <w:tcMar>
              <w:top w:w="100" w:type="dxa"/>
              <w:left w:w="100" w:type="dxa"/>
              <w:bottom w:w="100" w:type="dxa"/>
              <w:right w:w="100" w:type="dxa"/>
            </w:tcMar>
          </w:tcPr>
          <w:p w14:paraId="3FDB2A6D" w14:textId="77777777" w:rsidR="008F45D0" w:rsidRPr="008F45D0" w:rsidRDefault="008F45D0" w:rsidP="0068050B">
            <w:pPr>
              <w:widowControl w:val="0"/>
              <w:pBdr>
                <w:top w:val="nil"/>
                <w:left w:val="nil"/>
                <w:bottom w:val="nil"/>
                <w:right w:val="nil"/>
                <w:between w:val="nil"/>
              </w:pBdr>
              <w:spacing w:line="240" w:lineRule="auto"/>
              <w:rPr>
                <w:ins w:id="2708" w:author="Emeson Santos" w:date="2019-08-23T08:59:00Z"/>
                <w:rFonts w:eastAsia="Times New Roman" w:cs="Times New Roman"/>
                <w:highlight w:val="white"/>
              </w:rPr>
            </w:pPr>
          </w:p>
        </w:tc>
        <w:tc>
          <w:tcPr>
            <w:tcW w:w="1560" w:type="dxa"/>
            <w:shd w:val="clear" w:color="auto" w:fill="auto"/>
            <w:tcMar>
              <w:top w:w="100" w:type="dxa"/>
              <w:left w:w="100" w:type="dxa"/>
              <w:bottom w:w="100" w:type="dxa"/>
              <w:right w:w="100" w:type="dxa"/>
            </w:tcMar>
          </w:tcPr>
          <w:p w14:paraId="55F76CDD" w14:textId="77777777" w:rsidR="008F45D0" w:rsidRPr="008F45D0" w:rsidRDefault="008F45D0" w:rsidP="0068050B">
            <w:pPr>
              <w:widowControl w:val="0"/>
              <w:pBdr>
                <w:top w:val="nil"/>
                <w:left w:val="nil"/>
                <w:bottom w:val="nil"/>
                <w:right w:val="nil"/>
                <w:between w:val="nil"/>
              </w:pBdr>
              <w:spacing w:line="240" w:lineRule="auto"/>
              <w:rPr>
                <w:ins w:id="2709" w:author="Emeson Santos" w:date="2019-08-23T08:59:00Z"/>
                <w:rFonts w:eastAsia="Times New Roman" w:cs="Times New Roman"/>
                <w:highlight w:val="white"/>
              </w:rPr>
            </w:pPr>
          </w:p>
        </w:tc>
        <w:tc>
          <w:tcPr>
            <w:tcW w:w="1560" w:type="dxa"/>
            <w:shd w:val="clear" w:color="auto" w:fill="auto"/>
            <w:tcMar>
              <w:top w:w="100" w:type="dxa"/>
              <w:left w:w="100" w:type="dxa"/>
              <w:bottom w:w="100" w:type="dxa"/>
              <w:right w:w="100" w:type="dxa"/>
            </w:tcMar>
          </w:tcPr>
          <w:p w14:paraId="10184F40" w14:textId="77777777" w:rsidR="008F45D0" w:rsidRPr="008F45D0" w:rsidRDefault="008F45D0" w:rsidP="0068050B">
            <w:pPr>
              <w:widowControl w:val="0"/>
              <w:pBdr>
                <w:top w:val="nil"/>
                <w:left w:val="nil"/>
                <w:bottom w:val="nil"/>
                <w:right w:val="nil"/>
                <w:between w:val="nil"/>
              </w:pBdr>
              <w:spacing w:line="240" w:lineRule="auto"/>
              <w:rPr>
                <w:ins w:id="2710" w:author="Emeson Santos" w:date="2019-08-23T08:59:00Z"/>
                <w:rFonts w:eastAsia="Times New Roman" w:cs="Times New Roman"/>
                <w:highlight w:val="white"/>
              </w:rPr>
            </w:pPr>
          </w:p>
        </w:tc>
        <w:tc>
          <w:tcPr>
            <w:tcW w:w="1560" w:type="dxa"/>
            <w:shd w:val="clear" w:color="auto" w:fill="auto"/>
            <w:tcMar>
              <w:top w:w="100" w:type="dxa"/>
              <w:left w:w="100" w:type="dxa"/>
              <w:bottom w:w="100" w:type="dxa"/>
              <w:right w:w="100" w:type="dxa"/>
            </w:tcMar>
          </w:tcPr>
          <w:p w14:paraId="0FA5127C" w14:textId="77777777" w:rsidR="008F45D0" w:rsidRPr="008F45D0" w:rsidRDefault="008F45D0" w:rsidP="0068050B">
            <w:pPr>
              <w:widowControl w:val="0"/>
              <w:pBdr>
                <w:top w:val="nil"/>
                <w:left w:val="nil"/>
                <w:bottom w:val="nil"/>
                <w:right w:val="nil"/>
                <w:between w:val="nil"/>
              </w:pBdr>
              <w:spacing w:line="240" w:lineRule="auto"/>
              <w:rPr>
                <w:ins w:id="2711" w:author="Emeson Santos" w:date="2019-08-23T08:59:00Z"/>
                <w:rFonts w:eastAsia="Times New Roman" w:cs="Times New Roman"/>
                <w:highlight w:val="white"/>
              </w:rPr>
            </w:pPr>
          </w:p>
        </w:tc>
        <w:tc>
          <w:tcPr>
            <w:tcW w:w="1560" w:type="dxa"/>
            <w:shd w:val="clear" w:color="auto" w:fill="auto"/>
            <w:tcMar>
              <w:top w:w="100" w:type="dxa"/>
              <w:left w:w="100" w:type="dxa"/>
              <w:bottom w:w="100" w:type="dxa"/>
              <w:right w:w="100" w:type="dxa"/>
            </w:tcMar>
          </w:tcPr>
          <w:p w14:paraId="4AC2D66B" w14:textId="77777777" w:rsidR="008F45D0" w:rsidRPr="008F45D0" w:rsidRDefault="008F45D0" w:rsidP="0068050B">
            <w:pPr>
              <w:widowControl w:val="0"/>
              <w:pBdr>
                <w:top w:val="nil"/>
                <w:left w:val="nil"/>
                <w:bottom w:val="nil"/>
                <w:right w:val="nil"/>
                <w:between w:val="nil"/>
              </w:pBdr>
              <w:spacing w:line="240" w:lineRule="auto"/>
              <w:rPr>
                <w:ins w:id="2712" w:author="Emeson Santos" w:date="2019-08-23T08:59:00Z"/>
                <w:rFonts w:eastAsia="Times New Roman" w:cs="Times New Roman"/>
                <w:highlight w:val="white"/>
              </w:rPr>
            </w:pPr>
          </w:p>
        </w:tc>
      </w:tr>
      <w:tr w:rsidR="008F45D0" w:rsidRPr="008F45D0" w14:paraId="34F8F834" w14:textId="77777777" w:rsidTr="00EF00E0">
        <w:trPr>
          <w:ins w:id="2713" w:author="Emeson Santos" w:date="2019-08-23T08:59:00Z"/>
        </w:trPr>
        <w:tc>
          <w:tcPr>
            <w:tcW w:w="1561" w:type="dxa"/>
            <w:shd w:val="clear" w:color="auto" w:fill="999999"/>
            <w:tcMar>
              <w:top w:w="100" w:type="dxa"/>
              <w:left w:w="100" w:type="dxa"/>
              <w:bottom w:w="100" w:type="dxa"/>
              <w:right w:w="100" w:type="dxa"/>
            </w:tcMar>
          </w:tcPr>
          <w:p w14:paraId="74804865" w14:textId="77777777" w:rsidR="008F45D0" w:rsidRPr="008F45D0" w:rsidRDefault="008F45D0" w:rsidP="0068050B">
            <w:pPr>
              <w:widowControl w:val="0"/>
              <w:spacing w:line="240" w:lineRule="auto"/>
              <w:rPr>
                <w:ins w:id="2714" w:author="Emeson Santos" w:date="2019-08-23T08:59:00Z"/>
                <w:rFonts w:eastAsia="Times New Roman" w:cs="Times New Roman"/>
                <w:b/>
              </w:rPr>
            </w:pPr>
            <w:ins w:id="2715" w:author="Emeson Santos" w:date="2019-08-23T08:59:00Z">
              <w:r w:rsidRPr="008F45D0">
                <w:rPr>
                  <w:rFonts w:eastAsia="Times New Roman" w:cs="Times New Roman"/>
                  <w:b/>
                </w:rPr>
                <w:t>Etapa 13</w:t>
              </w:r>
            </w:ins>
          </w:p>
        </w:tc>
        <w:tc>
          <w:tcPr>
            <w:tcW w:w="1560" w:type="dxa"/>
            <w:shd w:val="clear" w:color="auto" w:fill="auto"/>
            <w:tcMar>
              <w:top w:w="100" w:type="dxa"/>
              <w:left w:w="100" w:type="dxa"/>
              <w:bottom w:w="100" w:type="dxa"/>
              <w:right w:w="100" w:type="dxa"/>
            </w:tcMar>
          </w:tcPr>
          <w:p w14:paraId="786652C2" w14:textId="77777777" w:rsidR="008F45D0" w:rsidRPr="008F45D0" w:rsidRDefault="008F45D0" w:rsidP="0068050B">
            <w:pPr>
              <w:widowControl w:val="0"/>
              <w:pBdr>
                <w:top w:val="nil"/>
                <w:left w:val="nil"/>
                <w:bottom w:val="nil"/>
                <w:right w:val="nil"/>
                <w:between w:val="nil"/>
              </w:pBdr>
              <w:spacing w:line="240" w:lineRule="auto"/>
              <w:rPr>
                <w:ins w:id="2716" w:author="Emeson Santos" w:date="2019-08-23T08:59:00Z"/>
                <w:rFonts w:eastAsia="Times New Roman" w:cs="Times New Roman"/>
                <w:highlight w:val="white"/>
              </w:rPr>
            </w:pPr>
          </w:p>
        </w:tc>
        <w:tc>
          <w:tcPr>
            <w:tcW w:w="1560" w:type="dxa"/>
            <w:shd w:val="clear" w:color="auto" w:fill="auto"/>
            <w:tcMar>
              <w:top w:w="100" w:type="dxa"/>
              <w:left w:w="100" w:type="dxa"/>
              <w:bottom w:w="100" w:type="dxa"/>
              <w:right w:w="100" w:type="dxa"/>
            </w:tcMar>
          </w:tcPr>
          <w:p w14:paraId="0881D74A" w14:textId="77777777" w:rsidR="008F45D0" w:rsidRPr="008F45D0" w:rsidRDefault="008F45D0" w:rsidP="0068050B">
            <w:pPr>
              <w:widowControl w:val="0"/>
              <w:pBdr>
                <w:top w:val="nil"/>
                <w:left w:val="nil"/>
                <w:bottom w:val="nil"/>
                <w:right w:val="nil"/>
                <w:between w:val="nil"/>
              </w:pBdr>
              <w:spacing w:line="240" w:lineRule="auto"/>
              <w:rPr>
                <w:ins w:id="2717" w:author="Emeson Santos" w:date="2019-08-23T08:59:00Z"/>
                <w:rFonts w:eastAsia="Times New Roman" w:cs="Times New Roman"/>
                <w:highlight w:val="white"/>
              </w:rPr>
            </w:pPr>
          </w:p>
        </w:tc>
        <w:tc>
          <w:tcPr>
            <w:tcW w:w="1560" w:type="dxa"/>
            <w:shd w:val="clear" w:color="auto" w:fill="auto"/>
            <w:tcMar>
              <w:top w:w="100" w:type="dxa"/>
              <w:left w:w="100" w:type="dxa"/>
              <w:bottom w:w="100" w:type="dxa"/>
              <w:right w:w="100" w:type="dxa"/>
            </w:tcMar>
          </w:tcPr>
          <w:p w14:paraId="782CDA44" w14:textId="77777777" w:rsidR="008F45D0" w:rsidRPr="008F45D0" w:rsidRDefault="008F45D0" w:rsidP="0068050B">
            <w:pPr>
              <w:widowControl w:val="0"/>
              <w:pBdr>
                <w:top w:val="nil"/>
                <w:left w:val="nil"/>
                <w:bottom w:val="nil"/>
                <w:right w:val="nil"/>
                <w:between w:val="nil"/>
              </w:pBdr>
              <w:spacing w:line="240" w:lineRule="auto"/>
              <w:rPr>
                <w:ins w:id="2718" w:author="Emeson Santos" w:date="2019-08-23T08:59:00Z"/>
                <w:rFonts w:eastAsia="Times New Roman" w:cs="Times New Roman"/>
                <w:highlight w:val="white"/>
              </w:rPr>
            </w:pPr>
          </w:p>
        </w:tc>
        <w:tc>
          <w:tcPr>
            <w:tcW w:w="1560" w:type="dxa"/>
            <w:shd w:val="clear" w:color="auto" w:fill="auto"/>
            <w:tcMar>
              <w:top w:w="100" w:type="dxa"/>
              <w:left w:w="100" w:type="dxa"/>
              <w:bottom w:w="100" w:type="dxa"/>
              <w:right w:w="100" w:type="dxa"/>
            </w:tcMar>
          </w:tcPr>
          <w:p w14:paraId="6BBE5F3B" w14:textId="77777777" w:rsidR="008F45D0" w:rsidRPr="008F45D0" w:rsidRDefault="008F45D0" w:rsidP="0068050B">
            <w:pPr>
              <w:widowControl w:val="0"/>
              <w:pBdr>
                <w:top w:val="nil"/>
                <w:left w:val="nil"/>
                <w:bottom w:val="nil"/>
                <w:right w:val="nil"/>
                <w:between w:val="nil"/>
              </w:pBdr>
              <w:spacing w:line="240" w:lineRule="auto"/>
              <w:rPr>
                <w:ins w:id="2719" w:author="Emeson Santos" w:date="2019-08-23T08:59:00Z"/>
                <w:rFonts w:eastAsia="Times New Roman" w:cs="Times New Roman"/>
                <w:highlight w:val="white"/>
              </w:rPr>
            </w:pPr>
          </w:p>
        </w:tc>
        <w:tc>
          <w:tcPr>
            <w:tcW w:w="1560" w:type="dxa"/>
            <w:shd w:val="clear" w:color="auto" w:fill="auto"/>
            <w:tcMar>
              <w:top w:w="100" w:type="dxa"/>
              <w:left w:w="100" w:type="dxa"/>
              <w:bottom w:w="100" w:type="dxa"/>
              <w:right w:w="100" w:type="dxa"/>
            </w:tcMar>
          </w:tcPr>
          <w:p w14:paraId="01585672" w14:textId="77777777" w:rsidR="008F45D0" w:rsidRPr="008F45D0" w:rsidRDefault="008F45D0" w:rsidP="0068050B">
            <w:pPr>
              <w:widowControl w:val="0"/>
              <w:pBdr>
                <w:top w:val="nil"/>
                <w:left w:val="nil"/>
                <w:bottom w:val="nil"/>
                <w:right w:val="nil"/>
                <w:between w:val="nil"/>
              </w:pBdr>
              <w:spacing w:line="240" w:lineRule="auto"/>
              <w:rPr>
                <w:ins w:id="2720" w:author="Emeson Santos" w:date="2019-08-23T08:59:00Z"/>
                <w:rFonts w:eastAsia="Times New Roman" w:cs="Times New Roman"/>
                <w:highlight w:val="white"/>
              </w:rPr>
            </w:pPr>
          </w:p>
        </w:tc>
      </w:tr>
      <w:tr w:rsidR="008F45D0" w:rsidRPr="008F45D0" w14:paraId="761F3F00" w14:textId="77777777" w:rsidTr="00EF00E0">
        <w:trPr>
          <w:ins w:id="2721" w:author="Emeson Santos" w:date="2019-08-23T08:59:00Z"/>
        </w:trPr>
        <w:tc>
          <w:tcPr>
            <w:tcW w:w="1561" w:type="dxa"/>
            <w:shd w:val="clear" w:color="auto" w:fill="999999"/>
            <w:tcMar>
              <w:top w:w="100" w:type="dxa"/>
              <w:left w:w="100" w:type="dxa"/>
              <w:bottom w:w="100" w:type="dxa"/>
              <w:right w:w="100" w:type="dxa"/>
            </w:tcMar>
          </w:tcPr>
          <w:p w14:paraId="4E56C3D9" w14:textId="77777777" w:rsidR="008F45D0" w:rsidRPr="008F45D0" w:rsidRDefault="008F45D0" w:rsidP="0068050B">
            <w:pPr>
              <w:widowControl w:val="0"/>
              <w:spacing w:line="240" w:lineRule="auto"/>
              <w:rPr>
                <w:ins w:id="2722" w:author="Emeson Santos" w:date="2019-08-23T08:59:00Z"/>
                <w:rFonts w:eastAsia="Times New Roman" w:cs="Times New Roman"/>
                <w:b/>
              </w:rPr>
            </w:pPr>
            <w:ins w:id="2723" w:author="Emeson Santos" w:date="2019-08-23T08:59:00Z">
              <w:r w:rsidRPr="008F45D0">
                <w:rPr>
                  <w:rFonts w:eastAsia="Times New Roman" w:cs="Times New Roman"/>
                  <w:b/>
                </w:rPr>
                <w:lastRenderedPageBreak/>
                <w:t>Etapa 14</w:t>
              </w:r>
            </w:ins>
          </w:p>
        </w:tc>
        <w:tc>
          <w:tcPr>
            <w:tcW w:w="1560" w:type="dxa"/>
            <w:shd w:val="clear" w:color="auto" w:fill="auto"/>
            <w:tcMar>
              <w:top w:w="100" w:type="dxa"/>
              <w:left w:w="100" w:type="dxa"/>
              <w:bottom w:w="100" w:type="dxa"/>
              <w:right w:w="100" w:type="dxa"/>
            </w:tcMar>
          </w:tcPr>
          <w:p w14:paraId="71A442D1" w14:textId="77777777" w:rsidR="008F45D0" w:rsidRPr="008F45D0" w:rsidRDefault="008F45D0" w:rsidP="0068050B">
            <w:pPr>
              <w:widowControl w:val="0"/>
              <w:pBdr>
                <w:top w:val="nil"/>
                <w:left w:val="nil"/>
                <w:bottom w:val="nil"/>
                <w:right w:val="nil"/>
                <w:between w:val="nil"/>
              </w:pBdr>
              <w:spacing w:line="240" w:lineRule="auto"/>
              <w:rPr>
                <w:ins w:id="2724" w:author="Emeson Santos" w:date="2019-08-23T08:59:00Z"/>
                <w:rFonts w:eastAsia="Times New Roman" w:cs="Times New Roman"/>
                <w:highlight w:val="white"/>
              </w:rPr>
            </w:pPr>
          </w:p>
        </w:tc>
        <w:tc>
          <w:tcPr>
            <w:tcW w:w="1560" w:type="dxa"/>
            <w:shd w:val="clear" w:color="auto" w:fill="auto"/>
            <w:tcMar>
              <w:top w:w="100" w:type="dxa"/>
              <w:left w:w="100" w:type="dxa"/>
              <w:bottom w:w="100" w:type="dxa"/>
              <w:right w:w="100" w:type="dxa"/>
            </w:tcMar>
          </w:tcPr>
          <w:p w14:paraId="45A4527F" w14:textId="77777777" w:rsidR="008F45D0" w:rsidRPr="008F45D0" w:rsidRDefault="008F45D0" w:rsidP="0068050B">
            <w:pPr>
              <w:widowControl w:val="0"/>
              <w:pBdr>
                <w:top w:val="nil"/>
                <w:left w:val="nil"/>
                <w:bottom w:val="nil"/>
                <w:right w:val="nil"/>
                <w:between w:val="nil"/>
              </w:pBdr>
              <w:spacing w:line="240" w:lineRule="auto"/>
              <w:rPr>
                <w:ins w:id="2725" w:author="Emeson Santos" w:date="2019-08-23T08:59:00Z"/>
                <w:rFonts w:eastAsia="Times New Roman" w:cs="Times New Roman"/>
                <w:highlight w:val="white"/>
              </w:rPr>
            </w:pPr>
          </w:p>
        </w:tc>
        <w:tc>
          <w:tcPr>
            <w:tcW w:w="1560" w:type="dxa"/>
            <w:shd w:val="clear" w:color="auto" w:fill="auto"/>
            <w:tcMar>
              <w:top w:w="100" w:type="dxa"/>
              <w:left w:w="100" w:type="dxa"/>
              <w:bottom w:w="100" w:type="dxa"/>
              <w:right w:w="100" w:type="dxa"/>
            </w:tcMar>
          </w:tcPr>
          <w:p w14:paraId="4BFDB4AB" w14:textId="77777777" w:rsidR="008F45D0" w:rsidRPr="008F45D0" w:rsidRDefault="008F45D0" w:rsidP="0068050B">
            <w:pPr>
              <w:widowControl w:val="0"/>
              <w:pBdr>
                <w:top w:val="nil"/>
                <w:left w:val="nil"/>
                <w:bottom w:val="nil"/>
                <w:right w:val="nil"/>
                <w:between w:val="nil"/>
              </w:pBdr>
              <w:spacing w:line="240" w:lineRule="auto"/>
              <w:rPr>
                <w:ins w:id="2726" w:author="Emeson Santos" w:date="2019-08-23T08:59:00Z"/>
                <w:rFonts w:eastAsia="Times New Roman" w:cs="Times New Roman"/>
                <w:highlight w:val="white"/>
              </w:rPr>
            </w:pPr>
          </w:p>
        </w:tc>
        <w:tc>
          <w:tcPr>
            <w:tcW w:w="1560" w:type="dxa"/>
            <w:shd w:val="clear" w:color="auto" w:fill="auto"/>
            <w:tcMar>
              <w:top w:w="100" w:type="dxa"/>
              <w:left w:w="100" w:type="dxa"/>
              <w:bottom w:w="100" w:type="dxa"/>
              <w:right w:w="100" w:type="dxa"/>
            </w:tcMar>
          </w:tcPr>
          <w:p w14:paraId="5F08D87D" w14:textId="77777777" w:rsidR="008F45D0" w:rsidRPr="008F45D0" w:rsidRDefault="008F45D0" w:rsidP="0068050B">
            <w:pPr>
              <w:widowControl w:val="0"/>
              <w:pBdr>
                <w:top w:val="nil"/>
                <w:left w:val="nil"/>
                <w:bottom w:val="nil"/>
                <w:right w:val="nil"/>
                <w:between w:val="nil"/>
              </w:pBdr>
              <w:spacing w:line="240" w:lineRule="auto"/>
              <w:rPr>
                <w:ins w:id="2727" w:author="Emeson Santos" w:date="2019-08-23T08:59:00Z"/>
                <w:rFonts w:eastAsia="Times New Roman" w:cs="Times New Roman"/>
                <w:highlight w:val="white"/>
              </w:rPr>
            </w:pPr>
          </w:p>
        </w:tc>
        <w:tc>
          <w:tcPr>
            <w:tcW w:w="1560" w:type="dxa"/>
            <w:shd w:val="clear" w:color="auto" w:fill="auto"/>
            <w:tcMar>
              <w:top w:w="100" w:type="dxa"/>
              <w:left w:w="100" w:type="dxa"/>
              <w:bottom w:w="100" w:type="dxa"/>
              <w:right w:w="100" w:type="dxa"/>
            </w:tcMar>
          </w:tcPr>
          <w:p w14:paraId="7166217A" w14:textId="77777777" w:rsidR="008F45D0" w:rsidRPr="008F45D0" w:rsidRDefault="008F45D0" w:rsidP="0068050B">
            <w:pPr>
              <w:widowControl w:val="0"/>
              <w:pBdr>
                <w:top w:val="nil"/>
                <w:left w:val="nil"/>
                <w:bottom w:val="nil"/>
                <w:right w:val="nil"/>
                <w:between w:val="nil"/>
              </w:pBdr>
              <w:spacing w:line="240" w:lineRule="auto"/>
              <w:rPr>
                <w:ins w:id="2728" w:author="Emeson Santos" w:date="2019-08-23T08:59:00Z"/>
                <w:rFonts w:eastAsia="Times New Roman" w:cs="Times New Roman"/>
                <w:highlight w:val="white"/>
              </w:rPr>
            </w:pPr>
          </w:p>
        </w:tc>
      </w:tr>
      <w:tr w:rsidR="008F45D0" w:rsidRPr="008F45D0" w14:paraId="3007B9FF" w14:textId="77777777" w:rsidTr="00EF00E0">
        <w:trPr>
          <w:ins w:id="2729" w:author="Emeson Santos" w:date="2019-08-23T08:59:00Z"/>
        </w:trPr>
        <w:tc>
          <w:tcPr>
            <w:tcW w:w="1561" w:type="dxa"/>
            <w:shd w:val="clear" w:color="auto" w:fill="999999"/>
            <w:tcMar>
              <w:top w:w="100" w:type="dxa"/>
              <w:left w:w="100" w:type="dxa"/>
              <w:bottom w:w="100" w:type="dxa"/>
              <w:right w:w="100" w:type="dxa"/>
            </w:tcMar>
          </w:tcPr>
          <w:p w14:paraId="27C0E29B" w14:textId="77777777" w:rsidR="008F45D0" w:rsidRPr="008F45D0" w:rsidRDefault="008F45D0" w:rsidP="0068050B">
            <w:pPr>
              <w:widowControl w:val="0"/>
              <w:spacing w:line="240" w:lineRule="auto"/>
              <w:rPr>
                <w:ins w:id="2730" w:author="Emeson Santos" w:date="2019-08-23T08:59:00Z"/>
                <w:rFonts w:eastAsia="Times New Roman" w:cs="Times New Roman"/>
                <w:b/>
              </w:rPr>
            </w:pPr>
            <w:ins w:id="2731" w:author="Emeson Santos" w:date="2019-08-23T08:59:00Z">
              <w:r w:rsidRPr="008F45D0">
                <w:rPr>
                  <w:rFonts w:eastAsia="Times New Roman" w:cs="Times New Roman"/>
                  <w:b/>
                </w:rPr>
                <w:t>Etapa 15</w:t>
              </w:r>
            </w:ins>
          </w:p>
        </w:tc>
        <w:tc>
          <w:tcPr>
            <w:tcW w:w="1560" w:type="dxa"/>
            <w:shd w:val="clear" w:color="auto" w:fill="auto"/>
            <w:tcMar>
              <w:top w:w="100" w:type="dxa"/>
              <w:left w:w="100" w:type="dxa"/>
              <w:bottom w:w="100" w:type="dxa"/>
              <w:right w:w="100" w:type="dxa"/>
            </w:tcMar>
          </w:tcPr>
          <w:p w14:paraId="2DC214AC" w14:textId="77777777" w:rsidR="008F45D0" w:rsidRPr="008F45D0" w:rsidRDefault="008F45D0" w:rsidP="0068050B">
            <w:pPr>
              <w:widowControl w:val="0"/>
              <w:pBdr>
                <w:top w:val="nil"/>
                <w:left w:val="nil"/>
                <w:bottom w:val="nil"/>
                <w:right w:val="nil"/>
                <w:between w:val="nil"/>
              </w:pBdr>
              <w:spacing w:line="240" w:lineRule="auto"/>
              <w:rPr>
                <w:ins w:id="2732" w:author="Emeson Santos" w:date="2019-08-23T08:59:00Z"/>
                <w:rFonts w:eastAsia="Times New Roman" w:cs="Times New Roman"/>
                <w:highlight w:val="white"/>
              </w:rPr>
            </w:pPr>
          </w:p>
        </w:tc>
        <w:tc>
          <w:tcPr>
            <w:tcW w:w="1560" w:type="dxa"/>
            <w:shd w:val="clear" w:color="auto" w:fill="auto"/>
            <w:tcMar>
              <w:top w:w="100" w:type="dxa"/>
              <w:left w:w="100" w:type="dxa"/>
              <w:bottom w:w="100" w:type="dxa"/>
              <w:right w:w="100" w:type="dxa"/>
            </w:tcMar>
          </w:tcPr>
          <w:p w14:paraId="099FE573" w14:textId="77777777" w:rsidR="008F45D0" w:rsidRPr="008F45D0" w:rsidRDefault="008F45D0" w:rsidP="0068050B">
            <w:pPr>
              <w:widowControl w:val="0"/>
              <w:pBdr>
                <w:top w:val="nil"/>
                <w:left w:val="nil"/>
                <w:bottom w:val="nil"/>
                <w:right w:val="nil"/>
                <w:between w:val="nil"/>
              </w:pBdr>
              <w:spacing w:line="240" w:lineRule="auto"/>
              <w:rPr>
                <w:ins w:id="2733" w:author="Emeson Santos" w:date="2019-08-23T08:59:00Z"/>
                <w:rFonts w:eastAsia="Times New Roman" w:cs="Times New Roman"/>
                <w:highlight w:val="white"/>
              </w:rPr>
            </w:pPr>
          </w:p>
        </w:tc>
        <w:tc>
          <w:tcPr>
            <w:tcW w:w="1560" w:type="dxa"/>
            <w:shd w:val="clear" w:color="auto" w:fill="auto"/>
            <w:tcMar>
              <w:top w:w="100" w:type="dxa"/>
              <w:left w:w="100" w:type="dxa"/>
              <w:bottom w:w="100" w:type="dxa"/>
              <w:right w:w="100" w:type="dxa"/>
            </w:tcMar>
          </w:tcPr>
          <w:p w14:paraId="563233E2" w14:textId="77777777" w:rsidR="008F45D0" w:rsidRPr="008F45D0" w:rsidRDefault="008F45D0" w:rsidP="0068050B">
            <w:pPr>
              <w:widowControl w:val="0"/>
              <w:pBdr>
                <w:top w:val="nil"/>
                <w:left w:val="nil"/>
                <w:bottom w:val="nil"/>
                <w:right w:val="nil"/>
                <w:between w:val="nil"/>
              </w:pBdr>
              <w:spacing w:line="240" w:lineRule="auto"/>
              <w:rPr>
                <w:ins w:id="2734" w:author="Emeson Santos" w:date="2019-08-23T08:59:00Z"/>
                <w:rFonts w:eastAsia="Times New Roman" w:cs="Times New Roman"/>
                <w:highlight w:val="white"/>
              </w:rPr>
            </w:pPr>
          </w:p>
        </w:tc>
        <w:tc>
          <w:tcPr>
            <w:tcW w:w="1560" w:type="dxa"/>
            <w:shd w:val="clear" w:color="auto" w:fill="auto"/>
            <w:tcMar>
              <w:top w:w="100" w:type="dxa"/>
              <w:left w:w="100" w:type="dxa"/>
              <w:bottom w:w="100" w:type="dxa"/>
              <w:right w:w="100" w:type="dxa"/>
            </w:tcMar>
          </w:tcPr>
          <w:p w14:paraId="5EFD4D66" w14:textId="77777777" w:rsidR="008F45D0" w:rsidRPr="008F45D0" w:rsidRDefault="008F45D0" w:rsidP="0068050B">
            <w:pPr>
              <w:widowControl w:val="0"/>
              <w:pBdr>
                <w:top w:val="nil"/>
                <w:left w:val="nil"/>
                <w:bottom w:val="nil"/>
                <w:right w:val="nil"/>
                <w:between w:val="nil"/>
              </w:pBdr>
              <w:spacing w:line="240" w:lineRule="auto"/>
              <w:rPr>
                <w:ins w:id="2735" w:author="Emeson Santos" w:date="2019-08-23T08:59:00Z"/>
                <w:rFonts w:eastAsia="Times New Roman" w:cs="Times New Roman"/>
                <w:highlight w:val="white"/>
              </w:rPr>
            </w:pPr>
          </w:p>
        </w:tc>
        <w:tc>
          <w:tcPr>
            <w:tcW w:w="1560" w:type="dxa"/>
            <w:shd w:val="clear" w:color="auto" w:fill="auto"/>
            <w:tcMar>
              <w:top w:w="100" w:type="dxa"/>
              <w:left w:w="100" w:type="dxa"/>
              <w:bottom w:w="100" w:type="dxa"/>
              <w:right w:w="100" w:type="dxa"/>
            </w:tcMar>
          </w:tcPr>
          <w:p w14:paraId="368F3C43" w14:textId="77777777" w:rsidR="008F45D0" w:rsidRPr="008F45D0" w:rsidRDefault="008F45D0" w:rsidP="0068050B">
            <w:pPr>
              <w:widowControl w:val="0"/>
              <w:pBdr>
                <w:top w:val="nil"/>
                <w:left w:val="nil"/>
                <w:bottom w:val="nil"/>
                <w:right w:val="nil"/>
                <w:between w:val="nil"/>
              </w:pBdr>
              <w:spacing w:line="240" w:lineRule="auto"/>
              <w:rPr>
                <w:ins w:id="2736" w:author="Emeson Santos" w:date="2019-08-23T08:59:00Z"/>
                <w:rFonts w:eastAsia="Times New Roman" w:cs="Times New Roman"/>
                <w:highlight w:val="white"/>
              </w:rPr>
            </w:pPr>
          </w:p>
        </w:tc>
      </w:tr>
      <w:tr w:rsidR="008F45D0" w:rsidRPr="008F45D0" w14:paraId="0B41A063" w14:textId="77777777" w:rsidTr="00EF00E0">
        <w:trPr>
          <w:ins w:id="2737" w:author="Emeson Santos" w:date="2019-08-23T08:59:00Z"/>
        </w:trPr>
        <w:tc>
          <w:tcPr>
            <w:tcW w:w="1561" w:type="dxa"/>
            <w:shd w:val="clear" w:color="auto" w:fill="999999"/>
            <w:tcMar>
              <w:top w:w="100" w:type="dxa"/>
              <w:left w:w="100" w:type="dxa"/>
              <w:bottom w:w="100" w:type="dxa"/>
              <w:right w:w="100" w:type="dxa"/>
            </w:tcMar>
          </w:tcPr>
          <w:p w14:paraId="33773571" w14:textId="77777777" w:rsidR="008F45D0" w:rsidRPr="008F45D0" w:rsidRDefault="008F45D0" w:rsidP="0068050B">
            <w:pPr>
              <w:widowControl w:val="0"/>
              <w:spacing w:line="240" w:lineRule="auto"/>
              <w:rPr>
                <w:ins w:id="2738" w:author="Emeson Santos" w:date="2019-08-23T08:59:00Z"/>
                <w:rFonts w:eastAsia="Times New Roman" w:cs="Times New Roman"/>
                <w:b/>
              </w:rPr>
            </w:pPr>
            <w:ins w:id="2739" w:author="Emeson Santos" w:date="2019-08-23T08:59:00Z">
              <w:r w:rsidRPr="008F45D0">
                <w:rPr>
                  <w:rFonts w:eastAsia="Times New Roman" w:cs="Times New Roman"/>
                  <w:b/>
                </w:rPr>
                <w:t>Etapa 16</w:t>
              </w:r>
            </w:ins>
          </w:p>
        </w:tc>
        <w:tc>
          <w:tcPr>
            <w:tcW w:w="1560" w:type="dxa"/>
            <w:shd w:val="clear" w:color="auto" w:fill="auto"/>
            <w:tcMar>
              <w:top w:w="100" w:type="dxa"/>
              <w:left w:w="100" w:type="dxa"/>
              <w:bottom w:w="100" w:type="dxa"/>
              <w:right w:w="100" w:type="dxa"/>
            </w:tcMar>
          </w:tcPr>
          <w:p w14:paraId="7F4A06AA" w14:textId="77777777" w:rsidR="008F45D0" w:rsidRPr="008F45D0" w:rsidRDefault="008F45D0" w:rsidP="0068050B">
            <w:pPr>
              <w:widowControl w:val="0"/>
              <w:pBdr>
                <w:top w:val="nil"/>
                <w:left w:val="nil"/>
                <w:bottom w:val="nil"/>
                <w:right w:val="nil"/>
                <w:between w:val="nil"/>
              </w:pBdr>
              <w:spacing w:line="240" w:lineRule="auto"/>
              <w:rPr>
                <w:ins w:id="2740" w:author="Emeson Santos" w:date="2019-08-23T08:59:00Z"/>
                <w:rFonts w:eastAsia="Times New Roman" w:cs="Times New Roman"/>
                <w:highlight w:val="white"/>
              </w:rPr>
            </w:pPr>
          </w:p>
        </w:tc>
        <w:tc>
          <w:tcPr>
            <w:tcW w:w="1560" w:type="dxa"/>
            <w:shd w:val="clear" w:color="auto" w:fill="auto"/>
            <w:tcMar>
              <w:top w:w="100" w:type="dxa"/>
              <w:left w:w="100" w:type="dxa"/>
              <w:bottom w:w="100" w:type="dxa"/>
              <w:right w:w="100" w:type="dxa"/>
            </w:tcMar>
          </w:tcPr>
          <w:p w14:paraId="55EEA70F" w14:textId="77777777" w:rsidR="008F45D0" w:rsidRPr="008F45D0" w:rsidRDefault="008F45D0" w:rsidP="0068050B">
            <w:pPr>
              <w:widowControl w:val="0"/>
              <w:pBdr>
                <w:top w:val="nil"/>
                <w:left w:val="nil"/>
                <w:bottom w:val="nil"/>
                <w:right w:val="nil"/>
                <w:between w:val="nil"/>
              </w:pBdr>
              <w:spacing w:line="240" w:lineRule="auto"/>
              <w:rPr>
                <w:ins w:id="2741" w:author="Emeson Santos" w:date="2019-08-23T08:59:00Z"/>
                <w:rFonts w:eastAsia="Times New Roman" w:cs="Times New Roman"/>
                <w:highlight w:val="white"/>
              </w:rPr>
            </w:pPr>
          </w:p>
        </w:tc>
        <w:tc>
          <w:tcPr>
            <w:tcW w:w="1560" w:type="dxa"/>
            <w:shd w:val="clear" w:color="auto" w:fill="auto"/>
            <w:tcMar>
              <w:top w:w="100" w:type="dxa"/>
              <w:left w:w="100" w:type="dxa"/>
              <w:bottom w:w="100" w:type="dxa"/>
              <w:right w:w="100" w:type="dxa"/>
            </w:tcMar>
          </w:tcPr>
          <w:p w14:paraId="3F8BDBAB" w14:textId="77777777" w:rsidR="008F45D0" w:rsidRPr="008F45D0" w:rsidRDefault="008F45D0" w:rsidP="0068050B">
            <w:pPr>
              <w:widowControl w:val="0"/>
              <w:pBdr>
                <w:top w:val="nil"/>
                <w:left w:val="nil"/>
                <w:bottom w:val="nil"/>
                <w:right w:val="nil"/>
                <w:between w:val="nil"/>
              </w:pBdr>
              <w:spacing w:line="240" w:lineRule="auto"/>
              <w:rPr>
                <w:ins w:id="2742" w:author="Emeson Santos" w:date="2019-08-23T08:59:00Z"/>
                <w:rFonts w:eastAsia="Times New Roman" w:cs="Times New Roman"/>
                <w:highlight w:val="white"/>
              </w:rPr>
            </w:pPr>
          </w:p>
        </w:tc>
        <w:tc>
          <w:tcPr>
            <w:tcW w:w="1560" w:type="dxa"/>
            <w:shd w:val="clear" w:color="auto" w:fill="auto"/>
            <w:tcMar>
              <w:top w:w="100" w:type="dxa"/>
              <w:left w:w="100" w:type="dxa"/>
              <w:bottom w:w="100" w:type="dxa"/>
              <w:right w:w="100" w:type="dxa"/>
            </w:tcMar>
          </w:tcPr>
          <w:p w14:paraId="7376F434" w14:textId="77777777" w:rsidR="008F45D0" w:rsidRPr="008F45D0" w:rsidRDefault="008F45D0" w:rsidP="0068050B">
            <w:pPr>
              <w:widowControl w:val="0"/>
              <w:pBdr>
                <w:top w:val="nil"/>
                <w:left w:val="nil"/>
                <w:bottom w:val="nil"/>
                <w:right w:val="nil"/>
                <w:between w:val="nil"/>
              </w:pBdr>
              <w:spacing w:line="240" w:lineRule="auto"/>
              <w:rPr>
                <w:ins w:id="2743" w:author="Emeson Santos" w:date="2019-08-23T08:59:00Z"/>
                <w:rFonts w:eastAsia="Times New Roman" w:cs="Times New Roman"/>
                <w:highlight w:val="white"/>
              </w:rPr>
            </w:pPr>
          </w:p>
        </w:tc>
        <w:tc>
          <w:tcPr>
            <w:tcW w:w="1560" w:type="dxa"/>
            <w:shd w:val="clear" w:color="auto" w:fill="auto"/>
            <w:tcMar>
              <w:top w:w="100" w:type="dxa"/>
              <w:left w:w="100" w:type="dxa"/>
              <w:bottom w:w="100" w:type="dxa"/>
              <w:right w:w="100" w:type="dxa"/>
            </w:tcMar>
          </w:tcPr>
          <w:p w14:paraId="35835ADD" w14:textId="77777777" w:rsidR="008F45D0" w:rsidRPr="008F45D0" w:rsidRDefault="008F45D0" w:rsidP="0068050B">
            <w:pPr>
              <w:widowControl w:val="0"/>
              <w:pBdr>
                <w:top w:val="nil"/>
                <w:left w:val="nil"/>
                <w:bottom w:val="nil"/>
                <w:right w:val="nil"/>
                <w:between w:val="nil"/>
              </w:pBdr>
              <w:spacing w:line="240" w:lineRule="auto"/>
              <w:rPr>
                <w:ins w:id="2744" w:author="Emeson Santos" w:date="2019-08-23T08:59:00Z"/>
                <w:rFonts w:eastAsia="Times New Roman" w:cs="Times New Roman"/>
                <w:highlight w:val="white"/>
              </w:rPr>
            </w:pPr>
          </w:p>
        </w:tc>
      </w:tr>
      <w:tr w:rsidR="008F45D0" w:rsidRPr="008F45D0" w14:paraId="227E0966" w14:textId="77777777" w:rsidTr="00EF00E0">
        <w:trPr>
          <w:ins w:id="2745" w:author="Emeson Santos" w:date="2019-08-23T08:59:00Z"/>
        </w:trPr>
        <w:tc>
          <w:tcPr>
            <w:tcW w:w="1561" w:type="dxa"/>
            <w:shd w:val="clear" w:color="auto" w:fill="999999"/>
            <w:tcMar>
              <w:top w:w="100" w:type="dxa"/>
              <w:left w:w="100" w:type="dxa"/>
              <w:bottom w:w="100" w:type="dxa"/>
              <w:right w:w="100" w:type="dxa"/>
            </w:tcMar>
          </w:tcPr>
          <w:p w14:paraId="6FB2B01B" w14:textId="77777777" w:rsidR="008F45D0" w:rsidRPr="008F45D0" w:rsidRDefault="008F45D0" w:rsidP="0068050B">
            <w:pPr>
              <w:widowControl w:val="0"/>
              <w:spacing w:line="240" w:lineRule="auto"/>
              <w:rPr>
                <w:ins w:id="2746" w:author="Emeson Santos" w:date="2019-08-23T08:59:00Z"/>
                <w:rFonts w:eastAsia="Times New Roman" w:cs="Times New Roman"/>
                <w:b/>
              </w:rPr>
            </w:pPr>
            <w:ins w:id="2747" w:author="Emeson Santos" w:date="2019-08-23T08:59:00Z">
              <w:r w:rsidRPr="008F45D0">
                <w:rPr>
                  <w:rFonts w:eastAsia="Times New Roman" w:cs="Times New Roman"/>
                  <w:b/>
                </w:rPr>
                <w:t>Etapa 17</w:t>
              </w:r>
            </w:ins>
          </w:p>
        </w:tc>
        <w:tc>
          <w:tcPr>
            <w:tcW w:w="1560" w:type="dxa"/>
            <w:shd w:val="clear" w:color="auto" w:fill="auto"/>
            <w:tcMar>
              <w:top w:w="100" w:type="dxa"/>
              <w:left w:w="100" w:type="dxa"/>
              <w:bottom w:w="100" w:type="dxa"/>
              <w:right w:w="100" w:type="dxa"/>
            </w:tcMar>
          </w:tcPr>
          <w:p w14:paraId="351AFA37" w14:textId="77777777" w:rsidR="008F45D0" w:rsidRPr="008F45D0" w:rsidRDefault="008F45D0" w:rsidP="0068050B">
            <w:pPr>
              <w:widowControl w:val="0"/>
              <w:pBdr>
                <w:top w:val="nil"/>
                <w:left w:val="nil"/>
                <w:bottom w:val="nil"/>
                <w:right w:val="nil"/>
                <w:between w:val="nil"/>
              </w:pBdr>
              <w:spacing w:line="240" w:lineRule="auto"/>
              <w:rPr>
                <w:ins w:id="2748" w:author="Emeson Santos" w:date="2019-08-23T08:59:00Z"/>
                <w:rFonts w:eastAsia="Times New Roman" w:cs="Times New Roman"/>
                <w:highlight w:val="white"/>
              </w:rPr>
            </w:pPr>
          </w:p>
        </w:tc>
        <w:tc>
          <w:tcPr>
            <w:tcW w:w="1560" w:type="dxa"/>
            <w:shd w:val="clear" w:color="auto" w:fill="auto"/>
            <w:tcMar>
              <w:top w:w="100" w:type="dxa"/>
              <w:left w:w="100" w:type="dxa"/>
              <w:bottom w:w="100" w:type="dxa"/>
              <w:right w:w="100" w:type="dxa"/>
            </w:tcMar>
          </w:tcPr>
          <w:p w14:paraId="66FDD3F0" w14:textId="77777777" w:rsidR="008F45D0" w:rsidRPr="008F45D0" w:rsidRDefault="008F45D0" w:rsidP="0068050B">
            <w:pPr>
              <w:widowControl w:val="0"/>
              <w:pBdr>
                <w:top w:val="nil"/>
                <w:left w:val="nil"/>
                <w:bottom w:val="nil"/>
                <w:right w:val="nil"/>
                <w:between w:val="nil"/>
              </w:pBdr>
              <w:spacing w:line="240" w:lineRule="auto"/>
              <w:rPr>
                <w:ins w:id="2749" w:author="Emeson Santos" w:date="2019-08-23T08:59:00Z"/>
                <w:rFonts w:eastAsia="Times New Roman" w:cs="Times New Roman"/>
                <w:highlight w:val="white"/>
              </w:rPr>
            </w:pPr>
          </w:p>
        </w:tc>
        <w:tc>
          <w:tcPr>
            <w:tcW w:w="1560" w:type="dxa"/>
            <w:shd w:val="clear" w:color="auto" w:fill="auto"/>
            <w:tcMar>
              <w:top w:w="100" w:type="dxa"/>
              <w:left w:w="100" w:type="dxa"/>
              <w:bottom w:w="100" w:type="dxa"/>
              <w:right w:w="100" w:type="dxa"/>
            </w:tcMar>
          </w:tcPr>
          <w:p w14:paraId="32B894BA" w14:textId="77777777" w:rsidR="008F45D0" w:rsidRPr="008F45D0" w:rsidRDefault="008F45D0" w:rsidP="0068050B">
            <w:pPr>
              <w:widowControl w:val="0"/>
              <w:pBdr>
                <w:top w:val="nil"/>
                <w:left w:val="nil"/>
                <w:bottom w:val="nil"/>
                <w:right w:val="nil"/>
                <w:between w:val="nil"/>
              </w:pBdr>
              <w:spacing w:line="240" w:lineRule="auto"/>
              <w:rPr>
                <w:ins w:id="2750" w:author="Emeson Santos" w:date="2019-08-23T08:59:00Z"/>
                <w:rFonts w:eastAsia="Times New Roman" w:cs="Times New Roman"/>
                <w:highlight w:val="white"/>
              </w:rPr>
            </w:pPr>
          </w:p>
        </w:tc>
        <w:tc>
          <w:tcPr>
            <w:tcW w:w="1560" w:type="dxa"/>
            <w:shd w:val="clear" w:color="auto" w:fill="auto"/>
            <w:tcMar>
              <w:top w:w="100" w:type="dxa"/>
              <w:left w:w="100" w:type="dxa"/>
              <w:bottom w:w="100" w:type="dxa"/>
              <w:right w:w="100" w:type="dxa"/>
            </w:tcMar>
          </w:tcPr>
          <w:p w14:paraId="6E2E64AE" w14:textId="77777777" w:rsidR="008F45D0" w:rsidRPr="008F45D0" w:rsidRDefault="008F45D0" w:rsidP="0068050B">
            <w:pPr>
              <w:widowControl w:val="0"/>
              <w:pBdr>
                <w:top w:val="nil"/>
                <w:left w:val="nil"/>
                <w:bottom w:val="nil"/>
                <w:right w:val="nil"/>
                <w:between w:val="nil"/>
              </w:pBdr>
              <w:spacing w:line="240" w:lineRule="auto"/>
              <w:rPr>
                <w:ins w:id="2751" w:author="Emeson Santos" w:date="2019-08-23T08:59:00Z"/>
                <w:rFonts w:eastAsia="Times New Roman" w:cs="Times New Roman"/>
                <w:highlight w:val="white"/>
              </w:rPr>
            </w:pPr>
          </w:p>
        </w:tc>
        <w:tc>
          <w:tcPr>
            <w:tcW w:w="1560" w:type="dxa"/>
            <w:shd w:val="clear" w:color="auto" w:fill="auto"/>
            <w:tcMar>
              <w:top w:w="100" w:type="dxa"/>
              <w:left w:w="100" w:type="dxa"/>
              <w:bottom w:w="100" w:type="dxa"/>
              <w:right w:w="100" w:type="dxa"/>
            </w:tcMar>
          </w:tcPr>
          <w:p w14:paraId="04D9617F" w14:textId="77777777" w:rsidR="008F45D0" w:rsidRPr="008F45D0" w:rsidRDefault="008F45D0" w:rsidP="0068050B">
            <w:pPr>
              <w:widowControl w:val="0"/>
              <w:pBdr>
                <w:top w:val="nil"/>
                <w:left w:val="nil"/>
                <w:bottom w:val="nil"/>
                <w:right w:val="nil"/>
                <w:between w:val="nil"/>
              </w:pBdr>
              <w:spacing w:line="240" w:lineRule="auto"/>
              <w:rPr>
                <w:ins w:id="2752" w:author="Emeson Santos" w:date="2019-08-23T08:59:00Z"/>
                <w:rFonts w:eastAsia="Times New Roman" w:cs="Times New Roman"/>
                <w:highlight w:val="white"/>
              </w:rPr>
            </w:pPr>
          </w:p>
        </w:tc>
      </w:tr>
      <w:tr w:rsidR="008F45D0" w:rsidRPr="008F45D0" w14:paraId="2F355423" w14:textId="77777777" w:rsidTr="00EF00E0">
        <w:trPr>
          <w:ins w:id="2753" w:author="Emeson Santos" w:date="2019-08-23T08:59:00Z"/>
        </w:trPr>
        <w:tc>
          <w:tcPr>
            <w:tcW w:w="1561" w:type="dxa"/>
            <w:shd w:val="clear" w:color="auto" w:fill="999999"/>
            <w:tcMar>
              <w:top w:w="100" w:type="dxa"/>
              <w:left w:w="100" w:type="dxa"/>
              <w:bottom w:w="100" w:type="dxa"/>
              <w:right w:w="100" w:type="dxa"/>
            </w:tcMar>
          </w:tcPr>
          <w:p w14:paraId="583B53BD" w14:textId="77777777" w:rsidR="008F45D0" w:rsidRPr="008F45D0" w:rsidRDefault="008F45D0" w:rsidP="0068050B">
            <w:pPr>
              <w:widowControl w:val="0"/>
              <w:spacing w:line="240" w:lineRule="auto"/>
              <w:rPr>
                <w:ins w:id="2754" w:author="Emeson Santos" w:date="2019-08-23T08:59:00Z"/>
                <w:rFonts w:eastAsia="Times New Roman" w:cs="Times New Roman"/>
                <w:b/>
              </w:rPr>
            </w:pPr>
            <w:ins w:id="2755" w:author="Emeson Santos" w:date="2019-08-23T08:59:00Z">
              <w:r w:rsidRPr="008F45D0">
                <w:rPr>
                  <w:rFonts w:eastAsia="Times New Roman" w:cs="Times New Roman"/>
                  <w:b/>
                </w:rPr>
                <w:t>Etapa 18</w:t>
              </w:r>
            </w:ins>
          </w:p>
        </w:tc>
        <w:tc>
          <w:tcPr>
            <w:tcW w:w="1560" w:type="dxa"/>
            <w:shd w:val="clear" w:color="auto" w:fill="auto"/>
            <w:tcMar>
              <w:top w:w="100" w:type="dxa"/>
              <w:left w:w="100" w:type="dxa"/>
              <w:bottom w:w="100" w:type="dxa"/>
              <w:right w:w="100" w:type="dxa"/>
            </w:tcMar>
          </w:tcPr>
          <w:p w14:paraId="770850A6" w14:textId="77777777" w:rsidR="008F45D0" w:rsidRPr="008F45D0" w:rsidRDefault="008F45D0" w:rsidP="0068050B">
            <w:pPr>
              <w:widowControl w:val="0"/>
              <w:pBdr>
                <w:top w:val="nil"/>
                <w:left w:val="nil"/>
                <w:bottom w:val="nil"/>
                <w:right w:val="nil"/>
                <w:between w:val="nil"/>
              </w:pBdr>
              <w:spacing w:line="240" w:lineRule="auto"/>
              <w:rPr>
                <w:ins w:id="2756" w:author="Emeson Santos" w:date="2019-08-23T08:59:00Z"/>
                <w:rFonts w:eastAsia="Times New Roman" w:cs="Times New Roman"/>
                <w:highlight w:val="white"/>
              </w:rPr>
            </w:pPr>
          </w:p>
        </w:tc>
        <w:tc>
          <w:tcPr>
            <w:tcW w:w="1560" w:type="dxa"/>
            <w:shd w:val="clear" w:color="auto" w:fill="auto"/>
            <w:tcMar>
              <w:top w:w="100" w:type="dxa"/>
              <w:left w:w="100" w:type="dxa"/>
              <w:bottom w:w="100" w:type="dxa"/>
              <w:right w:w="100" w:type="dxa"/>
            </w:tcMar>
          </w:tcPr>
          <w:p w14:paraId="150AEC17" w14:textId="77777777" w:rsidR="008F45D0" w:rsidRPr="008F45D0" w:rsidRDefault="008F45D0" w:rsidP="0068050B">
            <w:pPr>
              <w:widowControl w:val="0"/>
              <w:pBdr>
                <w:top w:val="nil"/>
                <w:left w:val="nil"/>
                <w:bottom w:val="nil"/>
                <w:right w:val="nil"/>
                <w:between w:val="nil"/>
              </w:pBdr>
              <w:spacing w:line="240" w:lineRule="auto"/>
              <w:rPr>
                <w:ins w:id="2757" w:author="Emeson Santos" w:date="2019-08-23T08:59:00Z"/>
                <w:rFonts w:eastAsia="Times New Roman" w:cs="Times New Roman"/>
                <w:highlight w:val="white"/>
              </w:rPr>
            </w:pPr>
          </w:p>
        </w:tc>
        <w:tc>
          <w:tcPr>
            <w:tcW w:w="1560" w:type="dxa"/>
            <w:shd w:val="clear" w:color="auto" w:fill="auto"/>
            <w:tcMar>
              <w:top w:w="100" w:type="dxa"/>
              <w:left w:w="100" w:type="dxa"/>
              <w:bottom w:w="100" w:type="dxa"/>
              <w:right w:w="100" w:type="dxa"/>
            </w:tcMar>
          </w:tcPr>
          <w:p w14:paraId="5F0FE487" w14:textId="77777777" w:rsidR="008F45D0" w:rsidRPr="008F45D0" w:rsidRDefault="008F45D0" w:rsidP="0068050B">
            <w:pPr>
              <w:widowControl w:val="0"/>
              <w:pBdr>
                <w:top w:val="nil"/>
                <w:left w:val="nil"/>
                <w:bottom w:val="nil"/>
                <w:right w:val="nil"/>
                <w:between w:val="nil"/>
              </w:pBdr>
              <w:spacing w:line="240" w:lineRule="auto"/>
              <w:rPr>
                <w:ins w:id="2758" w:author="Emeson Santos" w:date="2019-08-23T08:59:00Z"/>
                <w:rFonts w:eastAsia="Times New Roman" w:cs="Times New Roman"/>
                <w:highlight w:val="white"/>
              </w:rPr>
            </w:pPr>
          </w:p>
        </w:tc>
        <w:tc>
          <w:tcPr>
            <w:tcW w:w="1560" w:type="dxa"/>
            <w:shd w:val="clear" w:color="auto" w:fill="auto"/>
            <w:tcMar>
              <w:top w:w="100" w:type="dxa"/>
              <w:left w:w="100" w:type="dxa"/>
              <w:bottom w:w="100" w:type="dxa"/>
              <w:right w:w="100" w:type="dxa"/>
            </w:tcMar>
          </w:tcPr>
          <w:p w14:paraId="7FBEF564" w14:textId="77777777" w:rsidR="008F45D0" w:rsidRPr="008F45D0" w:rsidRDefault="008F45D0" w:rsidP="0068050B">
            <w:pPr>
              <w:widowControl w:val="0"/>
              <w:pBdr>
                <w:top w:val="nil"/>
                <w:left w:val="nil"/>
                <w:bottom w:val="nil"/>
                <w:right w:val="nil"/>
                <w:between w:val="nil"/>
              </w:pBdr>
              <w:spacing w:line="240" w:lineRule="auto"/>
              <w:rPr>
                <w:ins w:id="2759" w:author="Emeson Santos" w:date="2019-08-23T08:59:00Z"/>
                <w:rFonts w:eastAsia="Times New Roman" w:cs="Times New Roman"/>
                <w:highlight w:val="white"/>
              </w:rPr>
            </w:pPr>
          </w:p>
        </w:tc>
        <w:tc>
          <w:tcPr>
            <w:tcW w:w="1560" w:type="dxa"/>
            <w:shd w:val="clear" w:color="auto" w:fill="auto"/>
            <w:tcMar>
              <w:top w:w="100" w:type="dxa"/>
              <w:left w:w="100" w:type="dxa"/>
              <w:bottom w:w="100" w:type="dxa"/>
              <w:right w:w="100" w:type="dxa"/>
            </w:tcMar>
          </w:tcPr>
          <w:p w14:paraId="5BD9022D" w14:textId="77777777" w:rsidR="008F45D0" w:rsidRPr="008F45D0" w:rsidRDefault="008F45D0" w:rsidP="0068050B">
            <w:pPr>
              <w:widowControl w:val="0"/>
              <w:pBdr>
                <w:top w:val="nil"/>
                <w:left w:val="nil"/>
                <w:bottom w:val="nil"/>
                <w:right w:val="nil"/>
                <w:between w:val="nil"/>
              </w:pBdr>
              <w:spacing w:line="240" w:lineRule="auto"/>
              <w:rPr>
                <w:ins w:id="2760" w:author="Emeson Santos" w:date="2019-08-23T08:59:00Z"/>
                <w:rFonts w:eastAsia="Times New Roman" w:cs="Times New Roman"/>
                <w:highlight w:val="white"/>
              </w:rPr>
            </w:pPr>
          </w:p>
        </w:tc>
      </w:tr>
      <w:tr w:rsidR="008F45D0" w:rsidRPr="008F45D0" w14:paraId="15444B59" w14:textId="77777777" w:rsidTr="00EF00E0">
        <w:trPr>
          <w:ins w:id="2761" w:author="Emeson Santos" w:date="2019-08-23T08:59:00Z"/>
        </w:trPr>
        <w:tc>
          <w:tcPr>
            <w:tcW w:w="1561" w:type="dxa"/>
            <w:shd w:val="clear" w:color="auto" w:fill="999999"/>
            <w:tcMar>
              <w:top w:w="100" w:type="dxa"/>
              <w:left w:w="100" w:type="dxa"/>
              <w:bottom w:w="100" w:type="dxa"/>
              <w:right w:w="100" w:type="dxa"/>
            </w:tcMar>
          </w:tcPr>
          <w:p w14:paraId="2BE989C0" w14:textId="77777777" w:rsidR="008F45D0" w:rsidRPr="008F45D0" w:rsidRDefault="008F45D0" w:rsidP="0068050B">
            <w:pPr>
              <w:widowControl w:val="0"/>
              <w:spacing w:line="240" w:lineRule="auto"/>
              <w:rPr>
                <w:ins w:id="2762" w:author="Emeson Santos" w:date="2019-08-23T08:59:00Z"/>
                <w:rFonts w:eastAsia="Times New Roman" w:cs="Times New Roman"/>
                <w:b/>
              </w:rPr>
            </w:pPr>
            <w:ins w:id="2763" w:author="Emeson Santos" w:date="2019-08-23T08:59:00Z">
              <w:r w:rsidRPr="008F45D0">
                <w:rPr>
                  <w:rFonts w:eastAsia="Times New Roman" w:cs="Times New Roman"/>
                  <w:b/>
                </w:rPr>
                <w:t>Etapa 19</w:t>
              </w:r>
            </w:ins>
          </w:p>
        </w:tc>
        <w:tc>
          <w:tcPr>
            <w:tcW w:w="1560" w:type="dxa"/>
            <w:shd w:val="clear" w:color="auto" w:fill="auto"/>
            <w:tcMar>
              <w:top w:w="100" w:type="dxa"/>
              <w:left w:w="100" w:type="dxa"/>
              <w:bottom w:w="100" w:type="dxa"/>
              <w:right w:w="100" w:type="dxa"/>
            </w:tcMar>
          </w:tcPr>
          <w:p w14:paraId="395645B8" w14:textId="77777777" w:rsidR="008F45D0" w:rsidRPr="008F45D0" w:rsidRDefault="008F45D0" w:rsidP="0068050B">
            <w:pPr>
              <w:widowControl w:val="0"/>
              <w:pBdr>
                <w:top w:val="nil"/>
                <w:left w:val="nil"/>
                <w:bottom w:val="nil"/>
                <w:right w:val="nil"/>
                <w:between w:val="nil"/>
              </w:pBdr>
              <w:spacing w:line="240" w:lineRule="auto"/>
              <w:rPr>
                <w:ins w:id="2764" w:author="Emeson Santos" w:date="2019-08-23T08:59:00Z"/>
                <w:rFonts w:eastAsia="Times New Roman" w:cs="Times New Roman"/>
                <w:highlight w:val="white"/>
              </w:rPr>
            </w:pPr>
          </w:p>
        </w:tc>
        <w:tc>
          <w:tcPr>
            <w:tcW w:w="1560" w:type="dxa"/>
            <w:shd w:val="clear" w:color="auto" w:fill="auto"/>
            <w:tcMar>
              <w:top w:w="100" w:type="dxa"/>
              <w:left w:w="100" w:type="dxa"/>
              <w:bottom w:w="100" w:type="dxa"/>
              <w:right w:w="100" w:type="dxa"/>
            </w:tcMar>
          </w:tcPr>
          <w:p w14:paraId="3DBD7BCF" w14:textId="77777777" w:rsidR="008F45D0" w:rsidRPr="008F45D0" w:rsidRDefault="008F45D0" w:rsidP="0068050B">
            <w:pPr>
              <w:widowControl w:val="0"/>
              <w:pBdr>
                <w:top w:val="nil"/>
                <w:left w:val="nil"/>
                <w:bottom w:val="nil"/>
                <w:right w:val="nil"/>
                <w:between w:val="nil"/>
              </w:pBdr>
              <w:spacing w:line="240" w:lineRule="auto"/>
              <w:rPr>
                <w:ins w:id="2765" w:author="Emeson Santos" w:date="2019-08-23T08:59:00Z"/>
                <w:rFonts w:eastAsia="Times New Roman" w:cs="Times New Roman"/>
                <w:highlight w:val="white"/>
              </w:rPr>
            </w:pPr>
          </w:p>
        </w:tc>
        <w:tc>
          <w:tcPr>
            <w:tcW w:w="1560" w:type="dxa"/>
            <w:shd w:val="clear" w:color="auto" w:fill="auto"/>
            <w:tcMar>
              <w:top w:w="100" w:type="dxa"/>
              <w:left w:w="100" w:type="dxa"/>
              <w:bottom w:w="100" w:type="dxa"/>
              <w:right w:w="100" w:type="dxa"/>
            </w:tcMar>
          </w:tcPr>
          <w:p w14:paraId="2943977B" w14:textId="77777777" w:rsidR="008F45D0" w:rsidRPr="008F45D0" w:rsidRDefault="008F45D0" w:rsidP="0068050B">
            <w:pPr>
              <w:widowControl w:val="0"/>
              <w:pBdr>
                <w:top w:val="nil"/>
                <w:left w:val="nil"/>
                <w:bottom w:val="nil"/>
                <w:right w:val="nil"/>
                <w:between w:val="nil"/>
              </w:pBdr>
              <w:spacing w:line="240" w:lineRule="auto"/>
              <w:rPr>
                <w:ins w:id="2766" w:author="Emeson Santos" w:date="2019-08-23T08:59:00Z"/>
                <w:rFonts w:eastAsia="Times New Roman" w:cs="Times New Roman"/>
                <w:highlight w:val="white"/>
              </w:rPr>
            </w:pPr>
          </w:p>
        </w:tc>
        <w:tc>
          <w:tcPr>
            <w:tcW w:w="1560" w:type="dxa"/>
            <w:shd w:val="clear" w:color="auto" w:fill="auto"/>
            <w:tcMar>
              <w:top w:w="100" w:type="dxa"/>
              <w:left w:w="100" w:type="dxa"/>
              <w:bottom w:w="100" w:type="dxa"/>
              <w:right w:w="100" w:type="dxa"/>
            </w:tcMar>
          </w:tcPr>
          <w:p w14:paraId="21171703" w14:textId="77777777" w:rsidR="008F45D0" w:rsidRPr="008F45D0" w:rsidRDefault="008F45D0" w:rsidP="0068050B">
            <w:pPr>
              <w:widowControl w:val="0"/>
              <w:pBdr>
                <w:top w:val="nil"/>
                <w:left w:val="nil"/>
                <w:bottom w:val="nil"/>
                <w:right w:val="nil"/>
                <w:between w:val="nil"/>
              </w:pBdr>
              <w:spacing w:line="240" w:lineRule="auto"/>
              <w:rPr>
                <w:ins w:id="2767" w:author="Emeson Santos" w:date="2019-08-23T08:59:00Z"/>
                <w:rFonts w:eastAsia="Times New Roman" w:cs="Times New Roman"/>
                <w:highlight w:val="white"/>
              </w:rPr>
            </w:pPr>
          </w:p>
        </w:tc>
        <w:tc>
          <w:tcPr>
            <w:tcW w:w="1560" w:type="dxa"/>
            <w:shd w:val="clear" w:color="auto" w:fill="auto"/>
            <w:tcMar>
              <w:top w:w="100" w:type="dxa"/>
              <w:left w:w="100" w:type="dxa"/>
              <w:bottom w:w="100" w:type="dxa"/>
              <w:right w:w="100" w:type="dxa"/>
            </w:tcMar>
          </w:tcPr>
          <w:p w14:paraId="0DDA92F4" w14:textId="77777777" w:rsidR="008F45D0" w:rsidRPr="008F45D0" w:rsidRDefault="008F45D0" w:rsidP="0068050B">
            <w:pPr>
              <w:widowControl w:val="0"/>
              <w:pBdr>
                <w:top w:val="nil"/>
                <w:left w:val="nil"/>
                <w:bottom w:val="nil"/>
                <w:right w:val="nil"/>
                <w:between w:val="nil"/>
              </w:pBdr>
              <w:spacing w:line="240" w:lineRule="auto"/>
              <w:rPr>
                <w:ins w:id="2768" w:author="Emeson Santos" w:date="2019-08-23T08:59:00Z"/>
                <w:rFonts w:eastAsia="Times New Roman" w:cs="Times New Roman"/>
                <w:highlight w:val="white"/>
              </w:rPr>
            </w:pPr>
          </w:p>
        </w:tc>
      </w:tr>
    </w:tbl>
    <w:p w14:paraId="780B4B5A" w14:textId="7DCCC4FB" w:rsidR="008F45D0" w:rsidRPr="00167C0D" w:rsidRDefault="00EF00E0">
      <w:pPr>
        <w:spacing w:after="160" w:line="256" w:lineRule="auto"/>
        <w:jc w:val="center"/>
        <w:rPr>
          <w:ins w:id="2769" w:author="Emeson Santos" w:date="2019-08-23T08:59:00Z"/>
          <w:rFonts w:eastAsia="Times New Roman" w:cs="Times New Roman"/>
          <w:rPrChange w:id="2770" w:author="Emeson Santos" w:date="2019-08-23T10:07:00Z">
            <w:rPr>
              <w:ins w:id="2771" w:author="Emeson Santos" w:date="2019-08-23T08:59:00Z"/>
              <w:rFonts w:eastAsia="Times New Roman" w:cs="Times New Roman"/>
              <w:sz w:val="32"/>
              <w:szCs w:val="32"/>
            </w:rPr>
          </w:rPrChange>
        </w:rPr>
        <w:pPrChange w:id="2772" w:author="Emeson Santos" w:date="2019-08-23T10:07:00Z">
          <w:pPr>
            <w:spacing w:after="160" w:line="256" w:lineRule="auto"/>
            <w:jc w:val="both"/>
          </w:pPr>
        </w:pPrChange>
      </w:pPr>
      <w:ins w:id="2773" w:author="Emeson Santos" w:date="2019-08-23T10:07:00Z">
        <w:r w:rsidRPr="00167C0D">
          <w:rPr>
            <w:rFonts w:eastAsia="Times New Roman" w:cs="Times New Roman"/>
            <w:b/>
            <w:sz w:val="20"/>
            <w:szCs w:val="20"/>
            <w:highlight w:val="white"/>
            <w:rPrChange w:id="2774" w:author="Emeson Santos" w:date="2019-08-23T10:07:00Z">
              <w:rPr>
                <w:rFonts w:eastAsia="Times New Roman" w:cs="Times New Roman"/>
                <w:b/>
                <w:highlight w:val="white"/>
              </w:rPr>
            </w:rPrChange>
          </w:rPr>
          <w:t xml:space="preserve">Tabela </w:t>
        </w:r>
      </w:ins>
      <w:ins w:id="2775" w:author="Emeson Santos" w:date="2019-08-23T10:08:00Z">
        <w:r w:rsidR="00167C0D">
          <w:rPr>
            <w:rFonts w:eastAsia="Times New Roman" w:cs="Times New Roman"/>
            <w:b/>
            <w:sz w:val="20"/>
            <w:szCs w:val="20"/>
            <w:highlight w:val="white"/>
          </w:rPr>
          <w:t xml:space="preserve">5 </w:t>
        </w:r>
      </w:ins>
      <w:ins w:id="2776" w:author="Emeson Santos" w:date="2019-08-23T10:07:00Z">
        <w:r w:rsidRPr="00167C0D">
          <w:rPr>
            <w:rFonts w:eastAsia="Times New Roman" w:cs="Times New Roman"/>
            <w:b/>
            <w:sz w:val="20"/>
            <w:szCs w:val="20"/>
            <w:highlight w:val="white"/>
            <w:rPrChange w:id="2777" w:author="Emeson Santos" w:date="2019-08-23T10:07:00Z">
              <w:rPr>
                <w:rFonts w:eastAsia="Times New Roman" w:cs="Times New Roman"/>
                <w:b/>
                <w:highlight w:val="white"/>
              </w:rPr>
            </w:rPrChange>
          </w:rPr>
          <w:t>- Cronograma dos trabalhos em andamento</w:t>
        </w:r>
      </w:ins>
    </w:p>
    <w:p w14:paraId="6456BA79" w14:textId="135EFDC4" w:rsidR="008F45D0" w:rsidRPr="006A2BA5" w:rsidRDefault="008F45D0">
      <w:pPr>
        <w:pStyle w:val="Ttulo1"/>
        <w:rPr>
          <w:ins w:id="2778" w:author="Emeson Santos" w:date="2019-08-23T08:59:00Z"/>
          <w:b/>
          <w:bCs/>
          <w:sz w:val="32"/>
          <w:szCs w:val="32"/>
          <w:rPrChange w:id="2779" w:author="Emeson Santos" w:date="2019-08-23T10:44:00Z">
            <w:rPr>
              <w:ins w:id="2780" w:author="Emeson Santos" w:date="2019-08-23T08:59:00Z"/>
              <w:rFonts w:eastAsia="Times New Roman" w:cs="Times New Roman"/>
              <w:b/>
              <w:sz w:val="32"/>
              <w:szCs w:val="32"/>
            </w:rPr>
          </w:rPrChange>
        </w:rPr>
        <w:pPrChange w:id="2781" w:author="Emeson Santos" w:date="2019-08-23T09:21:00Z">
          <w:pPr>
            <w:pStyle w:val="Ttulo"/>
            <w:spacing w:after="160" w:line="256" w:lineRule="auto"/>
            <w:jc w:val="both"/>
          </w:pPr>
        </w:pPrChange>
      </w:pPr>
      <w:bookmarkStart w:id="2782" w:name="_8peq8fbixywi" w:colFirst="0" w:colLast="0"/>
      <w:bookmarkStart w:id="2783" w:name="_Toc17446469"/>
      <w:bookmarkEnd w:id="2782"/>
      <w:ins w:id="2784" w:author="Emeson Santos" w:date="2019-08-23T08:59:00Z">
        <w:r w:rsidRPr="006A2BA5">
          <w:rPr>
            <w:b/>
            <w:bCs/>
            <w:sz w:val="32"/>
            <w:szCs w:val="32"/>
            <w:rPrChange w:id="2785" w:author="Emeson Santos" w:date="2019-08-23T10:44:00Z">
              <w:rPr>
                <w:rFonts w:eastAsia="Times New Roman" w:cs="Times New Roman"/>
                <w:b/>
                <w:sz w:val="32"/>
                <w:szCs w:val="32"/>
              </w:rPr>
            </w:rPrChange>
          </w:rPr>
          <w:t>CAPÍTULO 5</w:t>
        </w:r>
        <w:bookmarkEnd w:id="2783"/>
      </w:ins>
    </w:p>
    <w:p w14:paraId="6E3C9AAE" w14:textId="7A8325B8" w:rsidR="008F45D0" w:rsidRPr="006A2BA5" w:rsidRDefault="008F45D0">
      <w:pPr>
        <w:pStyle w:val="Ttulo1"/>
        <w:rPr>
          <w:ins w:id="2786" w:author="Emeson Santos" w:date="2019-08-23T08:59:00Z"/>
          <w:b/>
          <w:bCs/>
          <w:sz w:val="28"/>
          <w:szCs w:val="28"/>
          <w:rPrChange w:id="2787" w:author="Emeson Santos" w:date="2019-08-23T10:44:00Z">
            <w:rPr>
              <w:ins w:id="2788" w:author="Emeson Santos" w:date="2019-08-23T08:59:00Z"/>
              <w:rFonts w:eastAsia="Times New Roman" w:cs="Times New Roman"/>
              <w:b/>
              <w:sz w:val="32"/>
              <w:szCs w:val="32"/>
            </w:rPr>
          </w:rPrChange>
        </w:rPr>
        <w:pPrChange w:id="2789" w:author="Emeson Santos" w:date="2019-08-23T10:11:00Z">
          <w:pPr>
            <w:pStyle w:val="Ttulo1"/>
            <w:spacing w:line="256" w:lineRule="auto"/>
            <w:jc w:val="both"/>
          </w:pPr>
        </w:pPrChange>
      </w:pPr>
      <w:bookmarkStart w:id="2790" w:name="_m3alzf2w3ok" w:colFirst="0" w:colLast="0"/>
      <w:bookmarkStart w:id="2791" w:name="_Toc17446470"/>
      <w:bookmarkEnd w:id="2790"/>
      <w:ins w:id="2792" w:author="Emeson Santos" w:date="2019-08-23T08:59:00Z">
        <w:r w:rsidRPr="006A2BA5">
          <w:rPr>
            <w:b/>
            <w:bCs/>
            <w:sz w:val="28"/>
            <w:szCs w:val="28"/>
            <w:rPrChange w:id="2793" w:author="Emeson Santos" w:date="2019-08-23T10:44:00Z">
              <w:rPr>
                <w:rFonts w:eastAsia="Times New Roman" w:cs="Times New Roman"/>
                <w:b/>
                <w:sz w:val="32"/>
                <w:szCs w:val="32"/>
              </w:rPr>
            </w:rPrChange>
          </w:rPr>
          <w:t>CONCLUS</w:t>
        </w:r>
      </w:ins>
      <w:ins w:id="2794" w:author="Emeson Santos" w:date="2019-08-23T09:29:00Z">
        <w:r w:rsidR="0051420B" w:rsidRPr="006A2BA5">
          <w:rPr>
            <w:b/>
            <w:bCs/>
            <w:sz w:val="28"/>
            <w:szCs w:val="28"/>
            <w:rPrChange w:id="2795" w:author="Emeson Santos" w:date="2019-08-23T10:44:00Z">
              <w:rPr/>
            </w:rPrChange>
          </w:rPr>
          <w:t>ÃO</w:t>
        </w:r>
      </w:ins>
      <w:bookmarkEnd w:id="2791"/>
    </w:p>
    <w:p w14:paraId="2607068A" w14:textId="77777777" w:rsidR="008F45D0" w:rsidRPr="008F45D0" w:rsidRDefault="008F45D0">
      <w:pPr>
        <w:spacing w:line="256" w:lineRule="auto"/>
        <w:ind w:firstLine="720"/>
        <w:jc w:val="both"/>
        <w:rPr>
          <w:ins w:id="2796" w:author="Emeson Santos" w:date="2019-08-23T08:59:00Z"/>
          <w:rFonts w:eastAsia="Times New Roman" w:cs="Times New Roman"/>
        </w:rPr>
      </w:pPr>
      <w:ins w:id="2797" w:author="Emeson Santos" w:date="2019-08-23T08:59:00Z">
        <w:r w:rsidRPr="008F45D0">
          <w:rPr>
            <w:rFonts w:eastAsia="Times New Roman" w:cs="Times New Roman"/>
          </w:rPr>
          <w:t>Neste trabalho foram apresentados conceitos de modelagem de processo de negócio e baseado nesses conceitos, foram aplicados nos processos de negócios da Universidade Federal de Sergipe - UFS, conforme  o capítulo 3 deste trabalho tendo em vista resolver o problema da dificuldade de um chefe, seja ele atual ou novo, para executar suas funções por não estar a par dos processos de seu departamento. Foi usado a notação BPMN para nos guiar nas modelagens, Além de usar a ferramenta Modeler Bizagi para representar os processos de negócios deste Trabalho de Conclusão de Curso - TCC.</w:t>
        </w:r>
      </w:ins>
    </w:p>
    <w:p w14:paraId="7692A363" w14:textId="77777777" w:rsidR="008F45D0" w:rsidRPr="008F45D0" w:rsidRDefault="008F45D0">
      <w:pPr>
        <w:spacing w:line="256" w:lineRule="auto"/>
        <w:ind w:firstLine="720"/>
        <w:jc w:val="both"/>
        <w:rPr>
          <w:ins w:id="2798" w:author="Emeson Santos" w:date="2019-08-23T08:59:00Z"/>
          <w:rFonts w:eastAsia="Times New Roman" w:cs="Times New Roman"/>
        </w:rPr>
      </w:pPr>
      <w:ins w:id="2799" w:author="Emeson Santos" w:date="2019-08-23T08:59:00Z">
        <w:r w:rsidRPr="008F45D0">
          <w:rPr>
            <w:rFonts w:eastAsia="Times New Roman" w:cs="Times New Roman"/>
          </w:rPr>
          <w:t>Os processos de negócios da UFS foram modelados como estão atualmente, conhecido como método (AS-IS) e não colocado no escopo deste documento o modelo (TO-BE) como os processos vão ficar futuramente, discutido na seção 1.3. do capítulo 1.</w:t>
        </w:r>
      </w:ins>
    </w:p>
    <w:p w14:paraId="72930333" w14:textId="7D24F077" w:rsidR="008F45D0" w:rsidRPr="008F45D0" w:rsidRDefault="008F45D0" w:rsidP="008F45D0">
      <w:pPr>
        <w:spacing w:line="256" w:lineRule="auto"/>
        <w:ind w:firstLine="720"/>
        <w:jc w:val="both"/>
        <w:rPr>
          <w:ins w:id="2800" w:author="Emeson Santos" w:date="2019-08-23T08:59:00Z"/>
          <w:rFonts w:eastAsia="Times New Roman" w:cs="Times New Roman"/>
        </w:rPr>
      </w:pPr>
      <w:ins w:id="2801" w:author="Emeson Santos" w:date="2019-08-23T08:59:00Z">
        <w:r w:rsidRPr="008F45D0">
          <w:rPr>
            <w:rFonts w:eastAsia="Times New Roman" w:cs="Times New Roman"/>
          </w:rPr>
          <w:t xml:space="preserve">Foram </w:t>
        </w:r>
      </w:ins>
      <w:r w:rsidR="005C122D" w:rsidRPr="008F45D0">
        <w:rPr>
          <w:rFonts w:eastAsia="Times New Roman" w:cs="Times New Roman"/>
        </w:rPr>
        <w:t>descritas</w:t>
      </w:r>
      <w:ins w:id="2802" w:author="Emeson Santos" w:date="2019-08-23T08:59:00Z">
        <w:r w:rsidRPr="008F45D0">
          <w:rPr>
            <w:rFonts w:eastAsia="Times New Roman" w:cs="Times New Roman"/>
          </w:rPr>
          <w:t xml:space="preserve"> algumas ferramentas que podem ser implementadas a notação BPMN para utilizar </w:t>
        </w:r>
      </w:ins>
      <w:r w:rsidR="005C122D" w:rsidRPr="008F45D0">
        <w:rPr>
          <w:rFonts w:eastAsia="Times New Roman" w:cs="Times New Roman"/>
        </w:rPr>
        <w:t>nos processos,</w:t>
      </w:r>
      <w:ins w:id="2803" w:author="Emeson Santos" w:date="2019-08-23T08:59:00Z">
        <w:r w:rsidRPr="008F45D0">
          <w:rPr>
            <w:rFonts w:eastAsia="Times New Roman" w:cs="Times New Roman"/>
          </w:rPr>
          <w:t xml:space="preserve"> porém, utilizamos neste TCC a ferramenta </w:t>
        </w:r>
      </w:ins>
      <w:r w:rsidR="005C122D" w:rsidRPr="008F45D0">
        <w:rPr>
          <w:rFonts w:eastAsia="Times New Roman" w:cs="Times New Roman"/>
        </w:rPr>
        <w:t>Modeler</w:t>
      </w:r>
      <w:ins w:id="2804" w:author="Emeson Santos" w:date="2019-08-23T08:59:00Z">
        <w:r w:rsidRPr="008F45D0">
          <w:rPr>
            <w:rFonts w:eastAsia="Times New Roman" w:cs="Times New Roman"/>
          </w:rPr>
          <w:t xml:space="preserve"> Bizagi, e logo após os processos foram validados.</w:t>
        </w:r>
      </w:ins>
    </w:p>
    <w:p w14:paraId="0CEEADA6" w14:textId="77777777" w:rsidR="008F45D0" w:rsidRPr="008F45D0" w:rsidRDefault="008F45D0" w:rsidP="008F45D0">
      <w:pPr>
        <w:spacing w:line="256" w:lineRule="auto"/>
        <w:ind w:firstLine="720"/>
        <w:jc w:val="both"/>
        <w:rPr>
          <w:ins w:id="2805" w:author="Emeson Santos" w:date="2019-08-23T08:59:00Z"/>
          <w:rFonts w:eastAsia="Times New Roman" w:cs="Times New Roman"/>
        </w:rPr>
      </w:pPr>
      <w:ins w:id="2806" w:author="Emeson Santos" w:date="2019-08-23T08:59:00Z">
        <w:r w:rsidRPr="008F45D0">
          <w:rPr>
            <w:rFonts w:eastAsia="Times New Roman" w:cs="Times New Roman"/>
          </w:rPr>
          <w:t>Este trabalho também apresentou, através de um site um mecanismo de comunicação os processos modelados de forma que estes estão guardados, organizados e de fácil visualização em uma plataforma web.</w:t>
        </w:r>
      </w:ins>
    </w:p>
    <w:p w14:paraId="3B885EFF" w14:textId="77777777" w:rsidR="008F45D0" w:rsidRPr="008F45D0" w:rsidRDefault="008F45D0" w:rsidP="008F45D0">
      <w:pPr>
        <w:spacing w:line="256" w:lineRule="auto"/>
        <w:ind w:firstLine="720"/>
        <w:jc w:val="both"/>
        <w:rPr>
          <w:ins w:id="2807" w:author="Emeson Santos" w:date="2019-08-23T08:59:00Z"/>
          <w:rFonts w:eastAsia="Times New Roman" w:cs="Times New Roman"/>
        </w:rPr>
      </w:pPr>
      <w:ins w:id="2808" w:author="Emeson Santos" w:date="2019-08-23T08:59:00Z">
        <w:r w:rsidRPr="008F45D0">
          <w:rPr>
            <w:rFonts w:eastAsia="Times New Roman" w:cs="Times New Roman"/>
          </w:rPr>
          <w:t>A conclusão deste Trabalho de Conclusão de Curso - TCC é que a modelagem de processos de negócios é importante ao contexto acadêmico porque possibilita uma representação visual transmitindo uma melhor interpretação no contexto dos processos das chefias departamentais da UFS, além de poder tratar as dificuldades que podem aparecer nos processos evitando incidentes, também possibilita uma melhor visualização dos processos e diminui a questão de fazer o trabalho várias vezes. E que para chefias possam fazer suas funções de maneira rápida e fácil é necessário que os processos modelados estejam em um local de fácil acesso, organizado e de fácil visualização como citado neste trabalho com a construção de uma plataforma web para sanar este problema.</w:t>
        </w:r>
      </w:ins>
    </w:p>
    <w:p w14:paraId="79B11E1F" w14:textId="26101294" w:rsidR="008F45D0" w:rsidRPr="008F45D0" w:rsidRDefault="008F45D0" w:rsidP="008F45D0">
      <w:pPr>
        <w:spacing w:line="256" w:lineRule="auto"/>
        <w:ind w:firstLine="720"/>
        <w:jc w:val="both"/>
        <w:rPr>
          <w:ins w:id="2809" w:author="Emeson Santos" w:date="2019-08-23T08:59:00Z"/>
          <w:rFonts w:eastAsia="Times New Roman" w:cs="Times New Roman"/>
          <w:b/>
          <w:sz w:val="28"/>
          <w:szCs w:val="28"/>
          <w:rPrChange w:id="2810" w:author="Emeson Santos" w:date="2019-08-23T09:00:00Z">
            <w:rPr>
              <w:ins w:id="2811" w:author="Emeson Santos" w:date="2019-08-23T08:59:00Z"/>
              <w:rFonts w:eastAsia="Times New Roman" w:cs="Times New Roman"/>
              <w:b/>
              <w:color w:val="FF0000"/>
              <w:sz w:val="28"/>
              <w:szCs w:val="28"/>
            </w:rPr>
          </w:rPrChange>
        </w:rPr>
      </w:pPr>
      <w:ins w:id="2812" w:author="Emeson Santos" w:date="2019-08-23T08:59:00Z">
        <w:r w:rsidRPr="008F45D0">
          <w:rPr>
            <w:rFonts w:eastAsia="Times New Roman" w:cs="Times New Roman"/>
          </w:rPr>
          <w:t xml:space="preserve">Para trabalhos futuros seria importante um estudo para implementar outros processos existentes no contexto da Universidade Federal de Sergipe, como exemplo poderia citar o CPD, direção e outros. Também poderia ser </w:t>
        </w:r>
      </w:ins>
      <w:r w:rsidR="005C122D" w:rsidRPr="008F45D0">
        <w:rPr>
          <w:rFonts w:eastAsia="Times New Roman" w:cs="Times New Roman"/>
        </w:rPr>
        <w:t>feito o</w:t>
      </w:r>
      <w:ins w:id="2813" w:author="Emeson Santos" w:date="2019-08-23T08:59:00Z">
        <w:r w:rsidRPr="008F45D0">
          <w:rPr>
            <w:rFonts w:eastAsia="Times New Roman" w:cs="Times New Roman"/>
          </w:rPr>
          <w:t xml:space="preserve"> melhoramento dos processos de negócios (TO-BE) modelados neste trabalho, poderia ser feito uma implementação dos processos e módulo </w:t>
        </w:r>
        <w:r w:rsidRPr="008F45D0">
          <w:rPr>
            <w:rFonts w:eastAsia="Times New Roman" w:cs="Times New Roman"/>
          </w:rPr>
          <w:lastRenderedPageBreak/>
          <w:t>m</w:t>
        </w:r>
      </w:ins>
      <w:r w:rsidR="005C122D">
        <w:rPr>
          <w:rFonts w:eastAsia="Times New Roman" w:cs="Times New Roman"/>
        </w:rPr>
        <w:t>o</w:t>
      </w:r>
      <w:ins w:id="2814" w:author="Emeson Santos" w:date="2019-08-23T08:59:00Z">
        <w:r w:rsidRPr="008F45D0">
          <w:rPr>
            <w:rFonts w:eastAsia="Times New Roman" w:cs="Times New Roman"/>
          </w:rPr>
          <w:t>dulo do site citado neste documento no contexto de graduação, também a implementação dos processos e modulo do site deste trabalho no contexto de pós-graduação. assim como implementação de módulos no site criado neste trabalho que tenham relação com processos de negócio no contexto acadêmico da UFS.</w:t>
        </w:r>
      </w:ins>
    </w:p>
    <w:p w14:paraId="1ADD8207" w14:textId="77777777" w:rsidR="008F45D0" w:rsidRPr="008F45D0" w:rsidRDefault="008F45D0" w:rsidP="008F45D0">
      <w:pPr>
        <w:spacing w:line="256" w:lineRule="auto"/>
        <w:ind w:firstLine="720"/>
        <w:jc w:val="both"/>
        <w:rPr>
          <w:ins w:id="2815" w:author="Emeson Santos" w:date="2019-08-23T08:59:00Z"/>
          <w:rFonts w:eastAsia="Times New Roman" w:cs="Times New Roman"/>
          <w:b/>
          <w:sz w:val="28"/>
          <w:szCs w:val="28"/>
          <w:rPrChange w:id="2816" w:author="Emeson Santos" w:date="2019-08-23T09:00:00Z">
            <w:rPr>
              <w:ins w:id="2817" w:author="Emeson Santos" w:date="2019-08-23T08:59:00Z"/>
              <w:rFonts w:eastAsia="Times New Roman" w:cs="Times New Roman"/>
              <w:b/>
              <w:color w:val="FF0000"/>
              <w:sz w:val="28"/>
              <w:szCs w:val="28"/>
            </w:rPr>
          </w:rPrChange>
        </w:rPr>
      </w:pPr>
    </w:p>
    <w:p w14:paraId="3ED1F646" w14:textId="77777777" w:rsidR="008F45D0" w:rsidRPr="008F45D0" w:rsidRDefault="008F45D0" w:rsidP="008F45D0">
      <w:pPr>
        <w:spacing w:line="256" w:lineRule="auto"/>
        <w:ind w:firstLine="720"/>
        <w:jc w:val="both"/>
        <w:rPr>
          <w:ins w:id="2818" w:author="Emeson Santos" w:date="2019-08-23T08:59:00Z"/>
          <w:rFonts w:eastAsia="Times New Roman" w:cs="Times New Roman"/>
          <w:b/>
          <w:sz w:val="28"/>
          <w:szCs w:val="28"/>
          <w:rPrChange w:id="2819" w:author="Emeson Santos" w:date="2019-08-23T09:00:00Z">
            <w:rPr>
              <w:ins w:id="2820" w:author="Emeson Santos" w:date="2019-08-23T08:59:00Z"/>
              <w:rFonts w:eastAsia="Times New Roman" w:cs="Times New Roman"/>
              <w:b/>
              <w:color w:val="FF0000"/>
              <w:sz w:val="28"/>
              <w:szCs w:val="28"/>
            </w:rPr>
          </w:rPrChange>
        </w:rPr>
      </w:pPr>
    </w:p>
    <w:p w14:paraId="17E1A9F5" w14:textId="77777777" w:rsidR="008F45D0" w:rsidRPr="008F45D0" w:rsidRDefault="008F45D0" w:rsidP="008F45D0">
      <w:pPr>
        <w:spacing w:line="256" w:lineRule="auto"/>
        <w:ind w:firstLine="720"/>
        <w:jc w:val="both"/>
        <w:rPr>
          <w:ins w:id="2821" w:author="Emeson Santos" w:date="2019-08-23T08:59:00Z"/>
          <w:rFonts w:eastAsia="Times New Roman" w:cs="Times New Roman"/>
          <w:b/>
          <w:sz w:val="28"/>
          <w:szCs w:val="28"/>
          <w:rPrChange w:id="2822" w:author="Emeson Santos" w:date="2019-08-23T09:00:00Z">
            <w:rPr>
              <w:ins w:id="2823" w:author="Emeson Santos" w:date="2019-08-23T08:59:00Z"/>
              <w:rFonts w:eastAsia="Times New Roman" w:cs="Times New Roman"/>
              <w:b/>
              <w:color w:val="FF0000"/>
              <w:sz w:val="28"/>
              <w:szCs w:val="28"/>
            </w:rPr>
          </w:rPrChange>
        </w:rPr>
      </w:pPr>
    </w:p>
    <w:p w14:paraId="4741DD44" w14:textId="77777777" w:rsidR="008F45D0" w:rsidRPr="008F45D0" w:rsidRDefault="008F45D0" w:rsidP="008F45D0">
      <w:pPr>
        <w:spacing w:line="256" w:lineRule="auto"/>
        <w:ind w:firstLine="720"/>
        <w:jc w:val="both"/>
        <w:rPr>
          <w:ins w:id="2824" w:author="Emeson Santos" w:date="2019-08-23T08:59:00Z"/>
          <w:rFonts w:eastAsia="Times New Roman" w:cs="Times New Roman"/>
          <w:b/>
          <w:sz w:val="28"/>
          <w:szCs w:val="28"/>
          <w:rPrChange w:id="2825" w:author="Emeson Santos" w:date="2019-08-23T09:00:00Z">
            <w:rPr>
              <w:ins w:id="2826" w:author="Emeson Santos" w:date="2019-08-23T08:59:00Z"/>
              <w:rFonts w:eastAsia="Times New Roman" w:cs="Times New Roman"/>
              <w:b/>
              <w:color w:val="FF0000"/>
              <w:sz w:val="28"/>
              <w:szCs w:val="28"/>
            </w:rPr>
          </w:rPrChange>
        </w:rPr>
      </w:pPr>
    </w:p>
    <w:p w14:paraId="44D25B8F" w14:textId="77777777" w:rsidR="008F45D0" w:rsidRPr="008F45D0" w:rsidRDefault="008F45D0" w:rsidP="008F45D0">
      <w:pPr>
        <w:spacing w:line="256" w:lineRule="auto"/>
        <w:ind w:firstLine="720"/>
        <w:jc w:val="both"/>
        <w:rPr>
          <w:ins w:id="2827" w:author="Emeson Santos" w:date="2019-08-23T08:59:00Z"/>
          <w:rFonts w:eastAsia="Times New Roman" w:cs="Times New Roman"/>
          <w:b/>
          <w:sz w:val="28"/>
          <w:szCs w:val="28"/>
          <w:rPrChange w:id="2828" w:author="Emeson Santos" w:date="2019-08-23T09:00:00Z">
            <w:rPr>
              <w:ins w:id="2829" w:author="Emeson Santos" w:date="2019-08-23T08:59:00Z"/>
              <w:rFonts w:eastAsia="Times New Roman" w:cs="Times New Roman"/>
              <w:b/>
              <w:color w:val="FF0000"/>
              <w:sz w:val="28"/>
              <w:szCs w:val="28"/>
            </w:rPr>
          </w:rPrChange>
        </w:rPr>
      </w:pPr>
    </w:p>
    <w:p w14:paraId="550F5F54" w14:textId="77777777" w:rsidR="008F45D0" w:rsidRPr="008F45D0" w:rsidRDefault="008F45D0" w:rsidP="008F45D0">
      <w:pPr>
        <w:spacing w:line="256" w:lineRule="auto"/>
        <w:ind w:firstLine="720"/>
        <w:jc w:val="both"/>
        <w:rPr>
          <w:ins w:id="2830" w:author="Emeson Santos" w:date="2019-08-23T08:59:00Z"/>
          <w:rFonts w:eastAsia="Times New Roman" w:cs="Times New Roman"/>
          <w:b/>
          <w:sz w:val="28"/>
          <w:szCs w:val="28"/>
          <w:rPrChange w:id="2831" w:author="Emeson Santos" w:date="2019-08-23T09:00:00Z">
            <w:rPr>
              <w:ins w:id="2832" w:author="Emeson Santos" w:date="2019-08-23T08:59:00Z"/>
              <w:rFonts w:eastAsia="Times New Roman" w:cs="Times New Roman"/>
              <w:b/>
              <w:color w:val="FF0000"/>
              <w:sz w:val="28"/>
              <w:szCs w:val="28"/>
            </w:rPr>
          </w:rPrChange>
        </w:rPr>
      </w:pPr>
    </w:p>
    <w:p w14:paraId="49C90650" w14:textId="77777777" w:rsidR="008F45D0" w:rsidRPr="008F45D0" w:rsidRDefault="008F45D0" w:rsidP="008F45D0">
      <w:pPr>
        <w:spacing w:line="256" w:lineRule="auto"/>
        <w:ind w:firstLine="720"/>
        <w:jc w:val="both"/>
        <w:rPr>
          <w:ins w:id="2833" w:author="Emeson Santos" w:date="2019-08-23T08:59:00Z"/>
          <w:rFonts w:eastAsia="Times New Roman" w:cs="Times New Roman"/>
          <w:b/>
          <w:sz w:val="28"/>
          <w:szCs w:val="28"/>
          <w:rPrChange w:id="2834" w:author="Emeson Santos" w:date="2019-08-23T09:00:00Z">
            <w:rPr>
              <w:ins w:id="2835" w:author="Emeson Santos" w:date="2019-08-23T08:59:00Z"/>
              <w:rFonts w:eastAsia="Times New Roman" w:cs="Times New Roman"/>
              <w:b/>
              <w:color w:val="FF0000"/>
              <w:sz w:val="28"/>
              <w:szCs w:val="28"/>
            </w:rPr>
          </w:rPrChange>
        </w:rPr>
      </w:pPr>
    </w:p>
    <w:p w14:paraId="4003FB03" w14:textId="77777777" w:rsidR="008F45D0" w:rsidRPr="008F45D0" w:rsidRDefault="008F45D0" w:rsidP="008F45D0">
      <w:pPr>
        <w:spacing w:line="256" w:lineRule="auto"/>
        <w:ind w:firstLine="720"/>
        <w:jc w:val="both"/>
        <w:rPr>
          <w:ins w:id="2836" w:author="Emeson Santos" w:date="2019-08-23T08:59:00Z"/>
          <w:rFonts w:eastAsia="Times New Roman" w:cs="Times New Roman"/>
          <w:b/>
          <w:sz w:val="28"/>
          <w:szCs w:val="28"/>
          <w:rPrChange w:id="2837" w:author="Emeson Santos" w:date="2019-08-23T09:00:00Z">
            <w:rPr>
              <w:ins w:id="2838" w:author="Emeson Santos" w:date="2019-08-23T08:59:00Z"/>
              <w:rFonts w:eastAsia="Times New Roman" w:cs="Times New Roman"/>
              <w:b/>
              <w:color w:val="FF0000"/>
              <w:sz w:val="28"/>
              <w:szCs w:val="28"/>
            </w:rPr>
          </w:rPrChange>
        </w:rPr>
      </w:pPr>
    </w:p>
    <w:p w14:paraId="73C174A8" w14:textId="77777777" w:rsidR="008F45D0" w:rsidRPr="008F45D0" w:rsidRDefault="008F45D0" w:rsidP="008F45D0">
      <w:pPr>
        <w:spacing w:line="256" w:lineRule="auto"/>
        <w:ind w:firstLine="720"/>
        <w:jc w:val="both"/>
        <w:rPr>
          <w:ins w:id="2839" w:author="Emeson Santos" w:date="2019-08-23T08:59:00Z"/>
          <w:rFonts w:eastAsia="Times New Roman" w:cs="Times New Roman"/>
          <w:b/>
          <w:sz w:val="28"/>
          <w:szCs w:val="28"/>
          <w:rPrChange w:id="2840" w:author="Emeson Santos" w:date="2019-08-23T09:00:00Z">
            <w:rPr>
              <w:ins w:id="2841" w:author="Emeson Santos" w:date="2019-08-23T08:59:00Z"/>
              <w:rFonts w:eastAsia="Times New Roman" w:cs="Times New Roman"/>
              <w:b/>
              <w:color w:val="FF0000"/>
              <w:sz w:val="28"/>
              <w:szCs w:val="28"/>
            </w:rPr>
          </w:rPrChange>
        </w:rPr>
      </w:pPr>
    </w:p>
    <w:p w14:paraId="5FA557AD" w14:textId="77777777" w:rsidR="008F45D0" w:rsidRPr="008F45D0" w:rsidRDefault="008F45D0" w:rsidP="008F45D0">
      <w:pPr>
        <w:spacing w:line="256" w:lineRule="auto"/>
        <w:ind w:firstLine="720"/>
        <w:jc w:val="both"/>
        <w:rPr>
          <w:ins w:id="2842" w:author="Emeson Santos" w:date="2019-08-23T08:59:00Z"/>
          <w:rFonts w:eastAsia="Times New Roman" w:cs="Times New Roman"/>
          <w:b/>
          <w:sz w:val="28"/>
          <w:szCs w:val="28"/>
          <w:rPrChange w:id="2843" w:author="Emeson Santos" w:date="2019-08-23T09:00:00Z">
            <w:rPr>
              <w:ins w:id="2844" w:author="Emeson Santos" w:date="2019-08-23T08:59:00Z"/>
              <w:rFonts w:eastAsia="Times New Roman" w:cs="Times New Roman"/>
              <w:b/>
              <w:color w:val="FF0000"/>
              <w:sz w:val="28"/>
              <w:szCs w:val="28"/>
            </w:rPr>
          </w:rPrChange>
        </w:rPr>
      </w:pPr>
    </w:p>
    <w:p w14:paraId="6521716B" w14:textId="77777777" w:rsidR="008F45D0" w:rsidRPr="008F45D0" w:rsidRDefault="008F45D0" w:rsidP="008F45D0">
      <w:pPr>
        <w:spacing w:line="256" w:lineRule="auto"/>
        <w:jc w:val="both"/>
        <w:rPr>
          <w:ins w:id="2845" w:author="Emeson Santos" w:date="2019-08-23T08:59:00Z"/>
          <w:rFonts w:eastAsia="Times New Roman" w:cs="Times New Roman"/>
          <w:b/>
          <w:sz w:val="28"/>
          <w:szCs w:val="28"/>
          <w:rPrChange w:id="2846" w:author="Emeson Santos" w:date="2019-08-23T09:00:00Z">
            <w:rPr>
              <w:ins w:id="2847" w:author="Emeson Santos" w:date="2019-08-23T08:59:00Z"/>
              <w:rFonts w:eastAsia="Times New Roman" w:cs="Times New Roman"/>
              <w:b/>
              <w:color w:val="FF0000"/>
              <w:sz w:val="28"/>
              <w:szCs w:val="28"/>
            </w:rPr>
          </w:rPrChange>
        </w:rPr>
      </w:pPr>
    </w:p>
    <w:p w14:paraId="4F091373" w14:textId="77777777" w:rsidR="008F45D0" w:rsidRPr="008F45D0" w:rsidRDefault="008F45D0" w:rsidP="008F45D0">
      <w:pPr>
        <w:spacing w:line="256" w:lineRule="auto"/>
        <w:jc w:val="both"/>
        <w:rPr>
          <w:ins w:id="2848" w:author="Emeson Santos" w:date="2019-08-23T08:59:00Z"/>
          <w:rFonts w:eastAsia="Times New Roman" w:cs="Times New Roman"/>
          <w:b/>
        </w:rPr>
      </w:pPr>
      <w:ins w:id="2849" w:author="Emeson Santos" w:date="2019-08-23T08:59:00Z">
        <w:r w:rsidRPr="008F45D0">
          <w:rPr>
            <w:rFonts w:eastAsia="Times New Roman" w:cs="Times New Roman"/>
            <w:b/>
          </w:rPr>
          <w:t xml:space="preserve">          </w:t>
        </w:r>
        <w:r w:rsidRPr="008F45D0">
          <w:rPr>
            <w:rFonts w:eastAsia="Times New Roman" w:cs="Times New Roman"/>
            <w:b/>
          </w:rPr>
          <w:tab/>
        </w:r>
      </w:ins>
    </w:p>
    <w:p w14:paraId="35CA36B6" w14:textId="77777777" w:rsidR="00885975" w:rsidRDefault="00885975" w:rsidP="00885975">
      <w:pPr>
        <w:rPr>
          <w:ins w:id="2850" w:author="Emeson Santos" w:date="2019-08-23T09:22:00Z"/>
        </w:rPr>
      </w:pPr>
    </w:p>
    <w:p w14:paraId="3A0A53D2" w14:textId="77777777" w:rsidR="00885975" w:rsidRDefault="00885975" w:rsidP="00885975">
      <w:pPr>
        <w:rPr>
          <w:ins w:id="2851" w:author="Emeson Santos" w:date="2019-08-23T09:22:00Z"/>
        </w:rPr>
      </w:pPr>
    </w:p>
    <w:p w14:paraId="28F9A3DB" w14:textId="77777777" w:rsidR="00885975" w:rsidRDefault="00885975" w:rsidP="00885975">
      <w:pPr>
        <w:rPr>
          <w:ins w:id="2852" w:author="Emeson Santos" w:date="2019-08-23T09:22:00Z"/>
        </w:rPr>
      </w:pPr>
    </w:p>
    <w:p w14:paraId="57A9BD85" w14:textId="77777777" w:rsidR="00885975" w:rsidRDefault="00885975" w:rsidP="00885975">
      <w:pPr>
        <w:rPr>
          <w:ins w:id="2853" w:author="Emeson Santos" w:date="2019-08-23T09:22:00Z"/>
        </w:rPr>
      </w:pPr>
    </w:p>
    <w:p w14:paraId="7D2909CD" w14:textId="77777777" w:rsidR="00885975" w:rsidRDefault="00885975" w:rsidP="00885975">
      <w:pPr>
        <w:rPr>
          <w:ins w:id="2854" w:author="Emeson Santos" w:date="2019-08-23T09:22:00Z"/>
        </w:rPr>
      </w:pPr>
    </w:p>
    <w:p w14:paraId="5CCF6E9E" w14:textId="34BA72ED" w:rsidR="008F45D0" w:rsidRPr="006A2BA5" w:rsidRDefault="008F45D0">
      <w:pPr>
        <w:pStyle w:val="Ttulo1"/>
        <w:tabs>
          <w:tab w:val="left" w:pos="3138"/>
        </w:tabs>
        <w:spacing w:after="0" w:line="480" w:lineRule="auto"/>
        <w:rPr>
          <w:ins w:id="2855" w:author="Emeson Santos" w:date="2019-08-23T08:59:00Z"/>
          <w:b/>
          <w:bCs/>
          <w:sz w:val="32"/>
          <w:szCs w:val="32"/>
          <w:rPrChange w:id="2856" w:author="Emeson Santos" w:date="2019-08-23T10:44:00Z">
            <w:rPr>
              <w:ins w:id="2857" w:author="Emeson Santos" w:date="2019-08-23T08:59:00Z"/>
              <w:rFonts w:eastAsia="Times New Roman" w:cs="Times New Roman"/>
              <w:b/>
              <w:sz w:val="32"/>
              <w:szCs w:val="32"/>
            </w:rPr>
          </w:rPrChange>
        </w:rPr>
        <w:pPrChange w:id="2858" w:author="Emeson Santos" w:date="2019-08-23T10:44:00Z">
          <w:pPr>
            <w:pStyle w:val="Ttulo1"/>
          </w:pPr>
        </w:pPrChange>
      </w:pPr>
      <w:bookmarkStart w:id="2859" w:name="_Toc17446471"/>
      <w:ins w:id="2860" w:author="Emeson Santos" w:date="2019-08-23T08:59:00Z">
        <w:r w:rsidRPr="006A2BA5">
          <w:rPr>
            <w:b/>
            <w:bCs/>
            <w:sz w:val="32"/>
            <w:szCs w:val="32"/>
            <w:rPrChange w:id="2861" w:author="Emeson Santos" w:date="2019-08-23T10:44:00Z">
              <w:rPr>
                <w:rFonts w:eastAsia="Times New Roman" w:cs="Times New Roman"/>
                <w:b/>
                <w:sz w:val="32"/>
                <w:szCs w:val="32"/>
              </w:rPr>
            </w:rPrChange>
          </w:rPr>
          <w:t>REFERÊNCIAS</w:t>
        </w:r>
        <w:bookmarkEnd w:id="2859"/>
      </w:ins>
    </w:p>
    <w:p w14:paraId="1CD38AE0" w14:textId="77777777" w:rsidR="008F45D0" w:rsidRPr="008F45D0" w:rsidRDefault="008F45D0">
      <w:pPr>
        <w:spacing w:line="480" w:lineRule="auto"/>
        <w:jc w:val="both"/>
        <w:rPr>
          <w:ins w:id="2862" w:author="Emeson Santos" w:date="2019-08-23T08:59:00Z"/>
          <w:rFonts w:eastAsia="Times New Roman" w:cs="Times New Roman"/>
        </w:rPr>
        <w:pPrChange w:id="2863" w:author="Emeson Santos" w:date="2019-08-23T09:50:00Z">
          <w:pPr>
            <w:jc w:val="both"/>
          </w:pPr>
        </w:pPrChange>
      </w:pPr>
      <w:ins w:id="2864" w:author="Emeson Santos" w:date="2019-08-23T08:59:00Z">
        <w:r w:rsidRPr="008F45D0">
          <w:rPr>
            <w:rFonts w:eastAsia="Times New Roman" w:cs="Times New Roman"/>
          </w:rPr>
          <w:t xml:space="preserve"> </w:t>
        </w:r>
      </w:ins>
    </w:p>
    <w:p w14:paraId="42992FA6" w14:textId="171AAD2E" w:rsidR="009C1653" w:rsidRDefault="008F45D0">
      <w:pPr>
        <w:spacing w:before="240" w:line="480" w:lineRule="auto"/>
        <w:jc w:val="both"/>
        <w:rPr>
          <w:ins w:id="2865" w:author="Emeson Santos" w:date="2019-08-23T09:37:00Z"/>
          <w:rFonts w:eastAsia="Times New Roman" w:cs="Times New Roman"/>
        </w:rPr>
        <w:pPrChange w:id="2866" w:author="Emeson Santos" w:date="2019-08-23T09:50:00Z">
          <w:pPr>
            <w:spacing w:before="240" w:after="240" w:line="254" w:lineRule="auto"/>
            <w:jc w:val="both"/>
          </w:pPr>
        </w:pPrChange>
      </w:pPr>
      <w:ins w:id="2867" w:author="Emeson Santos" w:date="2019-08-23T08:59:00Z">
        <w:r w:rsidRPr="008F45D0">
          <w:rPr>
            <w:rFonts w:eastAsia="Times New Roman" w:cs="Times New Roman"/>
          </w:rPr>
          <w:t xml:space="preserve"> </w:t>
        </w:r>
      </w:ins>
      <w:ins w:id="2868" w:author="Emeson Santos" w:date="2019-08-23T09:36:00Z">
        <w:r w:rsidR="0069086C" w:rsidRPr="00442981">
          <w:rPr>
            <w:rFonts w:eastAsia="Times New Roman" w:cs="Times New Roman"/>
            <w:highlight w:val="white"/>
          </w:rPr>
          <w:t xml:space="preserve"> (</w:t>
        </w:r>
        <w:r w:rsidR="0069086C" w:rsidRPr="00442981">
          <w:rPr>
            <w:rFonts w:eastAsia="Times New Roman" w:cs="Times New Roman"/>
            <w:i/>
            <w:highlight w:val="white"/>
          </w:rPr>
          <w:t xml:space="preserve">Bem-vindo à documentação do Bizagi Modeler and Modeler Services. Help </w:t>
        </w:r>
      </w:ins>
      <w:r w:rsidR="005C122D" w:rsidRPr="00442981">
        <w:rPr>
          <w:rFonts w:eastAsia="Times New Roman" w:cs="Times New Roman"/>
          <w:i/>
          <w:highlight w:val="white"/>
        </w:rPr>
        <w:t>Bizagi</w:t>
      </w:r>
      <w:ins w:id="2869" w:author="Emeson Santos" w:date="2019-08-23T09:36:00Z">
        <w:r w:rsidR="0069086C" w:rsidRPr="00442981">
          <w:rPr>
            <w:rFonts w:eastAsia="Times New Roman" w:cs="Times New Roman"/>
            <w:i/>
            <w:highlight w:val="white"/>
          </w:rPr>
          <w:t xml:space="preserve"> </w:t>
        </w:r>
      </w:ins>
      <w:r w:rsidR="005C122D" w:rsidRPr="00442981">
        <w:rPr>
          <w:rFonts w:eastAsia="Times New Roman" w:cs="Times New Roman"/>
          <w:i/>
          <w:highlight w:val="white"/>
        </w:rPr>
        <w:t>Disponível</w:t>
      </w:r>
      <w:ins w:id="2870" w:author="Emeson Santos" w:date="2019-08-23T09:36:00Z">
        <w:r w:rsidR="0069086C" w:rsidRPr="00442981">
          <w:rPr>
            <w:rFonts w:eastAsia="Times New Roman" w:cs="Times New Roman"/>
            <w:i/>
            <w:highlight w:val="white"/>
          </w:rPr>
          <w:t xml:space="preserve"> em:</w:t>
        </w:r>
        <w:r w:rsidR="0069086C" w:rsidRPr="00442981">
          <w:rPr>
            <w:rFonts w:eastAsia="Times New Roman" w:cs="Times New Roman"/>
            <w:highlight w:val="white"/>
          </w:rPr>
          <w:t xml:space="preserve"> &lt;http://help.bizagi.com/process-modeler/en/&gt;.</w:t>
        </w:r>
        <w:r w:rsidR="0069086C" w:rsidRPr="00442981">
          <w:rPr>
            <w:rFonts w:eastAsia="Times New Roman" w:cs="Times New Roman"/>
            <w:i/>
            <w:highlight w:val="white"/>
          </w:rPr>
          <w:t xml:space="preserve"> Acesso em: </w:t>
        </w:r>
        <w:r w:rsidR="0069086C" w:rsidRPr="00442981">
          <w:rPr>
            <w:rFonts w:eastAsia="Times New Roman" w:cs="Times New Roman"/>
            <w:highlight w:val="white"/>
          </w:rPr>
          <w:t>15 de agosto de 2019.)</w:t>
        </w:r>
      </w:ins>
    </w:p>
    <w:p w14:paraId="57441CAE" w14:textId="77777777" w:rsidR="0069086C" w:rsidRDefault="0069086C">
      <w:pPr>
        <w:spacing w:before="240" w:line="480" w:lineRule="auto"/>
        <w:jc w:val="both"/>
        <w:rPr>
          <w:ins w:id="2871" w:author="Emeson Santos" w:date="2019-08-23T09:37:00Z"/>
          <w:rFonts w:eastAsia="Times New Roman" w:cs="Times New Roman"/>
        </w:rPr>
        <w:pPrChange w:id="2872" w:author="Emeson Santos" w:date="2019-08-23T09:50:00Z">
          <w:pPr>
            <w:spacing w:before="240" w:after="240" w:line="254" w:lineRule="auto"/>
            <w:jc w:val="both"/>
          </w:pPr>
        </w:pPrChange>
      </w:pPr>
    </w:p>
    <w:p w14:paraId="69CF820A" w14:textId="7BCB3462" w:rsidR="0069086C" w:rsidRDefault="0069086C">
      <w:pPr>
        <w:spacing w:before="240" w:line="480" w:lineRule="auto"/>
        <w:jc w:val="both"/>
        <w:rPr>
          <w:ins w:id="2873" w:author="Emeson Santos" w:date="2019-08-23T09:38:00Z"/>
          <w:rFonts w:eastAsia="Times New Roman" w:cs="Times New Roman"/>
        </w:rPr>
        <w:pPrChange w:id="2874" w:author="Emeson Santos" w:date="2019-08-23T09:50:00Z">
          <w:pPr>
            <w:spacing w:before="240" w:after="240"/>
            <w:jc w:val="both"/>
          </w:pPr>
        </w:pPrChange>
      </w:pPr>
      <w:ins w:id="2875" w:author="Emeson Santos" w:date="2019-08-23T09:37:00Z">
        <w:r w:rsidRPr="00442981">
          <w:rPr>
            <w:rFonts w:eastAsia="Times New Roman" w:cs="Times New Roman"/>
            <w:highlight w:val="white"/>
          </w:rPr>
          <w:t xml:space="preserve">BALDAM, Roquemar; ABEPRO, Associacao; ROZENFELD, Henriq. </w:t>
        </w:r>
        <w:r w:rsidRPr="00442981">
          <w:rPr>
            <w:rFonts w:eastAsia="Times New Roman" w:cs="Times New Roman"/>
            <w:b/>
            <w:highlight w:val="white"/>
          </w:rPr>
          <w:t>Gerenciamento de Processos de Negócio-BPM: uma referência para implantação prática</w:t>
        </w:r>
        <w:r w:rsidRPr="00442981">
          <w:rPr>
            <w:rFonts w:eastAsia="Times New Roman" w:cs="Times New Roman"/>
            <w:highlight w:val="white"/>
          </w:rPr>
          <w:t>. Elsevier Brasil, 2014.</w:t>
        </w:r>
      </w:ins>
    </w:p>
    <w:p w14:paraId="3DA58DBC" w14:textId="77777777" w:rsidR="0069086C" w:rsidRDefault="0069086C">
      <w:pPr>
        <w:spacing w:before="240" w:line="480" w:lineRule="auto"/>
        <w:jc w:val="both"/>
        <w:rPr>
          <w:ins w:id="2876" w:author="Emeson Santos" w:date="2019-08-23T09:37:00Z"/>
          <w:rFonts w:eastAsia="Times New Roman" w:cs="Times New Roman"/>
        </w:rPr>
        <w:pPrChange w:id="2877" w:author="Emeson Santos" w:date="2019-08-23T09:50:00Z">
          <w:pPr>
            <w:spacing w:before="240" w:after="240"/>
            <w:jc w:val="both"/>
          </w:pPr>
        </w:pPrChange>
      </w:pPr>
    </w:p>
    <w:p w14:paraId="3BF9DE20" w14:textId="11FCA884" w:rsidR="0069086C" w:rsidRDefault="0069086C">
      <w:pPr>
        <w:spacing w:before="240" w:line="480" w:lineRule="auto"/>
        <w:jc w:val="both"/>
        <w:rPr>
          <w:ins w:id="2878" w:author="Emeson Santos" w:date="2019-08-23T09:39:00Z"/>
          <w:rFonts w:eastAsia="Times New Roman" w:cs="Times New Roman"/>
        </w:rPr>
        <w:pPrChange w:id="2879" w:author="Emeson Santos" w:date="2019-08-23T09:50:00Z">
          <w:pPr>
            <w:spacing w:before="240" w:after="240"/>
            <w:jc w:val="both"/>
          </w:pPr>
        </w:pPrChange>
      </w:pPr>
      <w:ins w:id="2880" w:author="Emeson Santos" w:date="2019-08-23T09:38:00Z">
        <w:r w:rsidRPr="00442981">
          <w:rPr>
            <w:rFonts w:eastAsia="Times New Roman" w:cs="Times New Roman"/>
            <w:highlight w:val="white"/>
          </w:rPr>
          <w:lastRenderedPageBreak/>
          <w:t xml:space="preserve">BRAGHETTO, Kelly Rosa. Técnicas de modelagem para a análise de desempenho de processos de negócio. </w:t>
        </w:r>
        <w:r w:rsidRPr="00442981">
          <w:rPr>
            <w:rFonts w:eastAsia="Times New Roman" w:cs="Times New Roman"/>
            <w:b/>
            <w:highlight w:val="white"/>
          </w:rPr>
          <w:t>Instituto de Matemática e Estatística da Universidade de São Paulo</w:t>
        </w:r>
        <w:r w:rsidRPr="00442981">
          <w:rPr>
            <w:rFonts w:eastAsia="Times New Roman" w:cs="Times New Roman"/>
            <w:highlight w:val="white"/>
          </w:rPr>
          <w:t>, 2011.</w:t>
        </w:r>
      </w:ins>
    </w:p>
    <w:p w14:paraId="24D97E30" w14:textId="77777777" w:rsidR="0068050B" w:rsidRDefault="0068050B">
      <w:pPr>
        <w:spacing w:before="240" w:line="480" w:lineRule="auto"/>
        <w:jc w:val="both"/>
        <w:rPr>
          <w:ins w:id="2881" w:author="Emeson Santos" w:date="2019-08-23T09:38:00Z"/>
          <w:rFonts w:eastAsia="Times New Roman" w:cs="Times New Roman"/>
        </w:rPr>
        <w:pPrChange w:id="2882" w:author="Emeson Santos" w:date="2019-08-23T09:50:00Z">
          <w:pPr>
            <w:spacing w:before="240" w:after="240"/>
            <w:jc w:val="both"/>
          </w:pPr>
        </w:pPrChange>
      </w:pPr>
    </w:p>
    <w:p w14:paraId="02B80CCB" w14:textId="450BD218" w:rsidR="0069086C" w:rsidRPr="002334E5" w:rsidRDefault="002334E5">
      <w:pPr>
        <w:spacing w:before="240" w:line="480" w:lineRule="auto"/>
        <w:jc w:val="both"/>
        <w:rPr>
          <w:ins w:id="2883" w:author="Emeson Santos" w:date="2019-08-23T09:38:00Z"/>
          <w:rFonts w:eastAsia="Times New Roman" w:cs="Times New Roman"/>
          <w:highlight w:val="white"/>
          <w:rPrChange w:id="2884" w:author="Emeson Santos" w:date="2019-08-23T09:38:00Z">
            <w:rPr>
              <w:ins w:id="2885" w:author="Emeson Santos" w:date="2019-08-23T09:38:00Z"/>
              <w:rFonts w:eastAsia="Times New Roman" w:cs="Times New Roman"/>
            </w:rPr>
          </w:rPrChange>
        </w:rPr>
        <w:pPrChange w:id="2886" w:author="Emeson Santos" w:date="2019-08-23T09:50:00Z">
          <w:pPr>
            <w:spacing w:before="240" w:after="240" w:line="254" w:lineRule="auto"/>
            <w:jc w:val="both"/>
          </w:pPr>
        </w:pPrChange>
      </w:pPr>
      <w:ins w:id="2887" w:author="Emeson Santos" w:date="2019-08-23T09:38:00Z">
        <w:r w:rsidRPr="00442981">
          <w:rPr>
            <w:rFonts w:eastAsia="Times New Roman" w:cs="Times New Roman"/>
            <w:highlight w:val="white"/>
          </w:rPr>
          <w:t xml:space="preserve">Brasil, 2013 </w:t>
        </w:r>
        <w:r w:rsidRPr="003E5B13">
          <w:rPr>
            <w:rFonts w:eastAsia="Times New Roman" w:cs="Times New Roman"/>
            <w:b/>
            <w:bCs/>
            <w:highlight w:val="white"/>
          </w:rPr>
          <w:t>Association of Business Process Management Professionals</w:t>
        </w:r>
        <w:r w:rsidRPr="00442981">
          <w:rPr>
            <w:rFonts w:eastAsia="Times New Roman" w:cs="Times New Roman"/>
            <w:highlight w:val="white"/>
          </w:rPr>
          <w:t>. (2013). BPM CBOK.</w:t>
        </w:r>
      </w:ins>
    </w:p>
    <w:p w14:paraId="711B9607" w14:textId="77777777" w:rsidR="0069086C" w:rsidRPr="008F45D0" w:rsidRDefault="0069086C">
      <w:pPr>
        <w:spacing w:before="240" w:line="480" w:lineRule="auto"/>
        <w:jc w:val="both"/>
        <w:rPr>
          <w:ins w:id="2888" w:author="Emeson Santos" w:date="2019-08-23T08:59:00Z"/>
          <w:rFonts w:eastAsia="Times New Roman" w:cs="Times New Roman"/>
        </w:rPr>
        <w:pPrChange w:id="2889" w:author="Emeson Santos" w:date="2019-08-23T09:50:00Z">
          <w:pPr>
            <w:spacing w:before="240" w:after="240"/>
            <w:jc w:val="both"/>
          </w:pPr>
        </w:pPrChange>
      </w:pPr>
    </w:p>
    <w:p w14:paraId="049DF325" w14:textId="46CAADAF" w:rsidR="009C1653" w:rsidRPr="008F45D0" w:rsidRDefault="008F45D0">
      <w:pPr>
        <w:spacing w:before="240" w:line="480" w:lineRule="auto"/>
        <w:jc w:val="both"/>
        <w:rPr>
          <w:ins w:id="2890" w:author="Emeson Santos" w:date="2019-08-23T08:59:00Z"/>
          <w:rFonts w:eastAsia="Times New Roman" w:cs="Times New Roman"/>
        </w:rPr>
        <w:pPrChange w:id="2891" w:author="Emeson Santos" w:date="2019-08-23T09:50:00Z">
          <w:pPr>
            <w:spacing w:before="240" w:after="240"/>
            <w:jc w:val="both"/>
          </w:pPr>
        </w:pPrChange>
      </w:pPr>
      <w:ins w:id="2892" w:author="Emeson Santos" w:date="2019-08-23T08:59:00Z">
        <w:r w:rsidRPr="008F45D0">
          <w:rPr>
            <w:rFonts w:eastAsia="Times New Roman" w:cs="Times New Roman"/>
          </w:rPr>
          <w:t>BRASIL. Ministério da Fazenda – Secretaria Executiva. Unidade de Coordenação de Programas – UCP. Modernização Fiscal dos Estados Brasileiros. PNAFE, Brasília, 2005.</w:t>
        </w:r>
      </w:ins>
    </w:p>
    <w:p w14:paraId="2CA959FD" w14:textId="77777777" w:rsidR="009C1653" w:rsidRPr="008F45D0" w:rsidRDefault="009C1653">
      <w:pPr>
        <w:spacing w:before="240" w:line="480" w:lineRule="auto"/>
        <w:jc w:val="both"/>
        <w:rPr>
          <w:ins w:id="2893" w:author="Emeson Santos" w:date="2019-08-23T08:59:00Z"/>
          <w:rFonts w:eastAsia="Times New Roman" w:cs="Times New Roman"/>
        </w:rPr>
        <w:pPrChange w:id="2894" w:author="Emeson Santos" w:date="2019-08-23T09:50:00Z">
          <w:pPr>
            <w:spacing w:before="240" w:after="240"/>
            <w:jc w:val="both"/>
          </w:pPr>
        </w:pPrChange>
      </w:pPr>
    </w:p>
    <w:p w14:paraId="608FAD57" w14:textId="77EE0663" w:rsidR="008F45D0" w:rsidRDefault="008F45D0">
      <w:pPr>
        <w:spacing w:before="240" w:line="480" w:lineRule="auto"/>
        <w:jc w:val="both"/>
        <w:rPr>
          <w:ins w:id="2895" w:author="Emeson Santos" w:date="2019-08-23T09:01:00Z"/>
          <w:rFonts w:eastAsia="Times New Roman" w:cs="Times New Roman"/>
        </w:rPr>
        <w:pPrChange w:id="2896" w:author="Emeson Santos" w:date="2019-08-23T09:50:00Z">
          <w:pPr>
            <w:spacing w:before="240" w:after="240"/>
            <w:jc w:val="both"/>
          </w:pPr>
        </w:pPrChange>
      </w:pPr>
      <w:ins w:id="2897" w:author="Emeson Santos" w:date="2019-08-23T08:59:00Z">
        <w:r w:rsidRPr="008F45D0">
          <w:rPr>
            <w:rFonts w:eastAsia="Times New Roman" w:cs="Times New Roman"/>
            <w:highlight w:val="white"/>
            <w:rPrChange w:id="2898" w:author="Emeson Santos" w:date="2019-08-23T09:00:00Z">
              <w:rPr>
                <w:rFonts w:eastAsia="Times New Roman" w:cs="Times New Roman"/>
                <w:color w:val="222222"/>
                <w:sz w:val="20"/>
                <w:szCs w:val="20"/>
                <w:highlight w:val="white"/>
              </w:rPr>
            </w:rPrChange>
          </w:rPr>
          <w:t xml:space="preserve">CAMPOS, André LN. </w:t>
        </w:r>
        <w:r w:rsidRPr="008F45D0">
          <w:rPr>
            <w:rFonts w:eastAsia="Times New Roman" w:cs="Times New Roman"/>
            <w:b/>
            <w:highlight w:val="white"/>
            <w:rPrChange w:id="2899" w:author="Emeson Santos" w:date="2019-08-23T09:00:00Z">
              <w:rPr>
                <w:rFonts w:eastAsia="Times New Roman" w:cs="Times New Roman"/>
                <w:b/>
                <w:color w:val="222222"/>
                <w:sz w:val="20"/>
                <w:szCs w:val="20"/>
                <w:highlight w:val="white"/>
              </w:rPr>
            </w:rPrChange>
          </w:rPr>
          <w:t>Modelagem de Processos com BPMN 2ª edição</w:t>
        </w:r>
        <w:r w:rsidRPr="008F45D0">
          <w:rPr>
            <w:rFonts w:eastAsia="Times New Roman" w:cs="Times New Roman"/>
            <w:highlight w:val="white"/>
            <w:rPrChange w:id="2900" w:author="Emeson Santos" w:date="2019-08-23T09:00:00Z">
              <w:rPr>
                <w:rFonts w:eastAsia="Times New Roman" w:cs="Times New Roman"/>
                <w:color w:val="222222"/>
                <w:sz w:val="20"/>
                <w:szCs w:val="20"/>
                <w:highlight w:val="white"/>
              </w:rPr>
            </w:rPrChange>
          </w:rPr>
          <w:t>. Brasport, 2014.</w:t>
        </w:r>
      </w:ins>
    </w:p>
    <w:p w14:paraId="01780F1C" w14:textId="77777777" w:rsidR="009C1653" w:rsidRPr="008F45D0" w:rsidRDefault="009C1653">
      <w:pPr>
        <w:spacing w:before="240" w:line="480" w:lineRule="auto"/>
        <w:jc w:val="both"/>
        <w:rPr>
          <w:ins w:id="2901" w:author="Emeson Santos" w:date="2019-08-23T08:59:00Z"/>
          <w:rFonts w:eastAsia="Times New Roman" w:cs="Times New Roman"/>
        </w:rPr>
        <w:pPrChange w:id="2902" w:author="Emeson Santos" w:date="2019-08-23T09:50:00Z">
          <w:pPr>
            <w:spacing w:before="240" w:after="240"/>
            <w:jc w:val="both"/>
          </w:pPr>
        </w:pPrChange>
      </w:pPr>
    </w:p>
    <w:p w14:paraId="76A50BCA" w14:textId="5F39C4E3" w:rsidR="008F45D0" w:rsidRDefault="008F45D0">
      <w:pPr>
        <w:spacing w:before="240" w:line="480" w:lineRule="auto"/>
        <w:jc w:val="both"/>
        <w:rPr>
          <w:ins w:id="2903" w:author="Emeson Santos" w:date="2019-08-23T09:01:00Z"/>
          <w:rFonts w:eastAsia="Times New Roman" w:cs="Times New Roman"/>
        </w:rPr>
        <w:pPrChange w:id="2904" w:author="Emeson Santos" w:date="2019-08-23T09:50:00Z">
          <w:pPr>
            <w:spacing w:before="240" w:after="240"/>
            <w:jc w:val="both"/>
          </w:pPr>
        </w:pPrChange>
      </w:pPr>
      <w:ins w:id="2905" w:author="Emeson Santos" w:date="2019-08-23T08:59:00Z">
        <w:r w:rsidRPr="008F45D0">
          <w:rPr>
            <w:rFonts w:eastAsia="Times New Roman" w:cs="Times New Roman"/>
            <w:highlight w:val="white"/>
            <w:rPrChange w:id="2906" w:author="Emeson Santos" w:date="2019-08-23T09:00:00Z">
              <w:rPr>
                <w:rFonts w:eastAsia="Times New Roman" w:cs="Times New Roman"/>
                <w:color w:val="222222"/>
                <w:sz w:val="20"/>
                <w:szCs w:val="20"/>
                <w:highlight w:val="white"/>
              </w:rPr>
            </w:rPrChange>
          </w:rPr>
          <w:t xml:space="preserve">CAVALCANTI, Rubens. </w:t>
        </w:r>
        <w:r w:rsidRPr="008F45D0">
          <w:rPr>
            <w:rFonts w:eastAsia="Times New Roman" w:cs="Times New Roman"/>
            <w:b/>
            <w:highlight w:val="white"/>
            <w:rPrChange w:id="2907" w:author="Emeson Santos" w:date="2019-08-23T09:00:00Z">
              <w:rPr>
                <w:rFonts w:eastAsia="Times New Roman" w:cs="Times New Roman"/>
                <w:b/>
                <w:color w:val="222222"/>
                <w:sz w:val="20"/>
                <w:szCs w:val="20"/>
                <w:highlight w:val="white"/>
              </w:rPr>
            </w:rPrChange>
          </w:rPr>
          <w:t>Modelagem de processos de negócios: Roteiro para realização de projetos de modelagem de processos de negócios</w:t>
        </w:r>
        <w:r w:rsidRPr="008F45D0">
          <w:rPr>
            <w:rFonts w:eastAsia="Times New Roman" w:cs="Times New Roman"/>
            <w:highlight w:val="white"/>
            <w:rPrChange w:id="2908" w:author="Emeson Santos" w:date="2019-08-23T09:00:00Z">
              <w:rPr>
                <w:rFonts w:eastAsia="Times New Roman" w:cs="Times New Roman"/>
                <w:color w:val="222222"/>
                <w:sz w:val="20"/>
                <w:szCs w:val="20"/>
                <w:highlight w:val="white"/>
              </w:rPr>
            </w:rPrChange>
          </w:rPr>
          <w:t>. Brasport, 2017.</w:t>
        </w:r>
        <w:r w:rsidRPr="008F45D0">
          <w:rPr>
            <w:rFonts w:eastAsia="Times New Roman" w:cs="Times New Roman"/>
            <w:rPrChange w:id="2909" w:author="Emeson Santos" w:date="2019-08-23T09:00:00Z">
              <w:rPr>
                <w:rFonts w:eastAsia="Times New Roman" w:cs="Times New Roman"/>
                <w:sz w:val="16"/>
                <w:szCs w:val="16"/>
              </w:rPr>
            </w:rPrChange>
          </w:rPr>
          <w:t xml:space="preserve"> </w:t>
        </w:r>
      </w:ins>
    </w:p>
    <w:p w14:paraId="26AFE305" w14:textId="77777777" w:rsidR="009C1653" w:rsidRPr="008F45D0" w:rsidRDefault="009C1653">
      <w:pPr>
        <w:spacing w:before="240" w:line="480" w:lineRule="auto"/>
        <w:jc w:val="both"/>
        <w:rPr>
          <w:ins w:id="2910" w:author="Emeson Santos" w:date="2019-08-23T08:59:00Z"/>
          <w:rFonts w:eastAsia="Times New Roman" w:cs="Times New Roman"/>
        </w:rPr>
        <w:pPrChange w:id="2911" w:author="Emeson Santos" w:date="2019-08-23T09:50:00Z">
          <w:pPr>
            <w:spacing w:before="240" w:after="240"/>
            <w:jc w:val="both"/>
          </w:pPr>
        </w:pPrChange>
      </w:pPr>
    </w:p>
    <w:p w14:paraId="05D20D2E" w14:textId="77777777" w:rsidR="002334E5" w:rsidRDefault="008F45D0">
      <w:pPr>
        <w:spacing w:before="240" w:line="480" w:lineRule="auto"/>
        <w:jc w:val="both"/>
        <w:rPr>
          <w:ins w:id="2912" w:author="Emeson Santos" w:date="2019-08-23T09:39:00Z"/>
          <w:rFonts w:eastAsia="Times New Roman" w:cs="Times New Roman"/>
          <w:highlight w:val="white"/>
        </w:rPr>
        <w:pPrChange w:id="2913" w:author="Emeson Santos" w:date="2019-08-23T09:50:00Z">
          <w:pPr>
            <w:spacing w:before="240" w:after="240"/>
            <w:jc w:val="both"/>
          </w:pPr>
        </w:pPrChange>
      </w:pPr>
      <w:ins w:id="2914" w:author="Emeson Santos" w:date="2019-08-23T08:59:00Z">
        <w:r w:rsidRPr="008F45D0">
          <w:rPr>
            <w:rFonts w:eastAsia="Times New Roman" w:cs="Times New Roman"/>
            <w:highlight w:val="white"/>
            <w:rPrChange w:id="2915" w:author="Emeson Santos" w:date="2019-08-23T09:00:00Z">
              <w:rPr>
                <w:rFonts w:eastAsia="Times New Roman" w:cs="Times New Roman"/>
                <w:sz w:val="20"/>
                <w:szCs w:val="20"/>
                <w:highlight w:val="white"/>
              </w:rPr>
            </w:rPrChange>
          </w:rPr>
          <w:t xml:space="preserve">MÜCKENBERGER, Everson et al. </w:t>
        </w:r>
        <w:r w:rsidRPr="008F45D0">
          <w:rPr>
            <w:rFonts w:eastAsia="Times New Roman" w:cs="Times New Roman"/>
            <w:b/>
            <w:highlight w:val="white"/>
            <w:rPrChange w:id="2916" w:author="Emeson Santos" w:date="2019-08-23T09:00:00Z">
              <w:rPr>
                <w:rFonts w:eastAsia="Times New Roman" w:cs="Times New Roman"/>
                <w:b/>
                <w:sz w:val="20"/>
                <w:szCs w:val="20"/>
                <w:highlight w:val="white"/>
              </w:rPr>
            </w:rPrChange>
          </w:rPr>
          <w:t>Gestão de processos aplicada à realização de convênios internacionais bilaterais em uma instituição de ensino superior pública brasileira.</w:t>
        </w:r>
        <w:r w:rsidRPr="008F45D0">
          <w:rPr>
            <w:rFonts w:eastAsia="Times New Roman" w:cs="Times New Roman"/>
            <w:highlight w:val="white"/>
            <w:rPrChange w:id="2917" w:author="Emeson Santos" w:date="2019-08-23T09:00:00Z">
              <w:rPr>
                <w:rFonts w:eastAsia="Times New Roman" w:cs="Times New Roman"/>
                <w:sz w:val="20"/>
                <w:szCs w:val="20"/>
                <w:highlight w:val="white"/>
              </w:rPr>
            </w:rPrChange>
          </w:rPr>
          <w:t xml:space="preserve"> </w:t>
        </w:r>
        <w:r w:rsidRPr="008F45D0">
          <w:rPr>
            <w:rFonts w:eastAsia="Times New Roman" w:cs="Times New Roman"/>
            <w:b/>
            <w:highlight w:val="white"/>
            <w:rPrChange w:id="2918" w:author="Emeson Santos" w:date="2019-08-23T09:00:00Z">
              <w:rPr>
                <w:rFonts w:eastAsia="Times New Roman" w:cs="Times New Roman"/>
                <w:b/>
                <w:sz w:val="20"/>
                <w:szCs w:val="20"/>
                <w:highlight w:val="white"/>
              </w:rPr>
            </w:rPrChange>
          </w:rPr>
          <w:t>Production</w:t>
        </w:r>
        <w:r w:rsidRPr="008F45D0">
          <w:rPr>
            <w:rFonts w:eastAsia="Times New Roman" w:cs="Times New Roman"/>
            <w:highlight w:val="white"/>
            <w:rPrChange w:id="2919" w:author="Emeson Santos" w:date="2019-08-23T09:00:00Z">
              <w:rPr>
                <w:rFonts w:eastAsia="Times New Roman" w:cs="Times New Roman"/>
                <w:sz w:val="20"/>
                <w:szCs w:val="20"/>
                <w:highlight w:val="white"/>
              </w:rPr>
            </w:rPrChange>
          </w:rPr>
          <w:t>, v. 23, n. 3, 2013</w:t>
        </w:r>
        <w:r w:rsidRPr="008F45D0">
          <w:rPr>
            <w:rFonts w:eastAsia="Times New Roman" w:cs="Times New Roman"/>
            <w:highlight w:val="white"/>
            <w:rPrChange w:id="2920" w:author="Emeson Santos" w:date="2019-08-23T09:00:00Z">
              <w:rPr>
                <w:rFonts w:eastAsia="Times New Roman" w:cs="Times New Roman"/>
                <w:color w:val="222222"/>
                <w:sz w:val="20"/>
                <w:szCs w:val="20"/>
                <w:highlight w:val="white"/>
              </w:rPr>
            </w:rPrChange>
          </w:rPr>
          <w:t>.</w:t>
        </w:r>
      </w:ins>
    </w:p>
    <w:p w14:paraId="31029EB9" w14:textId="77777777" w:rsidR="002334E5" w:rsidRDefault="002334E5">
      <w:pPr>
        <w:spacing w:before="240" w:line="480" w:lineRule="auto"/>
        <w:jc w:val="both"/>
        <w:rPr>
          <w:ins w:id="2921" w:author="Emeson Santos" w:date="2019-08-23T09:39:00Z"/>
          <w:rFonts w:eastAsia="Times New Roman" w:cs="Times New Roman"/>
          <w:highlight w:val="white"/>
        </w:rPr>
        <w:pPrChange w:id="2922" w:author="Emeson Santos" w:date="2019-08-23T09:50:00Z">
          <w:pPr>
            <w:spacing w:before="240" w:after="240"/>
            <w:jc w:val="both"/>
          </w:pPr>
        </w:pPrChange>
      </w:pPr>
    </w:p>
    <w:p w14:paraId="3B012729" w14:textId="11E6CE8F" w:rsidR="009C1653" w:rsidRDefault="002334E5">
      <w:pPr>
        <w:spacing w:before="240" w:line="480" w:lineRule="auto"/>
        <w:jc w:val="both"/>
        <w:rPr>
          <w:ins w:id="2923" w:author="Emeson Santos" w:date="2019-08-23T09:39:00Z"/>
          <w:rFonts w:eastAsia="Times New Roman" w:cs="Times New Roman"/>
          <w:highlight w:val="white"/>
        </w:rPr>
        <w:pPrChange w:id="2924" w:author="Emeson Santos" w:date="2019-08-23T09:50:00Z">
          <w:pPr>
            <w:spacing w:before="240" w:after="240"/>
            <w:jc w:val="both"/>
          </w:pPr>
        </w:pPrChange>
      </w:pPr>
      <w:ins w:id="2925" w:author="Emeson Santos" w:date="2019-08-23T09:39:00Z">
        <w:r w:rsidRPr="00442981">
          <w:rPr>
            <w:rFonts w:eastAsia="Times New Roman" w:cs="Times New Roman"/>
            <w:highlight w:val="white"/>
          </w:rPr>
          <w:lastRenderedPageBreak/>
          <w:t xml:space="preserve">PEREIRA, Isabel Boaventura. </w:t>
        </w:r>
        <w:r w:rsidRPr="003E5B13">
          <w:rPr>
            <w:rFonts w:eastAsia="Times New Roman" w:cs="Times New Roman"/>
            <w:b/>
            <w:bCs/>
            <w:highlight w:val="white"/>
          </w:rPr>
          <w:t>Modelagem de processos de tratamento de incidentes de segurança da informação do NTIC/UNIPAMPA</w:t>
        </w:r>
        <w:r w:rsidRPr="00442981">
          <w:rPr>
            <w:rFonts w:eastAsia="Times New Roman" w:cs="Times New Roman"/>
            <w:highlight w:val="white"/>
          </w:rPr>
          <w:t>. 2013.</w:t>
        </w:r>
      </w:ins>
    </w:p>
    <w:p w14:paraId="79EE502E" w14:textId="77777777" w:rsidR="002334E5" w:rsidRPr="008F45D0" w:rsidRDefault="002334E5">
      <w:pPr>
        <w:spacing w:before="240" w:line="480" w:lineRule="auto"/>
        <w:jc w:val="both"/>
        <w:rPr>
          <w:ins w:id="2926" w:author="Emeson Santos" w:date="2019-08-23T08:59:00Z"/>
          <w:rFonts w:eastAsia="Times New Roman" w:cs="Times New Roman"/>
          <w:highlight w:val="white"/>
          <w:rPrChange w:id="2927" w:author="Emeson Santos" w:date="2019-08-23T09:00:00Z">
            <w:rPr>
              <w:ins w:id="2928" w:author="Emeson Santos" w:date="2019-08-23T08:59:00Z"/>
              <w:rFonts w:eastAsia="Times New Roman" w:cs="Times New Roman"/>
              <w:color w:val="222222"/>
              <w:sz w:val="20"/>
              <w:szCs w:val="20"/>
              <w:highlight w:val="white"/>
            </w:rPr>
          </w:rPrChange>
        </w:rPr>
        <w:pPrChange w:id="2929" w:author="Emeson Santos" w:date="2019-08-23T09:50:00Z">
          <w:pPr>
            <w:spacing w:before="240" w:after="240"/>
            <w:jc w:val="both"/>
          </w:pPr>
        </w:pPrChange>
      </w:pPr>
    </w:p>
    <w:p w14:paraId="557AC713" w14:textId="77777777" w:rsidR="002334E5" w:rsidRDefault="002334E5">
      <w:pPr>
        <w:spacing w:before="240" w:line="480" w:lineRule="auto"/>
        <w:jc w:val="both"/>
        <w:rPr>
          <w:ins w:id="2930" w:author="Emeson Santos" w:date="2019-08-23T09:38:00Z"/>
          <w:rFonts w:eastAsia="Times New Roman" w:cs="Times New Roman"/>
        </w:rPr>
        <w:pPrChange w:id="2931" w:author="Emeson Santos" w:date="2019-08-23T09:50:00Z">
          <w:pPr>
            <w:spacing w:before="240" w:after="240"/>
            <w:jc w:val="both"/>
          </w:pPr>
        </w:pPrChange>
      </w:pPr>
      <w:ins w:id="2932" w:author="Emeson Santos" w:date="2019-08-23T09:38:00Z">
        <w:r w:rsidRPr="00442981">
          <w:rPr>
            <w:rFonts w:eastAsia="Times New Roman" w:cs="Times New Roman"/>
          </w:rPr>
          <w:t xml:space="preserve">SANTOS, J. C. B. </w:t>
        </w:r>
        <w:r w:rsidRPr="00442981">
          <w:rPr>
            <w:rFonts w:eastAsia="Times New Roman" w:cs="Times New Roman"/>
            <w:b/>
          </w:rPr>
          <w:t>Modelagem de Processos de Negócio nos Departamentos de Graduação do Campus Prof. Alberto Carvalho</w:t>
        </w:r>
        <w:r w:rsidRPr="00442981">
          <w:rPr>
            <w:rFonts w:eastAsia="Times New Roman" w:cs="Times New Roman"/>
          </w:rPr>
          <w:t>. Itabaiana: 2015.</w:t>
        </w:r>
      </w:ins>
    </w:p>
    <w:p w14:paraId="67D405A6" w14:textId="77777777" w:rsidR="0069086C" w:rsidRDefault="0069086C">
      <w:pPr>
        <w:spacing w:before="240" w:line="480" w:lineRule="auto"/>
        <w:jc w:val="both"/>
        <w:rPr>
          <w:ins w:id="2933" w:author="Emeson Santos" w:date="2019-08-23T09:01:00Z"/>
          <w:rFonts w:eastAsia="Times New Roman" w:cs="Times New Roman"/>
          <w:highlight w:val="white"/>
        </w:rPr>
        <w:pPrChange w:id="2934" w:author="Emeson Santos" w:date="2019-08-23T09:50:00Z">
          <w:pPr>
            <w:spacing w:before="240" w:after="240" w:line="254" w:lineRule="auto"/>
            <w:jc w:val="both"/>
          </w:pPr>
        </w:pPrChange>
      </w:pPr>
    </w:p>
    <w:p w14:paraId="69F06880" w14:textId="469F6769" w:rsidR="00D72F44" w:rsidRPr="008F45D0" w:rsidDel="008F45D0" w:rsidRDefault="0069086C">
      <w:pPr>
        <w:spacing w:before="240" w:line="480" w:lineRule="auto"/>
        <w:ind w:firstLine="360"/>
        <w:jc w:val="both"/>
        <w:rPr>
          <w:del w:id="2935" w:author="Emeson Santos" w:date="2019-08-23T08:59:00Z"/>
          <w:rPrChange w:id="2936" w:author="Emeson Santos" w:date="2019-08-23T09:00:00Z">
            <w:rPr>
              <w:del w:id="2937" w:author="Emeson Santos" w:date="2019-08-23T08:59:00Z"/>
              <w:color w:val="000000" w:themeColor="text1"/>
            </w:rPr>
          </w:rPrChange>
        </w:rPr>
        <w:pPrChange w:id="2938" w:author="Emeson Santos" w:date="2019-08-23T09:50:00Z">
          <w:pPr>
            <w:spacing w:after="160" w:line="259" w:lineRule="auto"/>
            <w:ind w:firstLine="360"/>
            <w:jc w:val="both"/>
          </w:pPr>
        </w:pPrChange>
      </w:pPr>
      <w:ins w:id="2939" w:author="Emeson Santos" w:date="2019-08-23T09:37:00Z">
        <w:r w:rsidRPr="00442981">
          <w:rPr>
            <w:rFonts w:eastAsia="Times New Roman" w:cs="Times New Roman"/>
            <w:highlight w:val="white"/>
          </w:rPr>
          <w:t xml:space="preserve">SOBREIRA NETTO, Francisco. </w:t>
        </w:r>
        <w:r w:rsidRPr="00442981">
          <w:rPr>
            <w:rFonts w:eastAsia="Times New Roman" w:cs="Times New Roman"/>
            <w:b/>
            <w:highlight w:val="white"/>
          </w:rPr>
          <w:t>Medição de desempenho do gerenciamento de processos de negócio-BPM no PNAFE: uma proposta de modelo</w:t>
        </w:r>
        <w:r w:rsidRPr="00442981">
          <w:rPr>
            <w:rFonts w:eastAsia="Times New Roman" w:cs="Times New Roman"/>
            <w:highlight w:val="white"/>
          </w:rPr>
          <w:t>. 2006. Tese de Doutorado. Universidade de São Paulo.</w:t>
        </w:r>
      </w:ins>
    </w:p>
    <w:p w14:paraId="444DC242" w14:textId="7BA6CEBE" w:rsidR="004A0712" w:rsidRPr="008F45D0" w:rsidDel="00D66EE8" w:rsidRDefault="004A0712">
      <w:pPr>
        <w:pBdr>
          <w:bottom w:val="single" w:sz="6" w:space="1" w:color="auto"/>
        </w:pBdr>
        <w:spacing w:line="480" w:lineRule="auto"/>
        <w:ind w:firstLine="720"/>
        <w:jc w:val="both"/>
        <w:rPr>
          <w:del w:id="2940" w:author="Emeson Santos" w:date="2019-08-23T08:55:00Z"/>
          <w:rFonts w:eastAsia="Times New Roman" w:cs="Times New Roman"/>
          <w:b/>
        </w:rPr>
        <w:pPrChange w:id="2941" w:author="Emeson Santos" w:date="2019-08-23T09:50:00Z">
          <w:pPr>
            <w:pBdr>
              <w:bottom w:val="single" w:sz="6" w:space="1" w:color="auto"/>
            </w:pBdr>
            <w:spacing w:after="160" w:line="256" w:lineRule="auto"/>
            <w:ind w:firstLine="720"/>
            <w:jc w:val="both"/>
          </w:pPr>
        </w:pPrChange>
      </w:pPr>
    </w:p>
    <w:p w14:paraId="79346508" w14:textId="77777777" w:rsidR="000A48C8" w:rsidRPr="008F45D0" w:rsidDel="00D66EE8" w:rsidRDefault="000A48C8">
      <w:pPr>
        <w:pBdr>
          <w:bottom w:val="single" w:sz="6" w:space="1" w:color="auto"/>
        </w:pBdr>
        <w:spacing w:line="480" w:lineRule="auto"/>
        <w:ind w:firstLine="720"/>
        <w:jc w:val="both"/>
        <w:rPr>
          <w:del w:id="2942" w:author="Emeson Santos" w:date="2019-08-23T08:55:00Z"/>
          <w:rFonts w:eastAsia="Times New Roman" w:cs="Times New Roman"/>
          <w:b/>
        </w:rPr>
        <w:pPrChange w:id="2943" w:author="Emeson Santos" w:date="2019-08-23T09:50:00Z">
          <w:pPr>
            <w:pBdr>
              <w:bottom w:val="single" w:sz="6" w:space="1" w:color="auto"/>
            </w:pBdr>
            <w:spacing w:after="160" w:line="256" w:lineRule="auto"/>
            <w:ind w:firstLine="720"/>
            <w:jc w:val="both"/>
          </w:pPr>
        </w:pPrChange>
      </w:pPr>
    </w:p>
    <w:p w14:paraId="3F37CFA4" w14:textId="7C04BDBD" w:rsidR="000A48C8" w:rsidRPr="008F45D0" w:rsidDel="008F45D0" w:rsidRDefault="000A48C8">
      <w:pPr>
        <w:spacing w:line="480" w:lineRule="auto"/>
        <w:jc w:val="both"/>
        <w:rPr>
          <w:del w:id="2944" w:author="Emeson Santos" w:date="2019-08-23T08:59:00Z"/>
          <w:rFonts w:eastAsia="Times New Roman" w:cs="Times New Roman"/>
        </w:rPr>
        <w:pPrChange w:id="2945" w:author="Emeson Santos" w:date="2019-08-23T09:50:00Z">
          <w:pPr>
            <w:spacing w:after="160" w:line="259" w:lineRule="auto"/>
            <w:ind w:firstLine="696"/>
            <w:jc w:val="both"/>
          </w:pPr>
        </w:pPrChange>
      </w:pPr>
    </w:p>
    <w:p w14:paraId="2C1F274C" w14:textId="1F7A3F87" w:rsidR="55997AC8" w:rsidRPr="008F45D0" w:rsidDel="008F45D0" w:rsidRDefault="00FA0D38">
      <w:pPr>
        <w:spacing w:line="480" w:lineRule="auto"/>
        <w:ind w:firstLine="696"/>
        <w:jc w:val="both"/>
        <w:rPr>
          <w:del w:id="2946" w:author="Emeson Santos" w:date="2019-08-23T08:59:00Z"/>
          <w:rFonts w:eastAsia="Times New Roman" w:cs="Times New Roman"/>
        </w:rPr>
        <w:pPrChange w:id="2947" w:author="Emeson Santos" w:date="2019-08-23T09:50:00Z">
          <w:pPr>
            <w:spacing w:after="160" w:line="259" w:lineRule="auto"/>
            <w:ind w:firstLine="696"/>
            <w:jc w:val="both"/>
          </w:pPr>
        </w:pPrChange>
      </w:pPr>
      <w:del w:id="2948" w:author="Emeson Santos" w:date="2019-08-23T08:59:00Z">
        <w:r w:rsidRPr="008F45D0" w:rsidDel="008F45D0">
          <w:rPr>
            <w:rFonts w:eastAsia="Times New Roman" w:cs="Times New Roman"/>
          </w:rPr>
          <w:delText xml:space="preserve">A </w:delText>
        </w:r>
        <w:r w:rsidR="55997AC8" w:rsidRPr="008F45D0" w:rsidDel="008F45D0">
          <w:rPr>
            <w:rFonts w:eastAsia="Times New Roman" w:cs="Times New Roman"/>
          </w:rPr>
          <w:delText>Modelagem de processos de negócio é o conjunto de atividades envolvidas na criação de representações de processos de negócio existentes ou propostos. Pode prover uma perspectiva ponta a ponta ou uma porção dos processos primários, de suporte ou de gerenciamento. O propósito da modelagem é criar uma representação do processo de maneira completa e precisa sobre seu funcionamento. Por esse motivo, o nível de detalhamento e o tipo específico de modelo têm como base o que é esperado da iniciativa de modelagem. Um diagrama simples pode ser suficiente em alguns casos, enquanto um modelo completo e detalhado pode ser necessário em outros.(Brasil, 2013)</w:delText>
        </w:r>
      </w:del>
    </w:p>
    <w:p w14:paraId="256F27B9" w14:textId="552E275A" w:rsidR="55997AC8" w:rsidRPr="008F45D0" w:rsidDel="008F45D0" w:rsidRDefault="55997AC8">
      <w:pPr>
        <w:spacing w:line="480" w:lineRule="auto"/>
        <w:ind w:firstLine="696"/>
        <w:jc w:val="both"/>
        <w:rPr>
          <w:del w:id="2949" w:author="Emeson Santos" w:date="2019-08-23T08:59:00Z"/>
          <w:rFonts w:eastAsia="Times New Roman" w:cs="Times New Roman"/>
        </w:rPr>
        <w:pPrChange w:id="2950" w:author="Emeson Santos" w:date="2019-08-23T09:50:00Z">
          <w:pPr>
            <w:spacing w:after="160" w:line="259" w:lineRule="auto"/>
            <w:ind w:firstLine="696"/>
            <w:jc w:val="both"/>
          </w:pPr>
        </w:pPrChange>
      </w:pPr>
      <w:del w:id="2951" w:author="Emeson Santos" w:date="2019-08-23T08:59:00Z">
        <w:r w:rsidRPr="008F45D0" w:rsidDel="008F45D0">
          <w:rPr>
            <w:rFonts w:eastAsia="Times New Roman" w:cs="Times New Roman"/>
          </w:rPr>
          <w:delText>A modelagem de processos de negócio permite um entendimento comum entre analistas</w:delText>
        </w:r>
      </w:del>
    </w:p>
    <w:p w14:paraId="0602374C" w14:textId="42E18B7B" w:rsidR="55997AC8" w:rsidRPr="008F45D0" w:rsidDel="008F45D0" w:rsidRDefault="55997AC8">
      <w:pPr>
        <w:spacing w:line="480" w:lineRule="auto"/>
        <w:ind w:firstLine="696"/>
        <w:jc w:val="both"/>
        <w:rPr>
          <w:del w:id="2952" w:author="Emeson Santos" w:date="2019-08-23T08:59:00Z"/>
          <w:rFonts w:eastAsia="Times New Roman" w:cs="Times New Roman"/>
        </w:rPr>
        <w:pPrChange w:id="2953" w:author="Emeson Santos" w:date="2019-08-23T09:50:00Z">
          <w:pPr>
            <w:spacing w:after="160" w:line="259" w:lineRule="auto"/>
            <w:ind w:firstLine="696"/>
            <w:jc w:val="both"/>
          </w:pPr>
        </w:pPrChange>
      </w:pPr>
      <w:del w:id="2954" w:author="Emeson Santos" w:date="2019-08-23T08:59:00Z">
        <w:r w:rsidRPr="008F45D0" w:rsidDel="008F45D0">
          <w:rPr>
            <w:rFonts w:eastAsia="Times New Roman" w:cs="Times New Roman"/>
          </w:rPr>
          <w:delText>de negócio, analistas de sistemas e pessoas de negócios que irão gerenciar e monitorar estes processos. Um modelo de processo pode fornecer uma compreensão abrangente de um processo e uma empresa pode ser analisada e integrada através de seus processos de negócio. Para este ?m, o termo modelagem de processos de negócio é usado para caracterizar a identi?cação e especi?cação dos processos de negócio. Esta fase inclui a modelagem das atividades e suas relações causais e temporais, bem como regras de negócio especí?cas que as execuções de processos têm de cumprir. A modelagem de processos tem uma variedade de produtos que estão comercialmente</w:delText>
        </w:r>
      </w:del>
    </w:p>
    <w:p w14:paraId="3E4EB6EB" w14:textId="72EF6490" w:rsidR="55997AC8" w:rsidRPr="008F45D0" w:rsidDel="008F45D0" w:rsidRDefault="55997AC8">
      <w:pPr>
        <w:spacing w:line="480" w:lineRule="auto"/>
        <w:ind w:firstLine="696"/>
        <w:jc w:val="both"/>
        <w:rPr>
          <w:del w:id="2955" w:author="Emeson Santos" w:date="2019-08-23T08:59:00Z"/>
          <w:rFonts w:eastAsia="Times New Roman" w:cs="Times New Roman"/>
        </w:rPr>
        <w:pPrChange w:id="2956" w:author="Emeson Santos" w:date="2019-08-23T09:50:00Z">
          <w:pPr>
            <w:spacing w:after="160" w:line="259" w:lineRule="auto"/>
            <w:ind w:firstLine="696"/>
            <w:jc w:val="both"/>
          </w:pPr>
        </w:pPrChange>
      </w:pPr>
      <w:del w:id="2957" w:author="Emeson Santos" w:date="2019-08-23T08:59:00Z">
        <w:r w:rsidRPr="008F45D0" w:rsidDel="008F45D0">
          <w:rPr>
            <w:rFonts w:eastAsia="Times New Roman" w:cs="Times New Roman"/>
          </w:rPr>
          <w:delText>disponíveis para apoiar esta fase, baseado em diferentes linguagens de processos. Dada esta situação, não é de se estranhar que a seleção de um determinado produto é um passo importante em muitos projetos de BPM, e consequentemente, os critérios adequados de seleção têm sido estudados extensivamente. Além de aspectos organizacionais, econômicos e aspectos relacionados com a infraestrutura geral de TI da empresa, o poder expressivo da linguagem de processo, bem como as interfaces para sistemas software relacionados são critérios importantes, i.e. a mais proeminente interface para sistemas de melhoria de pro- cessos e o software responsável pela modelagem e estruturas organizacionais da empresa.(Exatas &amp; Szimanski, 2013)</w:delText>
        </w:r>
      </w:del>
    </w:p>
    <w:p w14:paraId="61ECE118" w14:textId="7D71BAB6" w:rsidR="55997AC8" w:rsidRPr="008F45D0" w:rsidDel="008F45D0" w:rsidRDefault="55997AC8">
      <w:pPr>
        <w:spacing w:line="480" w:lineRule="auto"/>
        <w:ind w:firstLine="696"/>
        <w:jc w:val="both"/>
        <w:rPr>
          <w:del w:id="2958" w:author="Emeson Santos" w:date="2019-08-23T08:59:00Z"/>
          <w:rFonts w:eastAsia="Times New Roman" w:cs="Times New Roman"/>
        </w:rPr>
        <w:pPrChange w:id="2959" w:author="Emeson Santos" w:date="2019-08-23T09:50:00Z">
          <w:pPr>
            <w:spacing w:after="160" w:line="259" w:lineRule="auto"/>
            <w:ind w:firstLine="696"/>
            <w:jc w:val="both"/>
          </w:pPr>
        </w:pPrChange>
      </w:pPr>
      <w:del w:id="2960" w:author="Emeson Santos" w:date="2019-08-23T08:59:00Z">
        <w:r w:rsidRPr="008F45D0" w:rsidDel="008F45D0">
          <w:rPr>
            <w:rFonts w:eastAsia="Times New Roman" w:cs="Times New Roman"/>
          </w:rPr>
          <w:delText>Um modelo é uma representação simplificada de uma coisa, um conceito ou uma atividade. Modelos podem ser matemáticos, gráficos, físicos, narrativos ou alguma combinação desses tipos. Possuem ampla gama de aplicações nos ambientes de negócio, incluindo:</w:delText>
        </w:r>
      </w:del>
    </w:p>
    <w:p w14:paraId="1238E504" w14:textId="2DF7F0BF" w:rsidR="55997AC8" w:rsidRPr="008F45D0" w:rsidDel="008F45D0" w:rsidRDefault="55997AC8">
      <w:pPr>
        <w:pStyle w:val="PargrafodaLista"/>
        <w:numPr>
          <w:ilvl w:val="0"/>
          <w:numId w:val="9"/>
        </w:numPr>
        <w:spacing w:line="480" w:lineRule="auto"/>
        <w:ind w:left="1056"/>
        <w:jc w:val="both"/>
        <w:rPr>
          <w:del w:id="2961" w:author="Emeson Santos" w:date="2019-08-23T08:59:00Z"/>
        </w:rPr>
        <w:pPrChange w:id="2962" w:author="Emeson Santos" w:date="2019-08-23T09:50:00Z">
          <w:pPr>
            <w:pStyle w:val="PargrafodaLista"/>
            <w:numPr>
              <w:numId w:val="9"/>
            </w:numPr>
            <w:spacing w:after="160" w:line="259" w:lineRule="auto"/>
            <w:ind w:left="1056" w:hanging="360"/>
            <w:jc w:val="both"/>
          </w:pPr>
        </w:pPrChange>
      </w:pPr>
      <w:del w:id="2963" w:author="Emeson Santos" w:date="2019-08-23T08:59:00Z">
        <w:r w:rsidRPr="008F45D0" w:rsidDel="008F45D0">
          <w:rPr>
            <w:rFonts w:cs="Times New Roman"/>
          </w:rPr>
          <w:delText>Organização (estruturação)</w:delText>
        </w:r>
      </w:del>
    </w:p>
    <w:p w14:paraId="2DCBB066" w14:textId="536E1975" w:rsidR="55997AC8" w:rsidRPr="008F45D0" w:rsidDel="008F45D0" w:rsidRDefault="55997AC8">
      <w:pPr>
        <w:pStyle w:val="PargrafodaLista"/>
        <w:numPr>
          <w:ilvl w:val="0"/>
          <w:numId w:val="9"/>
        </w:numPr>
        <w:spacing w:line="480" w:lineRule="auto"/>
        <w:ind w:left="1056"/>
        <w:jc w:val="both"/>
        <w:rPr>
          <w:del w:id="2964" w:author="Emeson Santos" w:date="2019-08-23T08:59:00Z"/>
        </w:rPr>
        <w:pPrChange w:id="2965" w:author="Emeson Santos" w:date="2019-08-23T09:50:00Z">
          <w:pPr>
            <w:pStyle w:val="PargrafodaLista"/>
            <w:numPr>
              <w:numId w:val="9"/>
            </w:numPr>
            <w:spacing w:after="160" w:line="259" w:lineRule="auto"/>
            <w:ind w:left="1056" w:hanging="360"/>
            <w:jc w:val="both"/>
          </w:pPr>
        </w:pPrChange>
      </w:pPr>
      <w:del w:id="2966" w:author="Emeson Santos" w:date="2019-08-23T08:59:00Z">
        <w:r w:rsidRPr="008F45D0" w:rsidDel="008F45D0">
          <w:rPr>
            <w:rFonts w:cs="Times New Roman"/>
          </w:rPr>
          <w:delText>Descoberta (aprendizagem)</w:delText>
        </w:r>
      </w:del>
    </w:p>
    <w:p w14:paraId="60FB62A1" w14:textId="6CA3EDF4" w:rsidR="55997AC8" w:rsidRPr="008F45D0" w:rsidDel="008F45D0" w:rsidRDefault="55997AC8">
      <w:pPr>
        <w:pStyle w:val="PargrafodaLista"/>
        <w:numPr>
          <w:ilvl w:val="0"/>
          <w:numId w:val="9"/>
        </w:numPr>
        <w:spacing w:line="480" w:lineRule="auto"/>
        <w:ind w:left="1056"/>
        <w:jc w:val="both"/>
        <w:rPr>
          <w:del w:id="2967" w:author="Emeson Santos" w:date="2019-08-23T08:59:00Z"/>
        </w:rPr>
        <w:pPrChange w:id="2968" w:author="Emeson Santos" w:date="2019-08-23T09:50:00Z">
          <w:pPr>
            <w:pStyle w:val="PargrafodaLista"/>
            <w:numPr>
              <w:numId w:val="9"/>
            </w:numPr>
            <w:spacing w:after="160" w:line="259" w:lineRule="auto"/>
            <w:ind w:left="1056" w:hanging="360"/>
            <w:jc w:val="both"/>
          </w:pPr>
        </w:pPrChange>
      </w:pPr>
      <w:del w:id="2969" w:author="Emeson Santos" w:date="2019-08-23T08:59:00Z">
        <w:r w:rsidRPr="008F45D0" w:rsidDel="008F45D0">
          <w:rPr>
            <w:rFonts w:cs="Times New Roman"/>
          </w:rPr>
          <w:delText>Previsão (estimativas)</w:delText>
        </w:r>
      </w:del>
    </w:p>
    <w:p w14:paraId="786D7BA0" w14:textId="78B069AA" w:rsidR="55997AC8" w:rsidRPr="008F45D0" w:rsidDel="008F45D0" w:rsidRDefault="55997AC8">
      <w:pPr>
        <w:pStyle w:val="PargrafodaLista"/>
        <w:numPr>
          <w:ilvl w:val="0"/>
          <w:numId w:val="9"/>
        </w:numPr>
        <w:spacing w:line="480" w:lineRule="auto"/>
        <w:ind w:left="1056"/>
        <w:jc w:val="both"/>
        <w:rPr>
          <w:del w:id="2970" w:author="Emeson Santos" w:date="2019-08-23T08:59:00Z"/>
        </w:rPr>
        <w:pPrChange w:id="2971" w:author="Emeson Santos" w:date="2019-08-23T09:50:00Z">
          <w:pPr>
            <w:pStyle w:val="PargrafodaLista"/>
            <w:numPr>
              <w:numId w:val="9"/>
            </w:numPr>
            <w:spacing w:after="160" w:line="259" w:lineRule="auto"/>
            <w:ind w:left="1056" w:hanging="360"/>
            <w:jc w:val="both"/>
          </w:pPr>
        </w:pPrChange>
      </w:pPr>
      <w:del w:id="2972" w:author="Emeson Santos" w:date="2019-08-23T08:59:00Z">
        <w:r w:rsidRPr="008F45D0" w:rsidDel="008F45D0">
          <w:rPr>
            <w:rFonts w:cs="Times New Roman"/>
          </w:rPr>
          <w:delText xml:space="preserve">Medição (quantificação) </w:delText>
        </w:r>
      </w:del>
    </w:p>
    <w:p w14:paraId="2703A75B" w14:textId="04573EA2" w:rsidR="55997AC8" w:rsidRPr="008F45D0" w:rsidDel="008F45D0" w:rsidRDefault="55997AC8">
      <w:pPr>
        <w:pStyle w:val="PargrafodaLista"/>
        <w:numPr>
          <w:ilvl w:val="0"/>
          <w:numId w:val="9"/>
        </w:numPr>
        <w:spacing w:line="480" w:lineRule="auto"/>
        <w:ind w:left="1056"/>
        <w:jc w:val="both"/>
        <w:rPr>
          <w:del w:id="2973" w:author="Emeson Santos" w:date="2019-08-23T08:59:00Z"/>
        </w:rPr>
        <w:pPrChange w:id="2974" w:author="Emeson Santos" w:date="2019-08-23T09:50:00Z">
          <w:pPr>
            <w:pStyle w:val="PargrafodaLista"/>
            <w:numPr>
              <w:numId w:val="9"/>
            </w:numPr>
            <w:spacing w:after="160" w:line="259" w:lineRule="auto"/>
            <w:ind w:left="1056" w:hanging="360"/>
            <w:jc w:val="both"/>
          </w:pPr>
        </w:pPrChange>
      </w:pPr>
      <w:del w:id="2975" w:author="Emeson Santos" w:date="2019-08-23T08:59:00Z">
        <w:r w:rsidRPr="008F45D0" w:rsidDel="008F45D0">
          <w:rPr>
            <w:rFonts w:cs="Times New Roman"/>
          </w:rPr>
          <w:delText>Explicação (ensino, demonstração)</w:delText>
        </w:r>
      </w:del>
    </w:p>
    <w:p w14:paraId="0F899971" w14:textId="09067B63" w:rsidR="55997AC8" w:rsidRPr="008F45D0" w:rsidDel="008F45D0" w:rsidRDefault="55997AC8">
      <w:pPr>
        <w:pStyle w:val="PargrafodaLista"/>
        <w:numPr>
          <w:ilvl w:val="0"/>
          <w:numId w:val="9"/>
        </w:numPr>
        <w:spacing w:line="480" w:lineRule="auto"/>
        <w:ind w:left="1056"/>
        <w:jc w:val="both"/>
        <w:rPr>
          <w:del w:id="2976" w:author="Emeson Santos" w:date="2019-08-23T08:59:00Z"/>
        </w:rPr>
        <w:pPrChange w:id="2977" w:author="Emeson Santos" w:date="2019-08-23T09:50:00Z">
          <w:pPr>
            <w:pStyle w:val="PargrafodaLista"/>
            <w:numPr>
              <w:numId w:val="9"/>
            </w:numPr>
            <w:spacing w:after="160" w:line="259" w:lineRule="auto"/>
            <w:ind w:left="1056" w:hanging="360"/>
            <w:jc w:val="both"/>
          </w:pPr>
        </w:pPrChange>
      </w:pPr>
      <w:del w:id="2978" w:author="Emeson Santos" w:date="2019-08-23T08:59:00Z">
        <w:r w:rsidRPr="008F45D0" w:rsidDel="008F45D0">
          <w:rPr>
            <w:rFonts w:cs="Times New Roman"/>
          </w:rPr>
          <w:delText>Verificação (validação)</w:delText>
        </w:r>
      </w:del>
    </w:p>
    <w:p w14:paraId="039E23E6" w14:textId="30626151" w:rsidR="55997AC8" w:rsidRPr="008F45D0" w:rsidDel="008F45D0" w:rsidRDefault="55997AC8">
      <w:pPr>
        <w:pStyle w:val="PargrafodaLista"/>
        <w:numPr>
          <w:ilvl w:val="0"/>
          <w:numId w:val="9"/>
        </w:numPr>
        <w:spacing w:line="480" w:lineRule="auto"/>
        <w:ind w:left="1056"/>
        <w:jc w:val="both"/>
        <w:rPr>
          <w:del w:id="2979" w:author="Emeson Santos" w:date="2019-08-23T08:59:00Z"/>
        </w:rPr>
        <w:pPrChange w:id="2980" w:author="Emeson Santos" w:date="2019-08-23T09:50:00Z">
          <w:pPr>
            <w:pStyle w:val="PargrafodaLista"/>
            <w:numPr>
              <w:numId w:val="9"/>
            </w:numPr>
            <w:spacing w:after="160" w:line="259" w:lineRule="auto"/>
            <w:ind w:left="1056" w:hanging="360"/>
            <w:jc w:val="both"/>
          </w:pPr>
        </w:pPrChange>
      </w:pPr>
      <w:del w:id="2981" w:author="Emeson Santos" w:date="2019-08-23T08:59:00Z">
        <w:r w:rsidRPr="008F45D0" w:rsidDel="008F45D0">
          <w:rPr>
            <w:rFonts w:cs="Times New Roman"/>
          </w:rPr>
          <w:delText>Controle (restrições, objetivos)</w:delText>
        </w:r>
      </w:del>
    </w:p>
    <w:p w14:paraId="05EB8380" w14:textId="07767FB0" w:rsidR="55997AC8" w:rsidRPr="008F45D0" w:rsidDel="008F45D0" w:rsidRDefault="55997AC8">
      <w:pPr>
        <w:spacing w:line="480" w:lineRule="auto"/>
        <w:ind w:firstLine="708"/>
        <w:jc w:val="both"/>
        <w:rPr>
          <w:del w:id="2982" w:author="Emeson Santos" w:date="2019-08-23T08:59:00Z"/>
          <w:rFonts w:eastAsia="Times New Roman" w:cs="Times New Roman"/>
        </w:rPr>
        <w:pPrChange w:id="2983" w:author="Emeson Santos" w:date="2019-08-23T09:50:00Z">
          <w:pPr>
            <w:spacing w:after="160" w:line="259" w:lineRule="auto"/>
            <w:ind w:firstLine="708"/>
            <w:jc w:val="both"/>
          </w:pPr>
        </w:pPrChange>
      </w:pPr>
      <w:del w:id="2984" w:author="Emeson Santos" w:date="2019-08-23T08:59:00Z">
        <w:r w:rsidRPr="008F45D0" w:rsidDel="008F45D0">
          <w:rPr>
            <w:rFonts w:eastAsia="Times New Roman" w:cs="Times New Roman"/>
          </w:rPr>
          <w:delText>Processos de negócio podem ser expressos por meio de uma modelagem em vários níveis de detalhe, desde uma visão contextual abstrata até uma visão detalhada. Um modelo de processos de negócio completo normalmente representará diversas perspectivas, servindo a diferentes propósitos.(Brasil, 2013)</w:delText>
        </w:r>
      </w:del>
    </w:p>
    <w:p w14:paraId="6C9F499C" w14:textId="1F2BA24C" w:rsidR="55997AC8" w:rsidRPr="008F45D0" w:rsidDel="008F45D0" w:rsidRDefault="55997AC8">
      <w:pPr>
        <w:spacing w:line="480" w:lineRule="auto"/>
        <w:ind w:firstLine="708"/>
        <w:jc w:val="both"/>
        <w:rPr>
          <w:del w:id="2985" w:author="Emeson Santos" w:date="2019-08-23T08:59:00Z"/>
          <w:rFonts w:eastAsia="Times New Roman" w:cs="Times New Roman"/>
        </w:rPr>
        <w:pPrChange w:id="2986" w:author="Emeson Santos" w:date="2019-08-23T09:50:00Z">
          <w:pPr>
            <w:spacing w:after="160" w:line="259" w:lineRule="auto"/>
            <w:ind w:firstLine="708"/>
            <w:jc w:val="both"/>
          </w:pPr>
        </w:pPrChange>
      </w:pPr>
      <w:del w:id="2987" w:author="Emeson Santos" w:date="2019-08-23T08:59:00Z">
        <w:r w:rsidRPr="008F45D0" w:rsidDel="008F45D0">
          <w:rPr>
            <w:rFonts w:eastAsia="Times New Roman" w:cs="Times New Roman"/>
          </w:rPr>
          <w:delText>Os termos diagrama de processo, mapa de processo e modelo de processos são muitas vezes utilizados de forma intercambiável ou como sinônimos. Contudo, diagramas, mapas e modelos têm diferentes propósitos e aplicações. Na prática, diagrama, mapa e modelo são diferentes estágios do desenvolvimento, cada qual agregando mais informação e utilidade para entendimento, análise e desenho de processos.</w:delText>
        </w:r>
      </w:del>
    </w:p>
    <w:p w14:paraId="495E2423" w14:textId="58DA0D61" w:rsidR="55997AC8" w:rsidRPr="008F45D0" w:rsidDel="008F45D0" w:rsidRDefault="55997AC8">
      <w:pPr>
        <w:spacing w:line="480" w:lineRule="auto"/>
        <w:jc w:val="both"/>
        <w:rPr>
          <w:del w:id="2988" w:author="Emeson Santos" w:date="2019-08-23T08:59:00Z"/>
          <w:rFonts w:eastAsia="Times New Roman" w:cs="Times New Roman"/>
        </w:rPr>
        <w:pPrChange w:id="2989" w:author="Emeson Santos" w:date="2019-08-23T09:50:00Z">
          <w:pPr>
            <w:spacing w:after="160" w:line="259" w:lineRule="auto"/>
            <w:jc w:val="both"/>
          </w:pPr>
        </w:pPrChange>
      </w:pPr>
      <w:del w:id="2990" w:author="Emeson Santos" w:date="2019-08-23T08:59:00Z">
        <w:r w:rsidRPr="008F45D0" w:rsidDel="008F45D0">
          <w:rPr>
            <w:rFonts w:eastAsia="Times New Roman" w:cs="Times New Roman"/>
          </w:rPr>
          <w:delText>Um diagrama retrata os principais elementos de um fluxo de processo, mas omite detalhes menores de entendimento dos fluxos de trabalho. Uma analogia pode ser feita com um diagrama simples que pode ser utilizado para demonstrar a rota até um local de armazenagem; ele pode retratar coisas como marcos geográficos e distâncias de uma forma simplificada ou exagerada, mas ainda assim serve para ajudar a encontrar o armazém. De maneira similar, um diagrama de processo nos ajuda rapidamente a identificar e entender as principais atividades do processo.</w:delText>
        </w:r>
      </w:del>
    </w:p>
    <w:p w14:paraId="39E75C55" w14:textId="31D0D64C" w:rsidR="55997AC8" w:rsidRPr="008F45D0" w:rsidDel="008F45D0" w:rsidRDefault="55997AC8">
      <w:pPr>
        <w:spacing w:line="480" w:lineRule="auto"/>
        <w:ind w:firstLine="708"/>
        <w:jc w:val="both"/>
        <w:rPr>
          <w:del w:id="2991" w:author="Emeson Santos" w:date="2019-08-23T08:59:00Z"/>
          <w:rFonts w:eastAsia="Times New Roman" w:cs="Times New Roman"/>
        </w:rPr>
        <w:pPrChange w:id="2992" w:author="Emeson Santos" w:date="2019-08-23T09:50:00Z">
          <w:pPr>
            <w:spacing w:after="160" w:line="259" w:lineRule="auto"/>
            <w:ind w:firstLine="708"/>
            <w:jc w:val="both"/>
          </w:pPr>
        </w:pPrChange>
      </w:pPr>
      <w:del w:id="2993" w:author="Emeson Santos" w:date="2019-08-23T08:59:00Z">
        <w:r w:rsidRPr="008F45D0" w:rsidDel="008F45D0">
          <w:rPr>
            <w:rFonts w:eastAsia="Times New Roman" w:cs="Times New Roman"/>
          </w:rPr>
          <w:delText>Um mapa fornece uma visão abrangente dos principais componentes do processo e apresenta maior precisão do que um diagrama. Tenderá a agregar maior detalhe acerca do processo e de alguns dos relacionamentos mais importantes com outros elementos, tais como atores, eventos e resultados.</w:delText>
        </w:r>
      </w:del>
    </w:p>
    <w:p w14:paraId="1EA29FD9" w14:textId="657851AF" w:rsidR="55997AC8" w:rsidRPr="008F45D0" w:rsidDel="008F45D0" w:rsidRDefault="55997AC8">
      <w:pPr>
        <w:spacing w:line="480" w:lineRule="auto"/>
        <w:ind w:firstLine="708"/>
        <w:jc w:val="both"/>
        <w:rPr>
          <w:del w:id="2994" w:author="Emeson Santos" w:date="2019-08-23T08:59:00Z"/>
          <w:rFonts w:eastAsia="Times New Roman" w:cs="Times New Roman"/>
        </w:rPr>
        <w:pPrChange w:id="2995" w:author="Emeson Santos" w:date="2019-08-23T09:50:00Z">
          <w:pPr>
            <w:spacing w:after="160" w:line="259" w:lineRule="auto"/>
            <w:ind w:firstLine="708"/>
            <w:jc w:val="both"/>
          </w:pPr>
        </w:pPrChange>
      </w:pPr>
      <w:del w:id="2996" w:author="Emeson Santos" w:date="2019-08-23T08:59:00Z">
        <w:r w:rsidRPr="008F45D0" w:rsidDel="008F45D0">
          <w:rPr>
            <w:rFonts w:eastAsia="Times New Roman" w:cs="Times New Roman"/>
          </w:rPr>
          <w:delText>Um modelo implica a representação de um determinado estado do negócio (atual ou futuro) e dos respectivos recursos envolvidos, tais como pessoas, informação, instalações, automação, finanças e insumos. Como é utilizado para representar com mais precisão o funcionamento daquilo que está sendo modelado, requer mais dados acerca do processo e dos fatores que afetam seu comportamento. Frequentemente, modelagem é feita utilizando ferramentas que fornecem capacidade de simulação e geração de reportes úteis para analisar e entender o processo. Ao observar uma "ilustração" de negócio, a tabela a seguir pode ser útil para distinguir entre diagrama, mapa ou modelo de processos.(Brasil, 2013)</w:delText>
        </w:r>
      </w:del>
    </w:p>
    <w:p w14:paraId="10758372" w14:textId="53E29A30" w:rsidR="009D1434" w:rsidRPr="008F45D0" w:rsidDel="008F45D0" w:rsidRDefault="009D1434">
      <w:pPr>
        <w:spacing w:line="480" w:lineRule="auto"/>
        <w:ind w:firstLine="708"/>
        <w:jc w:val="both"/>
        <w:rPr>
          <w:del w:id="2997" w:author="Emeson Santos" w:date="2019-08-23T08:59:00Z"/>
          <w:rFonts w:eastAsia="Times New Roman" w:cs="Times New Roman"/>
        </w:rPr>
        <w:pPrChange w:id="2998" w:author="Emeson Santos" w:date="2019-08-23T09:50:00Z">
          <w:pPr>
            <w:spacing w:after="160" w:line="259" w:lineRule="auto"/>
            <w:ind w:firstLine="708"/>
            <w:jc w:val="both"/>
          </w:pPr>
        </w:pPrChange>
      </w:pPr>
    </w:p>
    <w:p w14:paraId="5320EE40" w14:textId="2D35C9A6" w:rsidR="009D1434" w:rsidRPr="005C122D" w:rsidDel="008F45D0" w:rsidRDefault="009D1434">
      <w:pPr>
        <w:pStyle w:val="Legenda"/>
        <w:keepNext/>
        <w:spacing w:after="0" w:line="480" w:lineRule="auto"/>
        <w:jc w:val="center"/>
        <w:rPr>
          <w:del w:id="2999" w:author="Emeson Santos" w:date="2019-08-23T08:59:00Z"/>
          <w:color w:val="auto"/>
        </w:rPr>
        <w:pPrChange w:id="3000" w:author="Emeson Santos" w:date="2019-08-23T09:50:00Z">
          <w:pPr>
            <w:pStyle w:val="Legenda"/>
            <w:keepNext/>
            <w:jc w:val="center"/>
          </w:pPr>
        </w:pPrChange>
      </w:pPr>
      <w:del w:id="3001" w:author="Emeson Santos" w:date="2019-08-23T08:59:00Z">
        <w:r w:rsidRPr="005C122D" w:rsidDel="008F45D0">
          <w:rPr>
            <w:i w:val="0"/>
            <w:iCs w:val="0"/>
            <w:color w:val="auto"/>
          </w:rPr>
          <w:delText xml:space="preserve">Tabela </w:delText>
        </w:r>
        <w:r w:rsidR="00612455" w:rsidRPr="005C122D" w:rsidDel="008F45D0">
          <w:rPr>
            <w:i w:val="0"/>
            <w:iCs w:val="0"/>
            <w:color w:val="auto"/>
          </w:rPr>
          <w:fldChar w:fldCharType="begin"/>
        </w:r>
        <w:r w:rsidR="00612455" w:rsidRPr="005C122D" w:rsidDel="008F45D0">
          <w:rPr>
            <w:i w:val="0"/>
            <w:iCs w:val="0"/>
            <w:color w:val="auto"/>
          </w:rPr>
          <w:delInstrText xml:space="preserve"> SEQ Tabela \* ARABIC </w:delInstrText>
        </w:r>
        <w:r w:rsidR="00612455" w:rsidRPr="008F45D0" w:rsidDel="008F45D0">
          <w:rPr>
            <w:i w:val="0"/>
            <w:iCs w:val="0"/>
            <w:color w:val="auto"/>
            <w:rPrChange w:id="3002" w:author="Emeson Santos" w:date="2019-08-23T09:00:00Z">
              <w:rPr>
                <w:i w:val="0"/>
                <w:iCs w:val="0"/>
                <w:noProof/>
              </w:rPr>
            </w:rPrChange>
          </w:rPr>
          <w:fldChar w:fldCharType="separate"/>
        </w:r>
        <w:r w:rsidRPr="005C122D" w:rsidDel="008F45D0">
          <w:rPr>
            <w:i w:val="0"/>
            <w:iCs w:val="0"/>
            <w:noProof/>
            <w:color w:val="auto"/>
          </w:rPr>
          <w:delText>1</w:delText>
        </w:r>
        <w:r w:rsidR="00612455" w:rsidRPr="005C122D" w:rsidDel="008F45D0">
          <w:rPr>
            <w:i w:val="0"/>
            <w:iCs w:val="0"/>
            <w:noProof/>
            <w:color w:val="auto"/>
          </w:rPr>
          <w:fldChar w:fldCharType="end"/>
        </w:r>
      </w:del>
    </w:p>
    <w:p w14:paraId="51930C7B" w14:textId="3D5EBBFA" w:rsidR="00B56312" w:rsidRPr="008F45D0" w:rsidDel="008F45D0" w:rsidRDefault="55997AC8">
      <w:pPr>
        <w:keepNext/>
        <w:spacing w:line="480" w:lineRule="auto"/>
        <w:ind w:firstLine="720"/>
        <w:jc w:val="both"/>
        <w:rPr>
          <w:del w:id="3003" w:author="Emeson Santos" w:date="2019-08-23T08:59:00Z"/>
        </w:rPr>
        <w:pPrChange w:id="3004" w:author="Emeson Santos" w:date="2019-08-23T09:50:00Z">
          <w:pPr>
            <w:keepNext/>
            <w:spacing w:after="160" w:line="256" w:lineRule="auto"/>
            <w:ind w:firstLine="720"/>
            <w:jc w:val="both"/>
          </w:pPr>
        </w:pPrChange>
      </w:pPr>
      <w:del w:id="3005" w:author="Emeson Santos" w:date="2019-08-23T08:59:00Z">
        <w:r w:rsidRPr="005C122D" w:rsidDel="008F45D0">
          <w:rPr>
            <w:noProof/>
          </w:rPr>
          <w:drawing>
            <wp:inline distT="0" distB="0" distL="0" distR="0" wp14:anchorId="3833B577" wp14:editId="3E3D476A">
              <wp:extent cx="4591052" cy="4438650"/>
              <wp:effectExtent l="0" t="0" r="0" b="0"/>
              <wp:docPr id="752244234" name="Imagem 752244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4591052" cy="4438650"/>
                      </a:xfrm>
                      <a:prstGeom prst="rect">
                        <a:avLst/>
                      </a:prstGeom>
                    </pic:spPr>
                  </pic:pic>
                </a:graphicData>
              </a:graphic>
            </wp:inline>
          </w:drawing>
        </w:r>
      </w:del>
    </w:p>
    <w:p w14:paraId="320ABC89" w14:textId="78E8EC39" w:rsidR="55997AC8" w:rsidRPr="005C122D" w:rsidDel="008F45D0" w:rsidRDefault="00B56312">
      <w:pPr>
        <w:pStyle w:val="Legenda"/>
        <w:spacing w:after="0" w:line="480" w:lineRule="auto"/>
        <w:jc w:val="center"/>
        <w:rPr>
          <w:del w:id="3006" w:author="Emeson Santos" w:date="2019-08-23T08:59:00Z"/>
          <w:color w:val="auto"/>
        </w:rPr>
        <w:pPrChange w:id="3007" w:author="Emeson Santos" w:date="2019-08-23T09:50:00Z">
          <w:pPr>
            <w:pStyle w:val="Legenda"/>
            <w:jc w:val="center"/>
          </w:pPr>
        </w:pPrChange>
      </w:pPr>
      <w:del w:id="3008" w:author="Emeson Santos" w:date="2019-08-23T08:59:00Z">
        <w:r w:rsidRPr="005C122D" w:rsidDel="008F45D0">
          <w:rPr>
            <w:i w:val="0"/>
            <w:iCs w:val="0"/>
            <w:color w:val="auto"/>
          </w:rPr>
          <w:delText xml:space="preserve">Figura </w:delText>
        </w:r>
        <w:r w:rsidR="00612455" w:rsidRPr="005C122D" w:rsidDel="008F45D0">
          <w:rPr>
            <w:i w:val="0"/>
            <w:iCs w:val="0"/>
            <w:color w:val="auto"/>
          </w:rPr>
          <w:fldChar w:fldCharType="begin"/>
        </w:r>
        <w:r w:rsidR="00612455" w:rsidRPr="005C122D" w:rsidDel="008F45D0">
          <w:rPr>
            <w:i w:val="0"/>
            <w:iCs w:val="0"/>
            <w:color w:val="auto"/>
          </w:rPr>
          <w:delInstrText xml:space="preserve"> SEQ Figura \* ARABIC </w:delInstrText>
        </w:r>
        <w:r w:rsidR="00612455" w:rsidRPr="008F45D0" w:rsidDel="008F45D0">
          <w:rPr>
            <w:i w:val="0"/>
            <w:iCs w:val="0"/>
            <w:color w:val="auto"/>
            <w:rPrChange w:id="3009" w:author="Emeson Santos" w:date="2019-08-23T09:00:00Z">
              <w:rPr>
                <w:i w:val="0"/>
                <w:iCs w:val="0"/>
                <w:noProof/>
              </w:rPr>
            </w:rPrChange>
          </w:rPr>
          <w:fldChar w:fldCharType="separate"/>
        </w:r>
        <w:r w:rsidR="004C776B" w:rsidRPr="005C122D" w:rsidDel="008F45D0">
          <w:rPr>
            <w:i w:val="0"/>
            <w:iCs w:val="0"/>
            <w:noProof/>
            <w:color w:val="auto"/>
          </w:rPr>
          <w:delText>3</w:delText>
        </w:r>
        <w:r w:rsidR="00612455" w:rsidRPr="005C122D" w:rsidDel="008F45D0">
          <w:rPr>
            <w:i w:val="0"/>
            <w:iCs w:val="0"/>
            <w:noProof/>
            <w:color w:val="auto"/>
          </w:rPr>
          <w:fldChar w:fldCharType="end"/>
        </w:r>
      </w:del>
    </w:p>
    <w:p w14:paraId="41E317E2" w14:textId="26D3DD8F" w:rsidR="55997AC8" w:rsidRPr="008F45D0" w:rsidDel="008F45D0" w:rsidRDefault="55997AC8">
      <w:pPr>
        <w:spacing w:line="480" w:lineRule="auto"/>
        <w:ind w:firstLine="348"/>
        <w:jc w:val="both"/>
        <w:rPr>
          <w:del w:id="3010" w:author="Emeson Santos" w:date="2019-08-23T08:59:00Z"/>
          <w:rFonts w:eastAsia="Times New Roman" w:cs="Times New Roman"/>
        </w:rPr>
        <w:pPrChange w:id="3011" w:author="Emeson Santos" w:date="2019-08-23T09:50:00Z">
          <w:pPr>
            <w:spacing w:after="160" w:line="259" w:lineRule="auto"/>
            <w:ind w:firstLine="348"/>
            <w:jc w:val="both"/>
          </w:pPr>
        </w:pPrChange>
      </w:pPr>
      <w:del w:id="3012" w:author="Emeson Santos" w:date="2019-08-23T08:59:00Z">
        <w:r w:rsidRPr="008F45D0" w:rsidDel="008F45D0">
          <w:rPr>
            <w:rFonts w:eastAsia="Times New Roman" w:cs="Times New Roman"/>
          </w:rPr>
          <w:delText>Notação é um conjunto padronizado de símbolos e regras que determinam o significado desses símbolos.</w:delText>
        </w:r>
        <w:r w:rsidRPr="008F45D0" w:rsidDel="008F45D0">
          <w:delText xml:space="preserve"> </w:delText>
        </w:r>
        <w:r w:rsidRPr="008F45D0" w:rsidDel="008F45D0">
          <w:rPr>
            <w:rFonts w:eastAsia="Times New Roman" w:cs="Times New Roman"/>
          </w:rPr>
          <w:delText>Por exemplo, a notação musical inclui símbolos universalmente reconhecidos por notas e claves. Analogamente, uma notação de modelagem de processos de negócio inclui ícones (figuras) e conectores que ajudam a mostrar o relacionamento entre diversos componentes de processos de negócio.</w:delText>
        </w:r>
      </w:del>
    </w:p>
    <w:p w14:paraId="7524C2EA" w14:textId="2B0D458E" w:rsidR="55997AC8" w:rsidRPr="008F45D0" w:rsidDel="008F45D0" w:rsidRDefault="55997AC8">
      <w:pPr>
        <w:spacing w:line="480" w:lineRule="auto"/>
        <w:ind w:firstLine="348"/>
        <w:jc w:val="both"/>
        <w:rPr>
          <w:del w:id="3013" w:author="Emeson Santos" w:date="2019-08-23T08:59:00Z"/>
          <w:rFonts w:eastAsia="Times New Roman" w:cs="Times New Roman"/>
        </w:rPr>
        <w:pPrChange w:id="3014" w:author="Emeson Santos" w:date="2019-08-23T09:50:00Z">
          <w:pPr>
            <w:spacing w:after="160" w:line="259" w:lineRule="auto"/>
            <w:ind w:firstLine="348"/>
            <w:jc w:val="both"/>
          </w:pPr>
        </w:pPrChange>
      </w:pPr>
      <w:del w:id="3015" w:author="Emeson Santos" w:date="2019-08-23T08:59:00Z">
        <w:r w:rsidRPr="008F45D0" w:rsidDel="008F45D0">
          <w:rPr>
            <w:rFonts w:eastAsia="Times New Roman" w:cs="Times New Roman"/>
          </w:rPr>
          <w:delText>Existem diversos padrões de notação de modelagem e realizar a melhor escolha dentre as opções disponíveis pode não ser uma tarefa simples. No entanto, a seleção de uma abordagem que siga normas e convenções bem conhecidas oferece amplas vantagens:</w:delText>
        </w:r>
      </w:del>
    </w:p>
    <w:p w14:paraId="40857DA9" w14:textId="1B1E98C6" w:rsidR="55997AC8" w:rsidRPr="008F45D0" w:rsidDel="008F45D0" w:rsidRDefault="55997AC8">
      <w:pPr>
        <w:spacing w:line="480" w:lineRule="auto"/>
        <w:ind w:firstLine="348"/>
        <w:jc w:val="both"/>
        <w:rPr>
          <w:del w:id="3016" w:author="Emeson Santos" w:date="2019-08-23T08:59:00Z"/>
          <w:rFonts w:eastAsia="Times New Roman" w:cs="Times New Roman"/>
        </w:rPr>
        <w:pPrChange w:id="3017" w:author="Emeson Santos" w:date="2019-08-23T09:50:00Z">
          <w:pPr>
            <w:spacing w:after="160" w:line="259" w:lineRule="auto"/>
            <w:ind w:firstLine="348"/>
            <w:jc w:val="both"/>
          </w:pPr>
        </w:pPrChange>
      </w:pPr>
      <w:del w:id="3018" w:author="Emeson Santos" w:date="2019-08-23T08:59:00Z">
        <w:r w:rsidRPr="008F45D0" w:rsidDel="008F45D0">
          <w:rPr>
            <w:rFonts w:eastAsia="Times New Roman" w:cs="Times New Roman"/>
          </w:rPr>
          <w:delText>• Conjunto de símbolos, possam se comunicar linguagem e técnicas comuns para que as pessoas.</w:delText>
        </w:r>
      </w:del>
    </w:p>
    <w:p w14:paraId="1CEB47A2" w14:textId="0E1A33F9" w:rsidR="55997AC8" w:rsidRPr="008F45D0" w:rsidDel="008F45D0" w:rsidRDefault="55997AC8">
      <w:pPr>
        <w:spacing w:line="480" w:lineRule="auto"/>
        <w:ind w:firstLine="348"/>
        <w:jc w:val="both"/>
        <w:rPr>
          <w:del w:id="3019" w:author="Emeson Santos" w:date="2019-08-23T08:59:00Z"/>
          <w:rFonts w:eastAsia="Times New Roman" w:cs="Times New Roman"/>
        </w:rPr>
        <w:pPrChange w:id="3020" w:author="Emeson Santos" w:date="2019-08-23T09:50:00Z">
          <w:pPr>
            <w:spacing w:after="160" w:line="259" w:lineRule="auto"/>
            <w:ind w:firstLine="348"/>
            <w:jc w:val="both"/>
          </w:pPr>
        </w:pPrChange>
      </w:pPr>
      <w:del w:id="3021" w:author="Emeson Santos" w:date="2019-08-23T08:59:00Z">
        <w:r w:rsidRPr="008F45D0" w:rsidDel="008F45D0">
          <w:rPr>
            <w:rFonts w:eastAsia="Times New Roman" w:cs="Times New Roman"/>
          </w:rPr>
          <w:delText xml:space="preserve">• Consistência em forma e significado dos modelos de processos resultantes. </w:delText>
        </w:r>
      </w:del>
    </w:p>
    <w:p w14:paraId="717BF72E" w14:textId="612CCFB6" w:rsidR="55997AC8" w:rsidRPr="008F45D0" w:rsidDel="008F45D0" w:rsidRDefault="55997AC8">
      <w:pPr>
        <w:spacing w:line="480" w:lineRule="auto"/>
        <w:ind w:firstLine="348"/>
        <w:jc w:val="both"/>
        <w:rPr>
          <w:del w:id="3022" w:author="Emeson Santos" w:date="2019-08-23T08:59:00Z"/>
          <w:rFonts w:eastAsia="Times New Roman" w:cs="Times New Roman"/>
        </w:rPr>
        <w:pPrChange w:id="3023" w:author="Emeson Santos" w:date="2019-08-23T09:50:00Z">
          <w:pPr>
            <w:spacing w:after="160" w:line="259" w:lineRule="auto"/>
            <w:ind w:firstLine="348"/>
            <w:jc w:val="both"/>
          </w:pPr>
        </w:pPrChange>
      </w:pPr>
      <w:del w:id="3024" w:author="Emeson Santos" w:date="2019-08-23T08:59:00Z">
        <w:r w:rsidRPr="008F45D0" w:rsidDel="008F45D0">
          <w:rPr>
            <w:rFonts w:eastAsia="Times New Roman" w:cs="Times New Roman"/>
          </w:rPr>
          <w:delText>• Importação ferramentas e exportação de modelos de processos entre diferentes.</w:delText>
        </w:r>
      </w:del>
    </w:p>
    <w:p w14:paraId="7126EA45" w14:textId="42431170" w:rsidR="55997AC8" w:rsidRPr="008F45D0" w:rsidDel="008F45D0" w:rsidRDefault="55997AC8">
      <w:pPr>
        <w:spacing w:line="480" w:lineRule="auto"/>
        <w:ind w:firstLine="348"/>
        <w:jc w:val="both"/>
        <w:rPr>
          <w:del w:id="3025" w:author="Emeson Santos" w:date="2019-08-23T08:59:00Z"/>
          <w:rFonts w:eastAsia="Times New Roman" w:cs="Times New Roman"/>
        </w:rPr>
        <w:pPrChange w:id="3026" w:author="Emeson Santos" w:date="2019-08-23T09:50:00Z">
          <w:pPr>
            <w:spacing w:after="160" w:line="259" w:lineRule="auto"/>
            <w:ind w:firstLine="348"/>
            <w:jc w:val="both"/>
          </w:pPr>
        </w:pPrChange>
      </w:pPr>
      <w:del w:id="3027" w:author="Emeson Santos" w:date="2019-08-23T08:59:00Z">
        <w:r w:rsidRPr="008F45D0" w:rsidDel="008F45D0">
          <w:rPr>
            <w:rFonts w:eastAsia="Times New Roman" w:cs="Times New Roman"/>
          </w:rPr>
          <w:delText>• Geração de aplicações a partir de modelos de processos.</w:delText>
        </w:r>
      </w:del>
    </w:p>
    <w:p w14:paraId="0D26275C" w14:textId="1A09D18D" w:rsidR="55997AC8" w:rsidRPr="008F45D0" w:rsidDel="008F45D0" w:rsidRDefault="55997AC8">
      <w:pPr>
        <w:spacing w:line="480" w:lineRule="auto"/>
        <w:ind w:firstLine="348"/>
        <w:jc w:val="both"/>
        <w:rPr>
          <w:del w:id="3028" w:author="Emeson Santos" w:date="2019-08-23T08:59:00Z"/>
          <w:rFonts w:eastAsia="Times New Roman" w:cs="Times New Roman"/>
        </w:rPr>
        <w:pPrChange w:id="3029" w:author="Emeson Santos" w:date="2019-08-23T09:50:00Z">
          <w:pPr>
            <w:spacing w:after="160" w:line="259" w:lineRule="auto"/>
            <w:ind w:firstLine="348"/>
            <w:jc w:val="both"/>
          </w:pPr>
        </w:pPrChange>
      </w:pPr>
      <w:del w:id="3030" w:author="Emeson Santos" w:date="2019-08-23T08:59:00Z">
        <w:r w:rsidRPr="008F45D0" w:rsidDel="008F45D0">
          <w:rPr>
            <w:rFonts w:eastAsia="Times New Roman" w:cs="Times New Roman"/>
          </w:rPr>
          <w:delText>Esta seção apresenta uma descrição resumida de algumas das notações de modelagem comumente encontradas.(Brasil, 2013)</w:delText>
        </w:r>
      </w:del>
    </w:p>
    <w:p w14:paraId="0FC918AF" w14:textId="1F6119DE" w:rsidR="55997AC8" w:rsidRPr="008F45D0" w:rsidDel="008F45D0" w:rsidRDefault="55997AC8">
      <w:pPr>
        <w:spacing w:line="480" w:lineRule="auto"/>
        <w:ind w:firstLine="720"/>
        <w:jc w:val="both"/>
        <w:rPr>
          <w:del w:id="3031" w:author="Emeson Santos" w:date="2019-08-23T08:59:00Z"/>
        </w:rPr>
        <w:pPrChange w:id="3032" w:author="Emeson Santos" w:date="2019-08-23T09:50:00Z">
          <w:pPr>
            <w:spacing w:after="160" w:line="256" w:lineRule="auto"/>
            <w:ind w:firstLine="720"/>
            <w:jc w:val="both"/>
          </w:pPr>
        </w:pPrChange>
      </w:pPr>
      <w:del w:id="3033" w:author="Emeson Santos" w:date="2019-08-23T08:59:00Z">
        <w:r w:rsidRPr="005C122D" w:rsidDel="008F45D0">
          <w:rPr>
            <w:noProof/>
          </w:rPr>
          <w:drawing>
            <wp:inline distT="0" distB="0" distL="0" distR="0" wp14:anchorId="4115626F" wp14:editId="35CD86B3">
              <wp:extent cx="4714875" cy="4019550"/>
              <wp:effectExtent l="0" t="0" r="0" b="0"/>
              <wp:docPr id="1850691936" name="Imagem 1850691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4714875" cy="4019550"/>
                      </a:xfrm>
                      <a:prstGeom prst="rect">
                        <a:avLst/>
                      </a:prstGeom>
                    </pic:spPr>
                  </pic:pic>
                </a:graphicData>
              </a:graphic>
            </wp:inline>
          </w:drawing>
        </w:r>
      </w:del>
    </w:p>
    <w:p w14:paraId="7DA460B0" w14:textId="1B37EB83" w:rsidR="55997AC8" w:rsidRPr="008F45D0" w:rsidDel="008F45D0" w:rsidRDefault="55997AC8">
      <w:pPr>
        <w:spacing w:line="480" w:lineRule="auto"/>
        <w:ind w:firstLine="720"/>
        <w:jc w:val="both"/>
        <w:rPr>
          <w:del w:id="3034" w:author="Emeson Santos" w:date="2019-08-23T08:59:00Z"/>
          <w:rFonts w:cs="Times New Roman"/>
        </w:rPr>
        <w:pPrChange w:id="3035" w:author="Emeson Santos" w:date="2019-08-23T09:50:00Z">
          <w:pPr>
            <w:ind w:firstLine="720"/>
            <w:jc w:val="both"/>
          </w:pPr>
        </w:pPrChange>
      </w:pPr>
      <w:del w:id="3036" w:author="Emeson Santos" w:date="2019-08-23T08:59:00Z">
        <w:r w:rsidRPr="008F45D0" w:rsidDel="008F45D0">
          <w:delText>O processo de negócio tem suas próprias metas e objetivos. Esses objetivos têm que estar alinhados ao da empresa, pois se eles não estiverem bem alinhados com a estratégia da empresa a melhoria do processo tende a melhorar uma área funcional dentro da organização e não o processo como um todo.</w:delText>
        </w:r>
        <w:r w:rsidRPr="008F45D0" w:rsidDel="008F45D0">
          <w:rPr>
            <w:rFonts w:cs="Times New Roman"/>
          </w:rPr>
          <w:delText xml:space="preserve"> </w:delText>
        </w:r>
        <w:commentRangeStart w:id="3037"/>
        <w:r w:rsidRPr="008F45D0" w:rsidDel="008F45D0">
          <w:rPr>
            <w:rFonts w:cs="Times New Roman"/>
          </w:rPr>
          <w:delText xml:space="preserve">(BORGES, 2015, p. 12). </w:delText>
        </w:r>
        <w:commentRangeEnd w:id="3037"/>
        <w:r w:rsidRPr="008F45D0" w:rsidDel="008F45D0">
          <w:commentReference w:id="3037"/>
        </w:r>
      </w:del>
    </w:p>
    <w:p w14:paraId="1AA4F60D" w14:textId="1B2C2E1C" w:rsidR="55997AC8" w:rsidRPr="008F45D0" w:rsidDel="008F45D0" w:rsidRDefault="55997AC8">
      <w:pPr>
        <w:spacing w:line="480" w:lineRule="auto"/>
        <w:ind w:firstLine="720"/>
        <w:jc w:val="both"/>
        <w:rPr>
          <w:del w:id="3038" w:author="Emeson Santos" w:date="2019-08-23T08:59:00Z"/>
          <w:rFonts w:eastAsia="Times New Roman" w:cs="Times New Roman"/>
        </w:rPr>
        <w:pPrChange w:id="3039" w:author="Emeson Santos" w:date="2019-08-23T09:50:00Z">
          <w:pPr>
            <w:ind w:firstLine="720"/>
            <w:jc w:val="both"/>
          </w:pPr>
        </w:pPrChange>
      </w:pPr>
      <w:del w:id="3040" w:author="Emeson Santos" w:date="2019-08-23T08:59:00Z">
        <w:r w:rsidRPr="008F45D0" w:rsidDel="008F45D0">
          <w:rPr>
            <w:rFonts w:eastAsia="Times New Roman" w:cs="Times New Roman"/>
          </w:rPr>
          <w:delText>Sintamos sobre processo de negócio e sobre a modelagem de processo de negócio nesta seção, na próxima iremos falar sobre as ferramentas que pode ser utilizada para notações de modelagem. Destas ferramentas citadas iremos utilizar o BPMN para o processo de modelagem de chefia da universidade federal de Sergipe (UFS).</w:delText>
        </w:r>
      </w:del>
    </w:p>
    <w:p w14:paraId="22121FE1" w14:textId="08F1B367" w:rsidR="55997AC8" w:rsidRPr="008F45D0" w:rsidDel="008F45D0" w:rsidRDefault="55997AC8">
      <w:pPr>
        <w:spacing w:line="480" w:lineRule="auto"/>
        <w:ind w:firstLine="720"/>
        <w:jc w:val="both"/>
        <w:rPr>
          <w:del w:id="3041" w:author="Emeson Santos" w:date="2019-08-23T08:59:00Z"/>
        </w:rPr>
        <w:pPrChange w:id="3042" w:author="Emeson Santos" w:date="2019-08-23T09:50:00Z">
          <w:pPr>
            <w:spacing w:after="160" w:line="256" w:lineRule="auto"/>
            <w:ind w:firstLine="720"/>
            <w:jc w:val="both"/>
          </w:pPr>
        </w:pPrChange>
      </w:pPr>
    </w:p>
    <w:p w14:paraId="14DB8D92" w14:textId="3B7C37FB" w:rsidR="001A3312" w:rsidRPr="008F45D0" w:rsidDel="008F45D0" w:rsidRDefault="001A3312">
      <w:pPr>
        <w:spacing w:line="480" w:lineRule="auto"/>
        <w:ind w:left="720"/>
        <w:jc w:val="both"/>
        <w:rPr>
          <w:del w:id="3043" w:author="Emeson Santos" w:date="2019-08-23T08:59:00Z"/>
          <w:rFonts w:eastAsia="Times New Roman" w:cs="Times New Roman"/>
          <w:b/>
          <w:rPrChange w:id="3044" w:author="Emeson Santos" w:date="2019-08-23T09:00:00Z">
            <w:rPr>
              <w:del w:id="3045" w:author="Emeson Santos" w:date="2019-08-23T08:59:00Z"/>
              <w:rFonts w:eastAsia="Times New Roman" w:cs="Times New Roman"/>
              <w:b/>
              <w:color w:val="FF0000"/>
            </w:rPr>
          </w:rPrChange>
        </w:rPr>
        <w:pPrChange w:id="3046" w:author="Emeson Santos" w:date="2019-08-23T09:50:00Z">
          <w:pPr>
            <w:spacing w:after="160" w:line="256" w:lineRule="auto"/>
            <w:ind w:left="720"/>
            <w:jc w:val="both"/>
          </w:pPr>
        </w:pPrChange>
      </w:pPr>
    </w:p>
    <w:p w14:paraId="1F12818A" w14:textId="2ACBCF07" w:rsidR="55997AC8" w:rsidRPr="008F45D0" w:rsidDel="008F45D0" w:rsidRDefault="55997AC8">
      <w:pPr>
        <w:spacing w:line="480" w:lineRule="auto"/>
        <w:jc w:val="both"/>
        <w:rPr>
          <w:del w:id="3047" w:author="Emeson Santos" w:date="2019-08-23T08:59:00Z"/>
          <w:rFonts w:eastAsia="Times New Roman" w:cs="Times New Roman"/>
          <w:b/>
          <w:bCs/>
          <w:sz w:val="28"/>
          <w:szCs w:val="28"/>
        </w:rPr>
        <w:pPrChange w:id="3048" w:author="Emeson Santos" w:date="2019-08-23T09:50:00Z">
          <w:pPr>
            <w:spacing w:after="160" w:line="256" w:lineRule="auto"/>
            <w:jc w:val="both"/>
          </w:pPr>
        </w:pPrChange>
      </w:pPr>
      <w:del w:id="3049" w:author="Emeson Santos" w:date="2019-08-23T08:59:00Z">
        <w:r w:rsidRPr="008F45D0" w:rsidDel="008F45D0">
          <w:rPr>
            <w:rFonts w:eastAsia="Times New Roman" w:cs="Times New Roman"/>
            <w:b/>
            <w:bCs/>
            <w:sz w:val="28"/>
            <w:szCs w:val="28"/>
          </w:rPr>
          <w:delText>2.2.</w:delText>
        </w:r>
        <w:r w:rsidRPr="008F45D0" w:rsidDel="008F45D0">
          <w:rPr>
            <w:rFonts w:eastAsia="Times New Roman" w:cs="Times New Roman"/>
            <w:sz w:val="14"/>
            <w:szCs w:val="14"/>
          </w:rPr>
          <w:delText xml:space="preserve"> </w:delText>
        </w:r>
        <w:r w:rsidRPr="008F45D0" w:rsidDel="008F45D0">
          <w:rPr>
            <w:rFonts w:eastAsia="Times New Roman" w:cs="Times New Roman"/>
            <w:b/>
            <w:bCs/>
            <w:sz w:val="28"/>
            <w:szCs w:val="28"/>
          </w:rPr>
          <w:delText xml:space="preserve"> FERRAMENTA</w:delText>
        </w:r>
      </w:del>
    </w:p>
    <w:p w14:paraId="32594488" w14:textId="53AAB32D" w:rsidR="55997AC8" w:rsidRPr="008F45D0" w:rsidDel="008F45D0" w:rsidRDefault="55997AC8">
      <w:pPr>
        <w:spacing w:line="480" w:lineRule="auto"/>
        <w:ind w:firstLine="720"/>
        <w:jc w:val="both"/>
        <w:rPr>
          <w:del w:id="3050" w:author="Emeson Santos" w:date="2019-08-23T08:59:00Z"/>
        </w:rPr>
        <w:pPrChange w:id="3051" w:author="Emeson Santos" w:date="2019-08-23T09:50:00Z">
          <w:pPr>
            <w:ind w:firstLine="720"/>
            <w:jc w:val="both"/>
          </w:pPr>
        </w:pPrChange>
      </w:pPr>
      <w:del w:id="3052" w:author="Emeson Santos" w:date="2019-08-23T08:59:00Z">
        <w:r w:rsidRPr="008F45D0" w:rsidDel="008F45D0">
          <w:rPr>
            <w:rFonts w:eastAsia="Times New Roman" w:cs="Times New Roman"/>
          </w:rPr>
          <w:delText>Existem várias ferramentas de modelagem disponíveis que vão desde o uso de simples quadros brancos, flip-chart ou notas autoadesivas, até ferramentas sofisticadas e especializadas de BPM que incluem modelagem e armazenamentos de dados para modelos de processos. O uso de quadro branco com canetas de tinta removível para desenho de fluxo de processo e flip-chart para capturar outras informações e, então, transcrever resultados para uma ferramenta de desenho, modelagem ou ferramenta de informação é um método comum utilizado em workshops, entrevistas, ou seções de modelagem dirigidas ou estruturadas.</w:delText>
        </w:r>
      </w:del>
    </w:p>
    <w:p w14:paraId="693662F5" w14:textId="67062D93" w:rsidR="55997AC8" w:rsidRPr="008F45D0" w:rsidDel="008F45D0" w:rsidRDefault="55997AC8">
      <w:pPr>
        <w:spacing w:line="480" w:lineRule="auto"/>
        <w:ind w:firstLine="720"/>
        <w:jc w:val="both"/>
        <w:rPr>
          <w:del w:id="3053" w:author="Emeson Santos" w:date="2019-08-23T08:59:00Z"/>
        </w:rPr>
        <w:pPrChange w:id="3054" w:author="Emeson Santos" w:date="2019-08-23T09:50:00Z">
          <w:pPr>
            <w:ind w:firstLine="720"/>
            <w:jc w:val="both"/>
          </w:pPr>
        </w:pPrChange>
      </w:pPr>
      <w:del w:id="3055" w:author="Emeson Santos" w:date="2019-08-23T08:59:00Z">
        <w:r w:rsidRPr="008F45D0" w:rsidDel="008F45D0">
          <w:rPr>
            <w:rFonts w:eastAsia="Times New Roman" w:cs="Times New Roman"/>
          </w:rPr>
          <w:delText>Outra técnica comum de workshop é colar nas paredes de uma sala papéis grandes de flip-chart para que os participantes coloquem sobre eles papéis adesivos removíveis até conseguirem rearranjar atividades em uma sequência acordada. O modelo resultante deve, então, ser transcrito para uma ferramenta de desenho, modelagem ou de informação. Também têm sido utilizadas com vantagens ferramentas computadorizadas para desenhar e visualizar os modelos em telas grandes com projetores. O modelo é amplamente visível e pode ser discutido e modificado durante o workshop. Quando a sessão é concluída, nenhuma transferência é necessária para outro conjunto de ferramentas. (Brasil, 2013).</w:delText>
        </w:r>
      </w:del>
    </w:p>
    <w:p w14:paraId="5642E1CF" w14:textId="79A5E63C" w:rsidR="55997AC8" w:rsidRPr="008F45D0" w:rsidDel="008F45D0" w:rsidRDefault="55997AC8">
      <w:pPr>
        <w:spacing w:line="480" w:lineRule="auto"/>
        <w:ind w:firstLine="720"/>
        <w:jc w:val="both"/>
        <w:rPr>
          <w:del w:id="3056" w:author="Emeson Santos" w:date="2019-08-23T08:59:00Z"/>
        </w:rPr>
        <w:pPrChange w:id="3057" w:author="Emeson Santos" w:date="2019-08-23T09:50:00Z">
          <w:pPr>
            <w:ind w:firstLine="720"/>
            <w:jc w:val="both"/>
          </w:pPr>
        </w:pPrChange>
      </w:pPr>
      <w:del w:id="3058" w:author="Emeson Santos" w:date="2019-08-23T08:59:00Z">
        <w:r w:rsidRPr="008F45D0" w:rsidDel="008F45D0">
          <w:rPr>
            <w:rFonts w:eastAsia="Times New Roman" w:cs="Times New Roman"/>
          </w:rPr>
          <w:delText>Fluxogramas têm sido utilizados por décadas e são baseados em um conjunto simples de símbolos para operações, decisões e outros elementos de processo. A notação para o mapeamento de fluxo mais comum foi aprovado como um padrão ANSI em 1970 para representar fluxos de sistemas.</w:delText>
        </w:r>
      </w:del>
    </w:p>
    <w:p w14:paraId="4136DDDF" w14:textId="07677564" w:rsidR="55997AC8" w:rsidRPr="008F45D0" w:rsidDel="008F45D0" w:rsidRDefault="55997AC8">
      <w:pPr>
        <w:spacing w:line="480" w:lineRule="auto"/>
        <w:ind w:firstLine="720"/>
        <w:jc w:val="both"/>
        <w:rPr>
          <w:del w:id="3059" w:author="Emeson Santos" w:date="2019-08-23T08:59:00Z"/>
        </w:rPr>
        <w:pPrChange w:id="3060" w:author="Emeson Santos" w:date="2019-08-23T09:50:00Z">
          <w:pPr>
            <w:ind w:firstLine="720"/>
            <w:jc w:val="both"/>
          </w:pPr>
        </w:pPrChange>
      </w:pPr>
      <w:del w:id="3061" w:author="Emeson Santos" w:date="2019-08-23T08:59:00Z">
        <w:r w:rsidRPr="008F45D0" w:rsidDel="008F45D0">
          <w:rPr>
            <w:rFonts w:eastAsia="Times New Roman" w:cs="Times New Roman"/>
          </w:rPr>
          <w:delText>Outras notações de fluxogramas têm sido utilizadas por engenheiros industriais com símbolos diferentes e esquemas para mapeamentos industriais específicos. Fluxogramas são usados para descrever o fluxo de materiais, papéis e trabalho ou a colocação de máquinas, análise de saídas e entradas em centros de expedição.</w:delText>
        </w:r>
      </w:del>
    </w:p>
    <w:p w14:paraId="689405E2" w14:textId="270F3873" w:rsidR="55997AC8" w:rsidRPr="008F45D0" w:rsidDel="008F45D0" w:rsidRDefault="55997AC8">
      <w:pPr>
        <w:spacing w:line="480" w:lineRule="auto"/>
        <w:jc w:val="both"/>
        <w:rPr>
          <w:del w:id="3062" w:author="Emeson Santos" w:date="2019-08-23T08:59:00Z"/>
          <w:rFonts w:eastAsia="Times New Roman" w:cs="Times New Roman"/>
        </w:rPr>
        <w:pPrChange w:id="3063" w:author="Emeson Santos" w:date="2019-08-23T09:50:00Z">
          <w:pPr>
            <w:jc w:val="both"/>
          </w:pPr>
        </w:pPrChange>
      </w:pPr>
    </w:p>
    <w:p w14:paraId="53AC6821" w14:textId="49049286" w:rsidR="55997AC8" w:rsidRPr="008F45D0" w:rsidDel="008F45D0" w:rsidRDefault="55997AC8">
      <w:pPr>
        <w:spacing w:line="480" w:lineRule="auto"/>
        <w:jc w:val="both"/>
        <w:rPr>
          <w:del w:id="3064" w:author="Emeson Santos" w:date="2019-08-23T08:59:00Z"/>
        </w:rPr>
        <w:pPrChange w:id="3065" w:author="Emeson Santos" w:date="2019-08-23T09:50:00Z">
          <w:pPr>
            <w:jc w:val="both"/>
          </w:pPr>
        </w:pPrChange>
      </w:pPr>
      <w:del w:id="3066" w:author="Emeson Santos" w:date="2019-08-23T08:59:00Z">
        <w:r w:rsidRPr="008F45D0" w:rsidDel="008F45D0">
          <w:rPr>
            <w:rFonts w:eastAsia="Times New Roman" w:cs="Times New Roman"/>
          </w:rPr>
          <w:delText>Um típico fluxograma pode ter os seguintes tipos de símbolos:</w:delText>
        </w:r>
      </w:del>
    </w:p>
    <w:p w14:paraId="3406A87E" w14:textId="4F75EFA4" w:rsidR="55997AC8" w:rsidRPr="008F45D0" w:rsidDel="008F45D0" w:rsidRDefault="55997AC8">
      <w:pPr>
        <w:spacing w:line="480" w:lineRule="auto"/>
        <w:jc w:val="both"/>
        <w:rPr>
          <w:del w:id="3067" w:author="Emeson Santos" w:date="2019-08-23T08:59:00Z"/>
          <w:rFonts w:eastAsia="Times New Roman" w:cs="Times New Roman"/>
        </w:rPr>
        <w:pPrChange w:id="3068" w:author="Emeson Santos" w:date="2019-08-23T09:50:00Z">
          <w:pPr>
            <w:jc w:val="both"/>
          </w:pPr>
        </w:pPrChange>
      </w:pPr>
    </w:p>
    <w:p w14:paraId="6AE0C99B" w14:textId="0F921332" w:rsidR="55997AC8" w:rsidRPr="008F45D0" w:rsidDel="008F45D0" w:rsidRDefault="55997AC8">
      <w:pPr>
        <w:spacing w:line="480" w:lineRule="auto"/>
        <w:ind w:firstLine="720"/>
        <w:jc w:val="both"/>
        <w:rPr>
          <w:del w:id="3069" w:author="Emeson Santos" w:date="2019-08-23T08:59:00Z"/>
        </w:rPr>
        <w:pPrChange w:id="3070" w:author="Emeson Santos" w:date="2019-08-23T09:50:00Z">
          <w:pPr>
            <w:ind w:firstLine="720"/>
            <w:jc w:val="both"/>
          </w:pPr>
        </w:pPrChange>
      </w:pPr>
      <w:del w:id="3071" w:author="Emeson Santos" w:date="2019-08-23T08:59:00Z">
        <w:r w:rsidRPr="008F45D0" w:rsidDel="008F45D0">
          <w:rPr>
            <w:rFonts w:eastAsia="Times New Roman" w:cs="Times New Roman"/>
          </w:rPr>
          <w:delText>• Símbolos de início e fim representados por retângulos arredondados geralmente contendo a palavra "Início" ou "Fim", ou outra frase sinalizando o começo ou término de um processo como "submeter consulta" ou "receber produto"</w:delText>
        </w:r>
      </w:del>
    </w:p>
    <w:p w14:paraId="2507BD3B" w14:textId="0FC1DCAA" w:rsidR="55997AC8" w:rsidRPr="008F45D0" w:rsidDel="008F45D0" w:rsidRDefault="55997AC8">
      <w:pPr>
        <w:spacing w:line="480" w:lineRule="auto"/>
        <w:ind w:firstLine="720"/>
        <w:jc w:val="both"/>
        <w:rPr>
          <w:del w:id="3072" w:author="Emeson Santos" w:date="2019-08-23T08:59:00Z"/>
        </w:rPr>
        <w:pPrChange w:id="3073" w:author="Emeson Santos" w:date="2019-08-23T09:50:00Z">
          <w:pPr>
            <w:ind w:firstLine="720"/>
            <w:jc w:val="both"/>
          </w:pPr>
        </w:pPrChange>
      </w:pPr>
      <w:del w:id="3074" w:author="Emeson Santos" w:date="2019-08-23T08:59:00Z">
        <w:r w:rsidRPr="008F45D0" w:rsidDel="008F45D0">
          <w:rPr>
            <w:rFonts w:eastAsia="Times New Roman" w:cs="Times New Roman"/>
          </w:rPr>
          <w:delText>• Setas provenientes de um símbolo e terminando em outro, indicando que o controle passa de um símbolo para o próximo</w:delText>
        </w:r>
      </w:del>
    </w:p>
    <w:p w14:paraId="0EC75CAA" w14:textId="66100289" w:rsidR="55997AC8" w:rsidRPr="008F45D0" w:rsidDel="008F45D0" w:rsidRDefault="55997AC8">
      <w:pPr>
        <w:spacing w:line="480" w:lineRule="auto"/>
        <w:ind w:firstLine="720"/>
        <w:jc w:val="both"/>
        <w:rPr>
          <w:del w:id="3075" w:author="Emeson Santos" w:date="2019-08-23T08:59:00Z"/>
        </w:rPr>
        <w:pPrChange w:id="3076" w:author="Emeson Santos" w:date="2019-08-23T09:50:00Z">
          <w:pPr>
            <w:ind w:firstLine="720"/>
            <w:jc w:val="both"/>
          </w:pPr>
        </w:pPrChange>
      </w:pPr>
      <w:del w:id="3077" w:author="Emeson Santos" w:date="2019-08-23T08:59:00Z">
        <w:r w:rsidRPr="008F45D0" w:rsidDel="008F45D0">
          <w:rPr>
            <w:rFonts w:eastAsia="Times New Roman" w:cs="Times New Roman"/>
          </w:rPr>
          <w:delText>• Passos de processamento representados como retângulos</w:delText>
        </w:r>
      </w:del>
    </w:p>
    <w:p w14:paraId="11B75F80" w14:textId="0F3E2FB1" w:rsidR="55997AC8" w:rsidRPr="008F45D0" w:rsidDel="008F45D0" w:rsidRDefault="55997AC8">
      <w:pPr>
        <w:spacing w:line="480" w:lineRule="auto"/>
        <w:ind w:firstLine="720"/>
        <w:jc w:val="both"/>
        <w:rPr>
          <w:del w:id="3078" w:author="Emeson Santos" w:date="2019-08-23T08:59:00Z"/>
          <w:rFonts w:eastAsia="Times New Roman" w:cs="Times New Roman"/>
        </w:rPr>
        <w:pPrChange w:id="3079" w:author="Emeson Santos" w:date="2019-08-23T09:50:00Z">
          <w:pPr>
            <w:ind w:firstLine="720"/>
            <w:jc w:val="both"/>
          </w:pPr>
        </w:pPrChange>
      </w:pPr>
    </w:p>
    <w:p w14:paraId="5AA93297" w14:textId="3F15410E" w:rsidR="55997AC8" w:rsidRPr="008F45D0" w:rsidDel="008F45D0" w:rsidRDefault="55997AC8">
      <w:pPr>
        <w:spacing w:line="480" w:lineRule="auto"/>
        <w:ind w:firstLine="720"/>
        <w:jc w:val="both"/>
        <w:rPr>
          <w:del w:id="3080" w:author="Emeson Santos" w:date="2019-08-23T08:59:00Z"/>
          <w:rFonts w:eastAsia="Times New Roman" w:cs="Times New Roman"/>
        </w:rPr>
        <w:pPrChange w:id="3081" w:author="Emeson Santos" w:date="2019-08-23T09:50:00Z">
          <w:pPr>
            <w:ind w:firstLine="720"/>
            <w:jc w:val="both"/>
          </w:pPr>
        </w:pPrChange>
      </w:pPr>
      <w:del w:id="3082" w:author="Emeson Santos" w:date="2019-08-23T08:59:00Z">
        <w:r w:rsidRPr="008F45D0" w:rsidDel="008F45D0">
          <w:rPr>
            <w:rFonts w:eastAsia="Times New Roman" w:cs="Times New Roman"/>
          </w:rPr>
          <w:delText>•  Entradas e saídas representadas por paralelogramos</w:delText>
        </w:r>
      </w:del>
    </w:p>
    <w:p w14:paraId="024744A5" w14:textId="2D6D9BFD" w:rsidR="55997AC8" w:rsidRPr="008F45D0" w:rsidDel="008F45D0" w:rsidRDefault="55997AC8">
      <w:pPr>
        <w:spacing w:line="480" w:lineRule="auto"/>
        <w:ind w:firstLine="720"/>
        <w:jc w:val="both"/>
        <w:rPr>
          <w:del w:id="3083" w:author="Emeson Santos" w:date="2019-08-23T08:59:00Z"/>
          <w:rFonts w:eastAsia="Times New Roman" w:cs="Times New Roman"/>
        </w:rPr>
        <w:pPrChange w:id="3084" w:author="Emeson Santos" w:date="2019-08-23T09:50:00Z">
          <w:pPr>
            <w:ind w:firstLine="720"/>
            <w:jc w:val="both"/>
          </w:pPr>
        </w:pPrChange>
      </w:pPr>
    </w:p>
    <w:p w14:paraId="62586047" w14:textId="03B2DF79" w:rsidR="55997AC8" w:rsidRPr="008F45D0" w:rsidDel="008F45D0" w:rsidRDefault="55997AC8">
      <w:pPr>
        <w:spacing w:line="480" w:lineRule="auto"/>
        <w:ind w:firstLine="720"/>
        <w:jc w:val="both"/>
        <w:rPr>
          <w:del w:id="3085" w:author="Emeson Santos" w:date="2019-08-23T08:59:00Z"/>
          <w:rFonts w:eastAsia="Times New Roman" w:cs="Times New Roman"/>
        </w:rPr>
        <w:pPrChange w:id="3086" w:author="Emeson Santos" w:date="2019-08-23T09:50:00Z">
          <w:pPr>
            <w:ind w:firstLine="720"/>
            <w:jc w:val="both"/>
          </w:pPr>
        </w:pPrChange>
      </w:pPr>
      <w:del w:id="3087" w:author="Emeson Santos" w:date="2019-08-23T08:59:00Z">
        <w:r w:rsidRPr="008F45D0" w:rsidDel="008F45D0">
          <w:rPr>
            <w:rFonts w:eastAsia="Times New Roman" w:cs="Times New Roman"/>
          </w:rPr>
          <w:delText>• Condição ou decisão representada como losango, geralmente contendo teste de sim/não ou verdadeiro/falso. Esse símbolo é único na medida em que possui duas setas saindo, geralmente a partir da extremidade inferior e extremidade direita, uma correspondente a sim ou verdadeiro e uma correspondente a não ou falso. As setas devem ser rotuladas. Mais de duas setas podem ser utilizadas, mas é normalmente um indicativo claro de que uma decisão complexa está para ser tomada, caso que pode necessitar ser mais detalhado ou substituído por um símbolo de "processo predefinido" (Brasil, 2013).</w:delText>
        </w:r>
      </w:del>
    </w:p>
    <w:p w14:paraId="52F5721A" w14:textId="5D3CEBF0" w:rsidR="55997AC8" w:rsidRPr="008F45D0" w:rsidDel="008F45D0" w:rsidRDefault="55997AC8">
      <w:pPr>
        <w:spacing w:line="480" w:lineRule="auto"/>
        <w:jc w:val="both"/>
        <w:rPr>
          <w:del w:id="3088" w:author="Emeson Santos" w:date="2019-08-23T08:59:00Z"/>
          <w:rFonts w:eastAsia="Times New Roman" w:cs="Times New Roman"/>
        </w:rPr>
        <w:pPrChange w:id="3089" w:author="Emeson Santos" w:date="2019-08-23T09:50:00Z">
          <w:pPr>
            <w:jc w:val="both"/>
          </w:pPr>
        </w:pPrChange>
      </w:pPr>
      <w:del w:id="3090" w:author="Emeson Santos" w:date="2019-08-23T08:59:00Z">
        <w:r w:rsidRPr="005C122D" w:rsidDel="008F45D0">
          <w:rPr>
            <w:noProof/>
          </w:rPr>
          <w:drawing>
            <wp:inline distT="0" distB="0" distL="0" distR="0" wp14:anchorId="15788EF6" wp14:editId="052F13F2">
              <wp:extent cx="5876925" cy="1880667"/>
              <wp:effectExtent l="0" t="0" r="0" b="0"/>
              <wp:docPr id="1995063147" name="Imagem 1995063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5876925" cy="1880667"/>
                      </a:xfrm>
                      <a:prstGeom prst="rect">
                        <a:avLst/>
                      </a:prstGeom>
                    </pic:spPr>
                  </pic:pic>
                </a:graphicData>
              </a:graphic>
            </wp:inline>
          </w:drawing>
        </w:r>
      </w:del>
    </w:p>
    <w:p w14:paraId="36A93165" w14:textId="0534440A" w:rsidR="55997AC8" w:rsidRPr="008F45D0" w:rsidDel="008F45D0" w:rsidRDefault="55997AC8">
      <w:pPr>
        <w:spacing w:line="480" w:lineRule="auto"/>
        <w:ind w:firstLine="720"/>
        <w:jc w:val="both"/>
        <w:rPr>
          <w:del w:id="3091" w:author="Emeson Santos" w:date="2019-08-23T08:59:00Z"/>
          <w:rFonts w:eastAsia="Times New Roman" w:cs="Times New Roman"/>
        </w:rPr>
        <w:pPrChange w:id="3092" w:author="Emeson Santos" w:date="2019-08-23T09:50:00Z">
          <w:pPr>
            <w:ind w:firstLine="720"/>
            <w:jc w:val="both"/>
          </w:pPr>
        </w:pPrChange>
      </w:pPr>
    </w:p>
    <w:p w14:paraId="5E7D2C75" w14:textId="4122DA12" w:rsidR="55997AC8" w:rsidRPr="008F45D0" w:rsidDel="008F45D0" w:rsidRDefault="55997AC8">
      <w:pPr>
        <w:spacing w:line="480" w:lineRule="auto"/>
        <w:ind w:firstLine="720"/>
        <w:jc w:val="both"/>
        <w:rPr>
          <w:del w:id="3093" w:author="Emeson Santos" w:date="2019-08-23T08:59:00Z"/>
          <w:rFonts w:eastAsia="Times New Roman" w:cs="Times New Roman"/>
        </w:rPr>
        <w:pPrChange w:id="3094" w:author="Emeson Santos" w:date="2019-08-23T09:50:00Z">
          <w:pPr>
            <w:ind w:firstLine="720"/>
            <w:jc w:val="both"/>
          </w:pPr>
        </w:pPrChange>
      </w:pPr>
    </w:p>
    <w:p w14:paraId="04174A3F" w14:textId="44E3B4E2" w:rsidR="004A0712" w:rsidRPr="008F45D0" w:rsidDel="008F45D0" w:rsidRDefault="004240D8">
      <w:pPr>
        <w:spacing w:line="480" w:lineRule="auto"/>
        <w:jc w:val="both"/>
        <w:rPr>
          <w:del w:id="3095" w:author="Emeson Santos" w:date="2019-08-23T08:59:00Z"/>
          <w:rFonts w:eastAsia="Times New Roman" w:cs="Times New Roman"/>
        </w:rPr>
        <w:pPrChange w:id="3096" w:author="Emeson Santos" w:date="2019-08-23T09:50:00Z">
          <w:pPr>
            <w:spacing w:after="160" w:line="256" w:lineRule="auto"/>
            <w:jc w:val="both"/>
          </w:pPr>
        </w:pPrChange>
      </w:pPr>
      <w:del w:id="3097" w:author="Emeson Santos" w:date="2019-08-23T08:59:00Z">
        <w:r w:rsidRPr="008F45D0" w:rsidDel="008F45D0">
          <w:rPr>
            <w:rFonts w:eastAsia="Times New Roman" w:cs="Times New Roman"/>
            <w:b/>
            <w:bCs/>
            <w:rPrChange w:id="3098" w:author="Emeson Santos" w:date="2019-08-23T09:00:00Z">
              <w:rPr>
                <w:rFonts w:eastAsia="Times New Roman" w:cs="Times New Roman"/>
                <w:b/>
                <w:bCs/>
                <w:color w:val="FF0000"/>
              </w:rPr>
            </w:rPrChange>
          </w:rPr>
          <w:delText xml:space="preserve"> </w:delText>
        </w:r>
      </w:del>
    </w:p>
    <w:p w14:paraId="18407597" w14:textId="5FA4E93B" w:rsidR="004A0712" w:rsidRPr="008F45D0" w:rsidDel="008F45D0" w:rsidRDefault="55997AC8">
      <w:pPr>
        <w:spacing w:line="480" w:lineRule="auto"/>
        <w:ind w:firstLine="720"/>
        <w:jc w:val="both"/>
        <w:rPr>
          <w:del w:id="3099" w:author="Emeson Santos" w:date="2019-08-23T08:59:00Z"/>
        </w:rPr>
        <w:pPrChange w:id="3100" w:author="Emeson Santos" w:date="2019-08-23T09:50:00Z">
          <w:pPr>
            <w:spacing w:after="160" w:line="256" w:lineRule="auto"/>
            <w:ind w:firstLine="720"/>
            <w:jc w:val="both"/>
          </w:pPr>
        </w:pPrChange>
      </w:pPr>
      <w:del w:id="3101" w:author="Emeson Santos" w:date="2019-08-23T08:59:00Z">
        <w:r w:rsidRPr="008F45D0" w:rsidDel="008F45D0">
          <w:rPr>
            <w:rFonts w:eastAsia="Times New Roman" w:cs="Times New Roman"/>
          </w:rPr>
          <w:delText>A UML fornece um conjunto-padrão de técnicas de diagramação e notações para descrever requisitos de sistemas de informação. Embora a UML seja usada para análise e desenho de sistemas, algumas organizações também usam o diagrama de atividades da UML para modelar processos de negócio. A UML é mantida pelo OMG, o mesmo grupo que mantém a BPMN.</w:delText>
        </w:r>
      </w:del>
    </w:p>
    <w:p w14:paraId="601E0382" w14:textId="5D874184" w:rsidR="004A0712" w:rsidRPr="008F45D0" w:rsidDel="008F45D0" w:rsidRDefault="55997AC8">
      <w:pPr>
        <w:spacing w:line="480" w:lineRule="auto"/>
        <w:ind w:firstLine="720"/>
        <w:jc w:val="both"/>
        <w:rPr>
          <w:del w:id="3102" w:author="Emeson Santos" w:date="2019-08-23T08:59:00Z"/>
          <w:rFonts w:eastAsia="Times New Roman" w:cs="Times New Roman"/>
        </w:rPr>
        <w:pPrChange w:id="3103" w:author="Emeson Santos" w:date="2019-08-23T09:50:00Z">
          <w:pPr>
            <w:spacing w:after="160" w:line="256" w:lineRule="auto"/>
            <w:ind w:firstLine="720"/>
            <w:jc w:val="both"/>
          </w:pPr>
        </w:pPrChange>
      </w:pPr>
      <w:del w:id="3104" w:author="Emeson Santos" w:date="2019-08-23T08:59:00Z">
        <w:r w:rsidRPr="008F45D0" w:rsidDel="008F45D0">
          <w:rPr>
            <w:rFonts w:eastAsia="Times New Roman" w:cs="Times New Roman"/>
          </w:rPr>
          <w:delText>Principais Características:</w:delText>
        </w:r>
      </w:del>
    </w:p>
    <w:p w14:paraId="24E79972" w14:textId="1BA12F4D" w:rsidR="004A0712" w:rsidRPr="008F45D0" w:rsidDel="008F45D0" w:rsidRDefault="55997AC8">
      <w:pPr>
        <w:pStyle w:val="PargrafodaLista"/>
        <w:numPr>
          <w:ilvl w:val="1"/>
          <w:numId w:val="8"/>
        </w:numPr>
        <w:spacing w:line="480" w:lineRule="auto"/>
        <w:jc w:val="both"/>
        <w:rPr>
          <w:del w:id="3105" w:author="Emeson Santos" w:date="2019-08-23T08:59:00Z"/>
          <w:sz w:val="22"/>
          <w:szCs w:val="22"/>
        </w:rPr>
        <w:pPrChange w:id="3106" w:author="Emeson Santos" w:date="2019-08-23T09:50:00Z">
          <w:pPr>
            <w:pStyle w:val="PargrafodaLista"/>
            <w:numPr>
              <w:ilvl w:val="1"/>
              <w:numId w:val="8"/>
            </w:numPr>
            <w:spacing w:after="160" w:line="256" w:lineRule="auto"/>
            <w:ind w:left="1440" w:hanging="360"/>
            <w:jc w:val="both"/>
          </w:pPr>
        </w:pPrChange>
      </w:pPr>
      <w:del w:id="3107" w:author="Emeson Santos" w:date="2019-08-23T08:59:00Z">
        <w:r w:rsidRPr="008F45D0" w:rsidDel="008F45D0">
          <w:rPr>
            <w:rFonts w:cs="Times New Roman"/>
            <w:sz w:val="22"/>
            <w:szCs w:val="22"/>
          </w:rPr>
          <w:delText>Conjunto de técnicas de diagramação e notações relacionadas</w:delText>
        </w:r>
      </w:del>
    </w:p>
    <w:p w14:paraId="6E5236D9" w14:textId="523D4F47" w:rsidR="004A0712" w:rsidRPr="008F45D0" w:rsidDel="008F45D0" w:rsidRDefault="55997AC8">
      <w:pPr>
        <w:pStyle w:val="PargrafodaLista"/>
        <w:numPr>
          <w:ilvl w:val="1"/>
          <w:numId w:val="8"/>
        </w:numPr>
        <w:spacing w:line="480" w:lineRule="auto"/>
        <w:jc w:val="both"/>
        <w:rPr>
          <w:del w:id="3108" w:author="Emeson Santos" w:date="2019-08-23T08:59:00Z"/>
          <w:sz w:val="22"/>
          <w:szCs w:val="22"/>
        </w:rPr>
        <w:pPrChange w:id="3109" w:author="Emeson Santos" w:date="2019-08-23T09:50:00Z">
          <w:pPr>
            <w:pStyle w:val="PargrafodaLista"/>
            <w:numPr>
              <w:ilvl w:val="1"/>
              <w:numId w:val="8"/>
            </w:numPr>
            <w:spacing w:after="160" w:line="256" w:lineRule="auto"/>
            <w:ind w:left="1440" w:hanging="360"/>
            <w:jc w:val="both"/>
          </w:pPr>
        </w:pPrChange>
      </w:pPr>
      <w:del w:id="3110" w:author="Emeson Santos" w:date="2019-08-23T08:59:00Z">
        <w:r w:rsidRPr="008F45D0" w:rsidDel="008F45D0">
          <w:rPr>
            <w:rFonts w:cs="Times New Roman"/>
            <w:sz w:val="22"/>
            <w:szCs w:val="22"/>
          </w:rPr>
          <w:delText>Descreve relacionamentos laterais e de pai-filho</w:delText>
        </w:r>
      </w:del>
    </w:p>
    <w:p w14:paraId="680280EC" w14:textId="395D7E3C" w:rsidR="004A0712" w:rsidRPr="008F45D0" w:rsidDel="008F45D0" w:rsidRDefault="55997AC8">
      <w:pPr>
        <w:pStyle w:val="PargrafodaLista"/>
        <w:numPr>
          <w:ilvl w:val="1"/>
          <w:numId w:val="8"/>
        </w:numPr>
        <w:spacing w:line="480" w:lineRule="auto"/>
        <w:jc w:val="both"/>
        <w:rPr>
          <w:del w:id="3111" w:author="Emeson Santos" w:date="2019-08-23T08:59:00Z"/>
          <w:sz w:val="22"/>
          <w:szCs w:val="22"/>
        </w:rPr>
        <w:pPrChange w:id="3112" w:author="Emeson Santos" w:date="2019-08-23T09:50:00Z">
          <w:pPr>
            <w:pStyle w:val="PargrafodaLista"/>
            <w:numPr>
              <w:ilvl w:val="1"/>
              <w:numId w:val="8"/>
            </w:numPr>
            <w:spacing w:after="160" w:line="256" w:lineRule="auto"/>
            <w:ind w:left="1440" w:hanging="360"/>
            <w:jc w:val="both"/>
          </w:pPr>
        </w:pPrChange>
      </w:pPr>
      <w:del w:id="3113" w:author="Emeson Santos" w:date="2019-08-23T08:59:00Z">
        <w:r w:rsidRPr="008F45D0" w:rsidDel="008F45D0">
          <w:rPr>
            <w:rFonts w:cs="Times New Roman"/>
            <w:sz w:val="22"/>
            <w:szCs w:val="22"/>
          </w:rPr>
          <w:delText>O conjunto de símbolos varia de acordo com o tipo de modelo</w:delText>
        </w:r>
      </w:del>
    </w:p>
    <w:p w14:paraId="6A319A51" w14:textId="39874A9E" w:rsidR="004A0712" w:rsidRPr="008F45D0" w:rsidDel="008F45D0" w:rsidRDefault="55997AC8">
      <w:pPr>
        <w:pStyle w:val="PargrafodaLista"/>
        <w:numPr>
          <w:ilvl w:val="1"/>
          <w:numId w:val="8"/>
        </w:numPr>
        <w:spacing w:line="480" w:lineRule="auto"/>
        <w:jc w:val="both"/>
        <w:rPr>
          <w:del w:id="3114" w:author="Emeson Santos" w:date="2019-08-23T08:59:00Z"/>
          <w:sz w:val="22"/>
          <w:szCs w:val="22"/>
        </w:rPr>
        <w:pPrChange w:id="3115" w:author="Emeson Santos" w:date="2019-08-23T09:50:00Z">
          <w:pPr>
            <w:pStyle w:val="PargrafodaLista"/>
            <w:numPr>
              <w:ilvl w:val="1"/>
              <w:numId w:val="8"/>
            </w:numPr>
            <w:spacing w:after="160" w:line="256" w:lineRule="auto"/>
            <w:ind w:left="1440" w:hanging="360"/>
            <w:jc w:val="both"/>
          </w:pPr>
        </w:pPrChange>
      </w:pPr>
      <w:del w:id="3116" w:author="Emeson Santos" w:date="2019-08-23T08:59:00Z">
        <w:r w:rsidRPr="008F45D0" w:rsidDel="008F45D0">
          <w:rPr>
            <w:rFonts w:cs="Times New Roman"/>
            <w:sz w:val="22"/>
            <w:szCs w:val="22"/>
          </w:rPr>
          <w:delText>Um importante subconjunto, sysML, é geralmente utilizado para descrever sistemas e sistemas de sistemas</w:delText>
        </w:r>
      </w:del>
    </w:p>
    <w:p w14:paraId="4B248CAA" w14:textId="2645DA93" w:rsidR="004A0712" w:rsidRPr="008F45D0" w:rsidDel="008F45D0" w:rsidRDefault="55997AC8">
      <w:pPr>
        <w:spacing w:line="480" w:lineRule="auto"/>
        <w:ind w:left="720"/>
        <w:jc w:val="both"/>
        <w:rPr>
          <w:del w:id="3117" w:author="Emeson Santos" w:date="2019-08-23T08:59:00Z"/>
          <w:rFonts w:eastAsia="Times New Roman" w:cs="Times New Roman"/>
        </w:rPr>
        <w:pPrChange w:id="3118" w:author="Emeson Santos" w:date="2019-08-23T09:50:00Z">
          <w:pPr>
            <w:spacing w:after="160" w:line="256" w:lineRule="auto"/>
            <w:ind w:left="720"/>
            <w:jc w:val="both"/>
          </w:pPr>
        </w:pPrChange>
      </w:pPr>
      <w:del w:id="3119" w:author="Emeson Santos" w:date="2019-08-23T08:59:00Z">
        <w:r w:rsidRPr="008F45D0" w:rsidDel="008F45D0">
          <w:rPr>
            <w:rFonts w:eastAsia="Times New Roman" w:cs="Times New Roman"/>
          </w:rPr>
          <w:delText xml:space="preserve">Quando Usar: </w:delText>
        </w:r>
      </w:del>
    </w:p>
    <w:p w14:paraId="55DD1D3A" w14:textId="67A49232" w:rsidR="004A0712" w:rsidRPr="008F45D0" w:rsidDel="008F45D0" w:rsidRDefault="55997AC8">
      <w:pPr>
        <w:pStyle w:val="PargrafodaLista"/>
        <w:numPr>
          <w:ilvl w:val="1"/>
          <w:numId w:val="3"/>
        </w:numPr>
        <w:spacing w:line="480" w:lineRule="auto"/>
        <w:jc w:val="both"/>
        <w:rPr>
          <w:del w:id="3120" w:author="Emeson Santos" w:date="2019-08-23T08:59:00Z"/>
          <w:sz w:val="22"/>
          <w:szCs w:val="22"/>
        </w:rPr>
        <w:pPrChange w:id="3121" w:author="Emeson Santos" w:date="2019-08-23T09:50:00Z">
          <w:pPr>
            <w:pStyle w:val="PargrafodaLista"/>
            <w:numPr>
              <w:ilvl w:val="1"/>
              <w:numId w:val="3"/>
            </w:numPr>
            <w:spacing w:after="160" w:line="256" w:lineRule="auto"/>
            <w:ind w:left="1440" w:hanging="360"/>
            <w:jc w:val="both"/>
          </w:pPr>
        </w:pPrChange>
      </w:pPr>
      <w:del w:id="3122" w:author="Emeson Santos" w:date="2019-08-23T08:59:00Z">
        <w:r w:rsidRPr="008F45D0" w:rsidDel="008F45D0">
          <w:rPr>
            <w:rFonts w:cs="Times New Roman"/>
            <w:sz w:val="22"/>
            <w:szCs w:val="22"/>
          </w:rPr>
          <w:delText xml:space="preserve">Desenvolvimento de casos de uso </w:delText>
        </w:r>
      </w:del>
    </w:p>
    <w:p w14:paraId="6AD56500" w14:textId="4716B44A" w:rsidR="004A0712" w:rsidRPr="008F45D0" w:rsidDel="008F45D0" w:rsidRDefault="55997AC8">
      <w:pPr>
        <w:pStyle w:val="PargrafodaLista"/>
        <w:numPr>
          <w:ilvl w:val="1"/>
          <w:numId w:val="3"/>
        </w:numPr>
        <w:spacing w:line="480" w:lineRule="auto"/>
        <w:jc w:val="both"/>
        <w:rPr>
          <w:del w:id="3123" w:author="Emeson Santos" w:date="2019-08-23T08:59:00Z"/>
          <w:sz w:val="22"/>
          <w:szCs w:val="22"/>
        </w:rPr>
        <w:pPrChange w:id="3124" w:author="Emeson Santos" w:date="2019-08-23T09:50:00Z">
          <w:pPr>
            <w:pStyle w:val="PargrafodaLista"/>
            <w:numPr>
              <w:ilvl w:val="1"/>
              <w:numId w:val="3"/>
            </w:numPr>
            <w:spacing w:after="160" w:line="256" w:lineRule="auto"/>
            <w:ind w:left="1440" w:hanging="360"/>
            <w:jc w:val="both"/>
          </w:pPr>
        </w:pPrChange>
      </w:pPr>
      <w:del w:id="3125" w:author="Emeson Santos" w:date="2019-08-23T08:59:00Z">
        <w:r w:rsidRPr="008F45D0" w:rsidDel="008F45D0">
          <w:rPr>
            <w:rFonts w:cs="Times New Roman"/>
            <w:sz w:val="22"/>
            <w:szCs w:val="22"/>
          </w:rPr>
          <w:delText>Descrição de requisitos de informação</w:delText>
        </w:r>
      </w:del>
    </w:p>
    <w:p w14:paraId="29076ADB" w14:textId="030D3763" w:rsidR="004A0712" w:rsidRPr="008F45D0" w:rsidDel="008F45D0" w:rsidRDefault="55997AC8">
      <w:pPr>
        <w:pStyle w:val="PargrafodaLista"/>
        <w:numPr>
          <w:ilvl w:val="1"/>
          <w:numId w:val="3"/>
        </w:numPr>
        <w:spacing w:line="480" w:lineRule="auto"/>
        <w:jc w:val="both"/>
        <w:rPr>
          <w:del w:id="3126" w:author="Emeson Santos" w:date="2019-08-23T08:59:00Z"/>
          <w:sz w:val="22"/>
          <w:szCs w:val="22"/>
        </w:rPr>
        <w:pPrChange w:id="3127" w:author="Emeson Santos" w:date="2019-08-23T09:50:00Z">
          <w:pPr>
            <w:pStyle w:val="PargrafodaLista"/>
            <w:numPr>
              <w:ilvl w:val="1"/>
              <w:numId w:val="3"/>
            </w:numPr>
            <w:spacing w:after="160" w:line="256" w:lineRule="auto"/>
            <w:ind w:left="1440" w:hanging="360"/>
            <w:jc w:val="both"/>
          </w:pPr>
        </w:pPrChange>
      </w:pPr>
      <w:del w:id="3128" w:author="Emeson Santos" w:date="2019-08-23T08:59:00Z">
        <w:r w:rsidRPr="008F45D0" w:rsidDel="008F45D0">
          <w:rPr>
            <w:rFonts w:cs="Times New Roman"/>
            <w:sz w:val="22"/>
            <w:szCs w:val="22"/>
          </w:rPr>
          <w:delText>Representação de fluxos de processos de negócio em um nível mais detalhado</w:delText>
        </w:r>
      </w:del>
    </w:p>
    <w:p w14:paraId="08432AEA" w14:textId="3F08F9CE" w:rsidR="004A0712" w:rsidRPr="008F45D0" w:rsidDel="008F45D0" w:rsidRDefault="55997AC8">
      <w:pPr>
        <w:pStyle w:val="PargrafodaLista"/>
        <w:numPr>
          <w:ilvl w:val="1"/>
          <w:numId w:val="3"/>
        </w:numPr>
        <w:spacing w:line="480" w:lineRule="auto"/>
        <w:jc w:val="both"/>
        <w:rPr>
          <w:del w:id="3129" w:author="Emeson Santos" w:date="2019-08-23T08:59:00Z"/>
          <w:sz w:val="22"/>
          <w:szCs w:val="22"/>
        </w:rPr>
        <w:pPrChange w:id="3130" w:author="Emeson Santos" w:date="2019-08-23T09:50:00Z">
          <w:pPr>
            <w:pStyle w:val="PargrafodaLista"/>
            <w:numPr>
              <w:ilvl w:val="1"/>
              <w:numId w:val="3"/>
            </w:numPr>
            <w:spacing w:after="160" w:line="256" w:lineRule="auto"/>
            <w:ind w:left="1440" w:hanging="360"/>
            <w:jc w:val="both"/>
          </w:pPr>
        </w:pPrChange>
      </w:pPr>
      <w:del w:id="3131" w:author="Emeson Santos" w:date="2019-08-23T08:59:00Z">
        <w:r w:rsidRPr="008F45D0" w:rsidDel="008F45D0">
          <w:rPr>
            <w:rFonts w:cs="Times New Roman"/>
            <w:sz w:val="22"/>
            <w:szCs w:val="22"/>
          </w:rPr>
          <w:delText>Captura ou desenho de estruturas de dados</w:delText>
        </w:r>
      </w:del>
    </w:p>
    <w:p w14:paraId="0A930458" w14:textId="5C1978F1" w:rsidR="004A0712" w:rsidRPr="008F45D0" w:rsidDel="008F45D0" w:rsidRDefault="55997AC8">
      <w:pPr>
        <w:spacing w:line="480" w:lineRule="auto"/>
        <w:ind w:left="720"/>
        <w:jc w:val="both"/>
        <w:rPr>
          <w:del w:id="3132" w:author="Emeson Santos" w:date="2019-08-23T08:59:00Z"/>
          <w:rFonts w:eastAsia="Times New Roman" w:cs="Times New Roman"/>
        </w:rPr>
        <w:pPrChange w:id="3133" w:author="Emeson Santos" w:date="2019-08-23T09:50:00Z">
          <w:pPr>
            <w:spacing w:after="160" w:line="256" w:lineRule="auto"/>
            <w:ind w:left="720"/>
            <w:jc w:val="both"/>
          </w:pPr>
        </w:pPrChange>
      </w:pPr>
      <w:del w:id="3134" w:author="Emeson Santos" w:date="2019-08-23T08:59:00Z">
        <w:r w:rsidRPr="008F45D0" w:rsidDel="008F45D0">
          <w:rPr>
            <w:rFonts w:eastAsia="Times New Roman" w:cs="Times New Roman"/>
          </w:rPr>
          <w:delText xml:space="preserve"> Vantagens:</w:delText>
        </w:r>
      </w:del>
    </w:p>
    <w:p w14:paraId="122F4F93" w14:textId="6720D5BF" w:rsidR="004A0712" w:rsidRPr="008F45D0" w:rsidDel="008F45D0" w:rsidRDefault="55997AC8">
      <w:pPr>
        <w:pStyle w:val="PargrafodaLista"/>
        <w:numPr>
          <w:ilvl w:val="1"/>
          <w:numId w:val="2"/>
        </w:numPr>
        <w:spacing w:line="480" w:lineRule="auto"/>
        <w:jc w:val="both"/>
        <w:rPr>
          <w:del w:id="3135" w:author="Emeson Santos" w:date="2019-08-23T08:59:00Z"/>
          <w:sz w:val="22"/>
          <w:szCs w:val="22"/>
        </w:rPr>
        <w:pPrChange w:id="3136" w:author="Emeson Santos" w:date="2019-08-23T09:50:00Z">
          <w:pPr>
            <w:pStyle w:val="PargrafodaLista"/>
            <w:numPr>
              <w:ilvl w:val="1"/>
              <w:numId w:val="2"/>
            </w:numPr>
            <w:spacing w:after="160" w:line="256" w:lineRule="auto"/>
            <w:ind w:left="1440" w:hanging="360"/>
            <w:jc w:val="both"/>
          </w:pPr>
        </w:pPrChange>
      </w:pPr>
      <w:del w:id="3137" w:author="Emeson Santos" w:date="2019-08-23T08:59:00Z">
        <w:r w:rsidRPr="008F45D0" w:rsidDel="008F45D0">
          <w:rPr>
            <w:rFonts w:cs="Times New Roman"/>
            <w:sz w:val="22"/>
            <w:szCs w:val="22"/>
          </w:rPr>
          <w:delText>Comunidade de usuários bem estabelecida</w:delText>
        </w:r>
      </w:del>
    </w:p>
    <w:p w14:paraId="168F407E" w14:textId="45D66A32" w:rsidR="004A0712" w:rsidRPr="008F45D0" w:rsidDel="008F45D0" w:rsidRDefault="55997AC8">
      <w:pPr>
        <w:pStyle w:val="PargrafodaLista"/>
        <w:numPr>
          <w:ilvl w:val="1"/>
          <w:numId w:val="2"/>
        </w:numPr>
        <w:spacing w:line="480" w:lineRule="auto"/>
        <w:jc w:val="both"/>
        <w:rPr>
          <w:del w:id="3138" w:author="Emeson Santos" w:date="2019-08-23T08:59:00Z"/>
          <w:sz w:val="22"/>
          <w:szCs w:val="22"/>
        </w:rPr>
        <w:pPrChange w:id="3139" w:author="Emeson Santos" w:date="2019-08-23T09:50:00Z">
          <w:pPr>
            <w:pStyle w:val="PargrafodaLista"/>
            <w:numPr>
              <w:ilvl w:val="1"/>
              <w:numId w:val="2"/>
            </w:numPr>
            <w:spacing w:after="160" w:line="256" w:lineRule="auto"/>
            <w:ind w:left="1440" w:hanging="360"/>
            <w:jc w:val="both"/>
          </w:pPr>
        </w:pPrChange>
      </w:pPr>
      <w:del w:id="3140" w:author="Emeson Santos" w:date="2019-08-23T08:59:00Z">
        <w:r w:rsidRPr="008F45D0" w:rsidDel="008F45D0">
          <w:rPr>
            <w:rFonts w:cs="Times New Roman"/>
            <w:sz w:val="22"/>
            <w:szCs w:val="22"/>
          </w:rPr>
          <w:delText>Utilizada em muitas organizações</w:delText>
        </w:r>
      </w:del>
    </w:p>
    <w:p w14:paraId="2B3CC8B8" w14:textId="2C16C151" w:rsidR="004A0712" w:rsidRPr="008F45D0" w:rsidDel="008F45D0" w:rsidRDefault="55997AC8">
      <w:pPr>
        <w:pStyle w:val="PargrafodaLista"/>
        <w:numPr>
          <w:ilvl w:val="1"/>
          <w:numId w:val="2"/>
        </w:numPr>
        <w:spacing w:line="480" w:lineRule="auto"/>
        <w:jc w:val="both"/>
        <w:rPr>
          <w:del w:id="3141" w:author="Emeson Santos" w:date="2019-08-23T08:59:00Z"/>
          <w:sz w:val="22"/>
          <w:szCs w:val="22"/>
        </w:rPr>
        <w:pPrChange w:id="3142" w:author="Emeson Santos" w:date="2019-08-23T09:50:00Z">
          <w:pPr>
            <w:pStyle w:val="PargrafodaLista"/>
            <w:numPr>
              <w:ilvl w:val="1"/>
              <w:numId w:val="2"/>
            </w:numPr>
            <w:spacing w:after="160" w:line="256" w:lineRule="auto"/>
            <w:ind w:left="1440" w:hanging="360"/>
            <w:jc w:val="both"/>
          </w:pPr>
        </w:pPrChange>
      </w:pPr>
      <w:del w:id="3143" w:author="Emeson Santos" w:date="2019-08-23T08:59:00Z">
        <w:r w:rsidRPr="008F45D0" w:rsidDel="008F45D0">
          <w:rPr>
            <w:rFonts w:cs="Times New Roman"/>
            <w:sz w:val="22"/>
            <w:szCs w:val="22"/>
          </w:rPr>
          <w:delText>Ampla disponibilidade de referências bibliohráficas</w:delText>
        </w:r>
      </w:del>
    </w:p>
    <w:p w14:paraId="6869B3B9" w14:textId="0439421A" w:rsidR="004A0712" w:rsidRPr="008F45D0" w:rsidDel="008F45D0" w:rsidRDefault="55997AC8">
      <w:pPr>
        <w:spacing w:line="480" w:lineRule="auto"/>
        <w:ind w:left="720"/>
        <w:jc w:val="both"/>
        <w:rPr>
          <w:del w:id="3144" w:author="Emeson Santos" w:date="2019-08-23T08:59:00Z"/>
          <w:rFonts w:eastAsia="Times New Roman" w:cs="Times New Roman"/>
        </w:rPr>
        <w:pPrChange w:id="3145" w:author="Emeson Santos" w:date="2019-08-23T09:50:00Z">
          <w:pPr>
            <w:spacing w:after="160" w:line="256" w:lineRule="auto"/>
            <w:ind w:left="720"/>
            <w:jc w:val="both"/>
          </w:pPr>
        </w:pPrChange>
      </w:pPr>
      <w:del w:id="3146" w:author="Emeson Santos" w:date="2019-08-23T08:59:00Z">
        <w:r w:rsidRPr="008F45D0" w:rsidDel="008F45D0">
          <w:rPr>
            <w:rFonts w:eastAsia="Times New Roman" w:cs="Times New Roman"/>
          </w:rPr>
          <w:delText>Desvantagens:</w:delText>
        </w:r>
      </w:del>
    </w:p>
    <w:p w14:paraId="544F63D9" w14:textId="399D5EAE" w:rsidR="004A0712" w:rsidRPr="008F45D0" w:rsidDel="008F45D0" w:rsidRDefault="55997AC8">
      <w:pPr>
        <w:pStyle w:val="PargrafodaLista"/>
        <w:numPr>
          <w:ilvl w:val="1"/>
          <w:numId w:val="1"/>
        </w:numPr>
        <w:spacing w:line="480" w:lineRule="auto"/>
        <w:jc w:val="both"/>
        <w:rPr>
          <w:del w:id="3147" w:author="Emeson Santos" w:date="2019-08-23T08:59:00Z"/>
          <w:sz w:val="22"/>
          <w:szCs w:val="22"/>
        </w:rPr>
        <w:pPrChange w:id="3148" w:author="Emeson Santos" w:date="2019-08-23T09:50:00Z">
          <w:pPr>
            <w:pStyle w:val="PargrafodaLista"/>
            <w:numPr>
              <w:ilvl w:val="1"/>
              <w:numId w:val="1"/>
            </w:numPr>
            <w:spacing w:after="160" w:line="256" w:lineRule="auto"/>
            <w:ind w:left="1440" w:hanging="360"/>
            <w:jc w:val="both"/>
          </w:pPr>
        </w:pPrChange>
      </w:pPr>
      <w:del w:id="3149" w:author="Emeson Santos" w:date="2019-08-23T08:59:00Z">
        <w:r w:rsidRPr="008F45D0" w:rsidDel="008F45D0">
          <w:rPr>
            <w:rFonts w:cs="Times New Roman"/>
            <w:sz w:val="22"/>
            <w:szCs w:val="22"/>
          </w:rPr>
          <w:delText>Desenhodo para modelagem de aplicações de software</w:delText>
        </w:r>
      </w:del>
    </w:p>
    <w:p w14:paraId="015FAF2E" w14:textId="2909411B" w:rsidR="004A0712" w:rsidRPr="008F45D0" w:rsidDel="008F45D0" w:rsidRDefault="55997AC8">
      <w:pPr>
        <w:pStyle w:val="PargrafodaLista"/>
        <w:numPr>
          <w:ilvl w:val="1"/>
          <w:numId w:val="1"/>
        </w:numPr>
        <w:spacing w:line="480" w:lineRule="auto"/>
        <w:jc w:val="both"/>
        <w:rPr>
          <w:del w:id="3150" w:author="Emeson Santos" w:date="2019-08-23T08:59:00Z"/>
          <w:sz w:val="22"/>
          <w:szCs w:val="22"/>
        </w:rPr>
        <w:pPrChange w:id="3151" w:author="Emeson Santos" w:date="2019-08-23T09:50:00Z">
          <w:pPr>
            <w:pStyle w:val="PargrafodaLista"/>
            <w:numPr>
              <w:ilvl w:val="1"/>
              <w:numId w:val="1"/>
            </w:numPr>
            <w:spacing w:after="160" w:line="256" w:lineRule="auto"/>
            <w:ind w:left="1440" w:hanging="360"/>
            <w:jc w:val="both"/>
          </w:pPr>
        </w:pPrChange>
      </w:pPr>
      <w:del w:id="3152" w:author="Emeson Santos" w:date="2019-08-23T08:59:00Z">
        <w:r w:rsidRPr="008F45D0" w:rsidDel="008F45D0">
          <w:rPr>
            <w:rFonts w:cs="Times New Roman"/>
            <w:sz w:val="22"/>
            <w:szCs w:val="22"/>
          </w:rPr>
          <w:delText>Modelagem de processos de negócio é um uso secundário</w:delText>
        </w:r>
      </w:del>
    </w:p>
    <w:p w14:paraId="263F8D3A" w14:textId="7E2ECFFB" w:rsidR="004A0712" w:rsidRPr="008F45D0" w:rsidDel="008F45D0" w:rsidRDefault="55997AC8">
      <w:pPr>
        <w:pStyle w:val="PargrafodaLista"/>
        <w:numPr>
          <w:ilvl w:val="1"/>
          <w:numId w:val="1"/>
        </w:numPr>
        <w:spacing w:line="480" w:lineRule="auto"/>
        <w:jc w:val="both"/>
        <w:rPr>
          <w:del w:id="3153" w:author="Emeson Santos" w:date="2019-08-23T08:59:00Z"/>
          <w:sz w:val="22"/>
          <w:szCs w:val="22"/>
        </w:rPr>
        <w:pPrChange w:id="3154" w:author="Emeson Santos" w:date="2019-08-23T09:50:00Z">
          <w:pPr>
            <w:pStyle w:val="PargrafodaLista"/>
            <w:numPr>
              <w:ilvl w:val="1"/>
              <w:numId w:val="1"/>
            </w:numPr>
            <w:spacing w:after="160" w:line="256" w:lineRule="auto"/>
            <w:ind w:left="1440" w:hanging="360"/>
            <w:jc w:val="both"/>
          </w:pPr>
        </w:pPrChange>
      </w:pPr>
      <w:del w:id="3155" w:author="Emeson Santos" w:date="2019-08-23T08:59:00Z">
        <w:r w:rsidRPr="008F45D0" w:rsidDel="008F45D0">
          <w:rPr>
            <w:rFonts w:cs="Times New Roman"/>
            <w:sz w:val="22"/>
            <w:szCs w:val="22"/>
          </w:rPr>
          <w:delText>Representações da notação podem variar de ferramenta para ferramenta</w:delText>
        </w:r>
      </w:del>
    </w:p>
    <w:p w14:paraId="149C25EE" w14:textId="1434C2B6" w:rsidR="004A0712" w:rsidRPr="008F45D0" w:rsidDel="008F45D0" w:rsidRDefault="55997AC8">
      <w:pPr>
        <w:spacing w:line="480" w:lineRule="auto"/>
        <w:ind w:left="720"/>
        <w:jc w:val="both"/>
        <w:rPr>
          <w:del w:id="3156" w:author="Emeson Santos" w:date="2019-08-23T08:59:00Z"/>
          <w:rFonts w:eastAsia="Times New Roman" w:cs="Times New Roman"/>
        </w:rPr>
        <w:pPrChange w:id="3157" w:author="Emeson Santos" w:date="2019-08-23T09:50:00Z">
          <w:pPr>
            <w:spacing w:after="160" w:line="256" w:lineRule="auto"/>
            <w:ind w:left="720"/>
            <w:jc w:val="both"/>
          </w:pPr>
        </w:pPrChange>
      </w:pPr>
      <w:del w:id="3158" w:author="Emeson Santos" w:date="2019-08-23T08:59:00Z">
        <w:r w:rsidRPr="008F45D0" w:rsidDel="008F45D0">
          <w:rPr>
            <w:rFonts w:eastAsia="Times New Roman" w:cs="Times New Roman"/>
          </w:rPr>
          <w:delText>Exemplo:</w:delText>
        </w:r>
      </w:del>
    </w:p>
    <w:p w14:paraId="5D989C67" w14:textId="755C8A5D" w:rsidR="004A0712" w:rsidRPr="008F45D0" w:rsidDel="008F45D0" w:rsidRDefault="004240D8">
      <w:pPr>
        <w:spacing w:line="480" w:lineRule="auto"/>
        <w:jc w:val="both"/>
        <w:rPr>
          <w:del w:id="3159" w:author="Emeson Santos" w:date="2019-08-23T08:59:00Z"/>
          <w:rFonts w:eastAsia="Times New Roman" w:cs="Times New Roman"/>
        </w:rPr>
        <w:pPrChange w:id="3160" w:author="Emeson Santos" w:date="2019-08-23T09:50:00Z">
          <w:pPr>
            <w:spacing w:after="160" w:line="256" w:lineRule="auto"/>
            <w:jc w:val="both"/>
          </w:pPr>
        </w:pPrChange>
      </w:pPr>
      <w:del w:id="3161" w:author="Emeson Santos" w:date="2019-08-23T08:59:00Z">
        <w:r w:rsidRPr="005C122D" w:rsidDel="008F45D0">
          <w:rPr>
            <w:noProof/>
          </w:rPr>
          <w:drawing>
            <wp:inline distT="0" distB="0" distL="0" distR="0" wp14:anchorId="4A173942" wp14:editId="460FF48D">
              <wp:extent cx="6353597" cy="3610856"/>
              <wp:effectExtent l="0" t="0" r="0" b="0"/>
              <wp:docPr id="1809122136" name="Imagem 1809122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6353597" cy="3610856"/>
                      </a:xfrm>
                      <a:prstGeom prst="rect">
                        <a:avLst/>
                      </a:prstGeom>
                    </pic:spPr>
                  </pic:pic>
                </a:graphicData>
              </a:graphic>
            </wp:inline>
          </w:drawing>
        </w:r>
      </w:del>
    </w:p>
    <w:p w14:paraId="2510189C" w14:textId="7A350612" w:rsidR="004A0712" w:rsidRPr="008F45D0" w:rsidDel="008F45D0" w:rsidRDefault="004A0712">
      <w:pPr>
        <w:spacing w:line="480" w:lineRule="auto"/>
        <w:jc w:val="both"/>
        <w:rPr>
          <w:del w:id="3162" w:author="Emeson Santos" w:date="2019-08-23T08:59:00Z"/>
          <w:rFonts w:eastAsia="Times New Roman" w:cs="Times New Roman"/>
        </w:rPr>
        <w:pPrChange w:id="3163" w:author="Emeson Santos" w:date="2019-08-23T09:50:00Z">
          <w:pPr>
            <w:spacing w:after="160" w:line="256" w:lineRule="auto"/>
            <w:jc w:val="both"/>
          </w:pPr>
        </w:pPrChange>
      </w:pPr>
    </w:p>
    <w:p w14:paraId="2910D524" w14:textId="42CDD8C3" w:rsidR="004A0712" w:rsidRPr="008F45D0" w:rsidDel="008F45D0" w:rsidRDefault="55997AC8">
      <w:pPr>
        <w:spacing w:line="480" w:lineRule="auto"/>
        <w:ind w:firstLine="720"/>
        <w:jc w:val="both"/>
        <w:rPr>
          <w:del w:id="3164" w:author="Emeson Santos" w:date="2019-08-23T08:59:00Z"/>
        </w:rPr>
        <w:pPrChange w:id="3165" w:author="Emeson Santos" w:date="2019-08-23T09:50:00Z">
          <w:pPr>
            <w:spacing w:after="160" w:line="256" w:lineRule="auto"/>
            <w:ind w:firstLine="720"/>
            <w:jc w:val="both"/>
          </w:pPr>
        </w:pPrChange>
      </w:pPr>
      <w:del w:id="3166" w:author="Emeson Santos" w:date="2019-08-23T08:59:00Z">
        <w:r w:rsidRPr="008F45D0" w:rsidDel="008F45D0">
          <w:rPr>
            <w:rFonts w:eastAsia="Times New Roman" w:cs="Times New Roman"/>
          </w:rPr>
          <w:delText>Uma das técnicas da notação de BPM é a modelagem BPMN. O Modelo Padrão de Processo de Notações de Negócios - BPMN, desenvolvido pela Object Management Group, com o principal objetivo de fornecer uma notação que seja de fácil compreensão por todos os usuários de negócios. Desenvolvido a partir dos rascunhos iniciais criados pelos analistas de negócios, ate chegar aos gerentes dos negócios. Assim conforme OMG (2011) "[...] BPMN cria uma ponte padronizada entre o desenho de processo de negocio e a implementação do processo".</w:delText>
        </w:r>
      </w:del>
    </w:p>
    <w:p w14:paraId="1D00CA24" w14:textId="69276C95" w:rsidR="004A0712" w:rsidRPr="008F45D0" w:rsidDel="008F45D0" w:rsidRDefault="55997AC8">
      <w:pPr>
        <w:spacing w:line="480" w:lineRule="auto"/>
        <w:ind w:firstLine="720"/>
        <w:jc w:val="both"/>
        <w:rPr>
          <w:del w:id="3167" w:author="Emeson Santos" w:date="2019-08-23T08:59:00Z"/>
        </w:rPr>
        <w:pPrChange w:id="3168" w:author="Emeson Santos" w:date="2019-08-23T09:50:00Z">
          <w:pPr>
            <w:spacing w:after="160" w:line="256" w:lineRule="auto"/>
            <w:ind w:firstLine="720"/>
            <w:jc w:val="both"/>
          </w:pPr>
        </w:pPrChange>
      </w:pPr>
      <w:del w:id="3169" w:author="Emeson Santos" w:date="2019-08-23T08:59:00Z">
        <w:r w:rsidRPr="008F45D0" w:rsidDel="008F45D0">
          <w:rPr>
            <w:rFonts w:eastAsia="Times New Roman" w:cs="Times New Roman"/>
          </w:rPr>
          <w:delText>O BPMI desenvolveu o padrão da BPMN em 2001 através de uma formação de um</w:delText>
        </w:r>
      </w:del>
    </w:p>
    <w:p w14:paraId="25D22815" w14:textId="63899968" w:rsidR="004A0712" w:rsidRPr="008F45D0" w:rsidDel="008F45D0" w:rsidRDefault="55997AC8">
      <w:pPr>
        <w:spacing w:line="480" w:lineRule="auto"/>
        <w:jc w:val="both"/>
        <w:rPr>
          <w:del w:id="3170" w:author="Emeson Santos" w:date="2019-08-23T08:59:00Z"/>
          <w:rFonts w:cs="Times New Roman"/>
        </w:rPr>
        <w:pPrChange w:id="3171" w:author="Emeson Santos" w:date="2019-08-23T09:50:00Z">
          <w:pPr>
            <w:spacing w:after="160" w:line="256" w:lineRule="auto"/>
            <w:jc w:val="both"/>
          </w:pPr>
        </w:pPrChange>
      </w:pPr>
      <w:del w:id="3172" w:author="Emeson Santos" w:date="2019-08-23T08:59:00Z">
        <w:r w:rsidRPr="008F45D0" w:rsidDel="008F45D0">
          <w:rPr>
            <w:rFonts w:eastAsia="Times New Roman" w:cs="Times New Roman"/>
          </w:rPr>
          <w:delText>grupo de trabalho. O mesmo foi composto de 58 membros que representaram 35 organizações. Em Novembro de 2002 a BPMN 0.9 foi apresentada. No ano seguinte, em Novembro de 2003, foi apresentada a BPMN 1.0. No ano de 2004 a BPMN apresentou sua versão 1.0. Em julho de 2005 a BPMN foi assumida pelo OMG (órgão responsável pela continuação e desenvolvimento do padrão). E nos dias de hoje a BPMN encontra-se na versão 2.0.</w:delText>
        </w:r>
        <w:commentRangeStart w:id="3173"/>
        <w:r w:rsidRPr="008F45D0" w:rsidDel="008F45D0">
          <w:rPr>
            <w:rFonts w:cs="Times New Roman"/>
          </w:rPr>
          <w:delText xml:space="preserve"> (BORGES, 2015, p. 12).</w:delText>
        </w:r>
        <w:commentRangeEnd w:id="3173"/>
        <w:r w:rsidR="004240D8" w:rsidRPr="008F45D0" w:rsidDel="008F45D0">
          <w:commentReference w:id="3173"/>
        </w:r>
      </w:del>
    </w:p>
    <w:p w14:paraId="7F2389DF" w14:textId="13F941FC" w:rsidR="004A0712" w:rsidRPr="008F45D0" w:rsidDel="008F45D0" w:rsidRDefault="004240D8">
      <w:pPr>
        <w:spacing w:line="480" w:lineRule="auto"/>
        <w:jc w:val="both"/>
        <w:rPr>
          <w:del w:id="3174" w:author="Emeson Santos" w:date="2019-08-23T08:59:00Z"/>
        </w:rPr>
        <w:pPrChange w:id="3175" w:author="Emeson Santos" w:date="2019-08-23T09:50:00Z">
          <w:pPr>
            <w:spacing w:after="160" w:line="256" w:lineRule="auto"/>
            <w:jc w:val="both"/>
          </w:pPr>
        </w:pPrChange>
      </w:pPr>
      <w:del w:id="3176" w:author="Emeson Santos" w:date="2019-08-23T08:59:00Z">
        <w:r w:rsidRPr="005C122D" w:rsidDel="008F45D0">
          <w:rPr>
            <w:noProof/>
          </w:rPr>
          <w:drawing>
            <wp:inline distT="0" distB="0" distL="0" distR="0" wp14:anchorId="24531EFA" wp14:editId="2E9328C5">
              <wp:extent cx="5772150" cy="2545380"/>
              <wp:effectExtent l="0" t="0" r="0" b="0"/>
              <wp:docPr id="1055082311" name="Imagem 1055082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5772150" cy="2545380"/>
                      </a:xfrm>
                      <a:prstGeom prst="rect">
                        <a:avLst/>
                      </a:prstGeom>
                    </pic:spPr>
                  </pic:pic>
                </a:graphicData>
              </a:graphic>
            </wp:inline>
          </w:drawing>
        </w:r>
      </w:del>
    </w:p>
    <w:p w14:paraId="71244F2D" w14:textId="605DFDBD" w:rsidR="004A0712" w:rsidRPr="008F45D0" w:rsidDel="008F45D0" w:rsidRDefault="55997AC8">
      <w:pPr>
        <w:spacing w:line="480" w:lineRule="auto"/>
        <w:ind w:firstLine="348"/>
        <w:jc w:val="both"/>
        <w:rPr>
          <w:del w:id="3177" w:author="Emeson Santos" w:date="2019-08-23T08:59:00Z"/>
          <w:rFonts w:eastAsia="Times New Roman" w:cs="Times New Roman"/>
        </w:rPr>
        <w:pPrChange w:id="3178" w:author="Emeson Santos" w:date="2019-08-23T09:50:00Z">
          <w:pPr>
            <w:spacing w:after="160" w:line="259" w:lineRule="auto"/>
            <w:ind w:firstLine="348"/>
            <w:jc w:val="both"/>
          </w:pPr>
        </w:pPrChange>
      </w:pPr>
      <w:del w:id="3179" w:author="Emeson Santos" w:date="2019-08-23T08:59:00Z">
        <w:r w:rsidRPr="008F45D0" w:rsidDel="008F45D0">
          <w:rPr>
            <w:rFonts w:eastAsia="Times New Roman" w:cs="Times New Roman"/>
          </w:rPr>
          <w:delText>Utilizaremos a ferramenta de modelagem bizagi Process Modeler é um software gratuito, desenvolvido pela empresa BIZAGI, para modelagem descritiva, analítica e de execução, de processos de negócio utilizando a notação BPMN em consonância com toda a disciplina de BPM. Além de permitir a modelagem dos fluxos de trabalho, suporta a elaboração de uma documentação bastante rica em relação ao processo e permite a publicação de toda esta documentação em alguns formatos diferentes de arquivo, inclusive no formato Web, visando dar maior publicidade às atividades praticadas pelas organizações que prezam pela gestão do conhecimento, bem como as organizações publicas que, além disso, têm que prezar pela transparência dos serviços prestados.</w:delText>
        </w:r>
      </w:del>
    </w:p>
    <w:p w14:paraId="18D5260B" w14:textId="45993797" w:rsidR="004A0712" w:rsidRPr="008F45D0" w:rsidDel="008F45D0" w:rsidRDefault="55997AC8">
      <w:pPr>
        <w:spacing w:line="480" w:lineRule="auto"/>
        <w:ind w:firstLine="348"/>
        <w:jc w:val="both"/>
        <w:rPr>
          <w:del w:id="3180" w:author="Emeson Santos" w:date="2019-08-23T08:59:00Z"/>
          <w:rFonts w:eastAsia="Times New Roman" w:cs="Times New Roman"/>
        </w:rPr>
        <w:pPrChange w:id="3181" w:author="Emeson Santos" w:date="2019-08-23T09:50:00Z">
          <w:pPr>
            <w:spacing w:after="160" w:line="259" w:lineRule="auto"/>
            <w:ind w:firstLine="348"/>
            <w:jc w:val="both"/>
          </w:pPr>
        </w:pPrChange>
      </w:pPr>
      <w:del w:id="3182" w:author="Emeson Santos" w:date="2019-08-23T08:59:00Z">
        <w:r w:rsidRPr="008F45D0" w:rsidDel="008F45D0">
          <w:rPr>
            <w:rFonts w:eastAsia="Times New Roman" w:cs="Times New Roman"/>
          </w:rPr>
          <w:delText>Logo abaixo serão descritos todos os elementos sugeridos para tal padronização:</w:delText>
        </w:r>
      </w:del>
    </w:p>
    <w:p w14:paraId="70F77ABB" w14:textId="32E5589C" w:rsidR="004A0712" w:rsidRPr="008F45D0" w:rsidDel="008F45D0" w:rsidRDefault="55997AC8">
      <w:pPr>
        <w:spacing w:line="480" w:lineRule="auto"/>
        <w:ind w:firstLine="348"/>
        <w:jc w:val="both"/>
        <w:rPr>
          <w:del w:id="3183" w:author="Emeson Santos" w:date="2019-08-23T08:59:00Z"/>
          <w:rFonts w:eastAsia="Times New Roman" w:cs="Times New Roman"/>
        </w:rPr>
        <w:pPrChange w:id="3184" w:author="Emeson Santos" w:date="2019-08-23T09:50:00Z">
          <w:pPr>
            <w:spacing w:after="160" w:line="259" w:lineRule="auto"/>
            <w:ind w:firstLine="348"/>
            <w:jc w:val="both"/>
          </w:pPr>
        </w:pPrChange>
      </w:pPr>
      <w:del w:id="3185" w:author="Emeson Santos" w:date="2019-08-23T08:59:00Z">
        <w:r w:rsidRPr="008F45D0" w:rsidDel="008F45D0">
          <w:rPr>
            <w:rFonts w:eastAsia="Times New Roman" w:cs="Times New Roman"/>
            <w:b/>
            <w:bCs/>
          </w:rPr>
          <w:delText>PISCINA/POOL</w:delText>
        </w:r>
      </w:del>
    </w:p>
    <w:p w14:paraId="52DA2A5A" w14:textId="6219C181" w:rsidR="004A0712" w:rsidRPr="008F45D0" w:rsidDel="008F45D0" w:rsidRDefault="55997AC8">
      <w:pPr>
        <w:spacing w:line="480" w:lineRule="auto"/>
        <w:ind w:firstLine="348"/>
        <w:jc w:val="both"/>
        <w:rPr>
          <w:del w:id="3186" w:author="Emeson Santos" w:date="2019-08-23T08:59:00Z"/>
          <w:rFonts w:eastAsia="Times New Roman" w:cs="Times New Roman"/>
        </w:rPr>
        <w:pPrChange w:id="3187" w:author="Emeson Santos" w:date="2019-08-23T09:50:00Z">
          <w:pPr>
            <w:spacing w:after="160" w:line="259" w:lineRule="auto"/>
            <w:ind w:firstLine="348"/>
            <w:jc w:val="both"/>
          </w:pPr>
        </w:pPrChange>
      </w:pPr>
      <w:del w:id="3188" w:author="Emeson Santos" w:date="2019-08-23T08:59:00Z">
        <w:r w:rsidRPr="008F45D0" w:rsidDel="008F45D0">
          <w:rPr>
            <w:rFonts w:eastAsia="Times New Roman" w:cs="Times New Roman"/>
            <w:rPrChange w:id="3189" w:author="Emeson Santos" w:date="2019-08-23T09:00:00Z">
              <w:rPr>
                <w:rFonts w:eastAsia="Times New Roman" w:cs="Times New Roman"/>
                <w:color w:val="222222"/>
              </w:rPr>
            </w:rPrChange>
          </w:rPr>
          <w:delText>Container que é a representação gráfica de um participante de um processo. Geralmente um processo de negócio está contido dentro de uma única piscina, mas isso não é uma regra. Ou seja, uma piscina pode se referir a um processo. Em determinadas circunstâncias, uma piscina pode representar um caixa preta (black box), ou seja, a representação de um processo participante/colaborador de outro processo, cuja modelagem não é representada.</w:delText>
        </w:r>
      </w:del>
    </w:p>
    <w:p w14:paraId="42924BE0" w14:textId="455F2A31" w:rsidR="004A0712" w:rsidRPr="008F45D0" w:rsidDel="008F45D0" w:rsidRDefault="004240D8">
      <w:pPr>
        <w:spacing w:line="480" w:lineRule="auto"/>
        <w:ind w:firstLine="348"/>
        <w:jc w:val="both"/>
        <w:rPr>
          <w:del w:id="3190" w:author="Emeson Santos" w:date="2019-08-23T08:59:00Z"/>
        </w:rPr>
        <w:pPrChange w:id="3191" w:author="Emeson Santos" w:date="2019-08-23T09:50:00Z">
          <w:pPr>
            <w:spacing w:after="160" w:line="259" w:lineRule="auto"/>
            <w:ind w:firstLine="348"/>
            <w:jc w:val="both"/>
          </w:pPr>
        </w:pPrChange>
      </w:pPr>
      <w:del w:id="3192" w:author="Emeson Santos" w:date="2019-08-23T08:59:00Z">
        <w:r w:rsidRPr="005C122D" w:rsidDel="008F45D0">
          <w:rPr>
            <w:noProof/>
          </w:rPr>
          <w:drawing>
            <wp:inline distT="0" distB="0" distL="0" distR="0" wp14:anchorId="7539AF2B" wp14:editId="7B1AEBE9">
              <wp:extent cx="4495800" cy="990600"/>
              <wp:effectExtent l="0" t="0" r="0" b="0"/>
              <wp:docPr id="1454729049" name="Imagem 1454729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4495800" cy="990600"/>
                      </a:xfrm>
                      <a:prstGeom prst="rect">
                        <a:avLst/>
                      </a:prstGeom>
                    </pic:spPr>
                  </pic:pic>
                </a:graphicData>
              </a:graphic>
            </wp:inline>
          </w:drawing>
        </w:r>
      </w:del>
    </w:p>
    <w:p w14:paraId="0C0D6324" w14:textId="010805EB" w:rsidR="004A0712" w:rsidRPr="008F45D0" w:rsidDel="008F45D0" w:rsidRDefault="55997AC8">
      <w:pPr>
        <w:spacing w:line="480" w:lineRule="auto"/>
        <w:ind w:firstLine="348"/>
        <w:jc w:val="both"/>
        <w:rPr>
          <w:del w:id="3193" w:author="Emeson Santos" w:date="2019-08-23T08:59:00Z"/>
          <w:rFonts w:eastAsia="Times New Roman" w:cs="Times New Roman"/>
        </w:rPr>
        <w:pPrChange w:id="3194" w:author="Emeson Santos" w:date="2019-08-23T09:50:00Z">
          <w:pPr>
            <w:spacing w:after="160" w:line="259" w:lineRule="auto"/>
            <w:ind w:firstLine="348"/>
            <w:jc w:val="both"/>
          </w:pPr>
        </w:pPrChange>
      </w:pPr>
      <w:del w:id="3195" w:author="Emeson Santos" w:date="2019-08-23T08:59:00Z">
        <w:r w:rsidRPr="008F45D0" w:rsidDel="008F45D0">
          <w:rPr>
            <w:rFonts w:eastAsia="Times New Roman" w:cs="Times New Roman"/>
            <w:b/>
            <w:bCs/>
          </w:rPr>
          <w:delText>RAIA/LANE</w:delText>
        </w:r>
      </w:del>
    </w:p>
    <w:p w14:paraId="3E5E09E1" w14:textId="6FFDCE99" w:rsidR="004A0712" w:rsidRPr="008F45D0" w:rsidDel="008F45D0" w:rsidRDefault="55997AC8">
      <w:pPr>
        <w:spacing w:line="480" w:lineRule="auto"/>
        <w:ind w:firstLine="348"/>
        <w:jc w:val="both"/>
        <w:rPr>
          <w:del w:id="3196" w:author="Emeson Santos" w:date="2019-08-23T08:59:00Z"/>
          <w:rFonts w:eastAsia="Times New Roman" w:cs="Times New Roman"/>
        </w:rPr>
        <w:pPrChange w:id="3197" w:author="Emeson Santos" w:date="2019-08-23T09:50:00Z">
          <w:pPr>
            <w:spacing w:after="160" w:line="259" w:lineRule="auto"/>
            <w:ind w:firstLine="348"/>
            <w:jc w:val="both"/>
          </w:pPr>
        </w:pPrChange>
      </w:pPr>
      <w:del w:id="3198" w:author="Emeson Santos" w:date="2019-08-23T08:59:00Z">
        <w:r w:rsidRPr="008F45D0" w:rsidDel="008F45D0">
          <w:rPr>
            <w:rFonts w:eastAsia="Times New Roman" w:cs="Times New Roman"/>
            <w:rPrChange w:id="3199" w:author="Emeson Santos" w:date="2019-08-23T09:00:00Z">
              <w:rPr>
                <w:rFonts w:eastAsia="Times New Roman" w:cs="Times New Roman"/>
                <w:color w:val="222222"/>
              </w:rPr>
            </w:rPrChange>
          </w:rPr>
          <w:delText>É uma sub-partição dentro de um processo usada para organizar e categorizar atividades dentro do mesmo. BPMN não especifica o uso de raias, mas elas são frequentemente utilizadas para identificar coisas como, papéis internos, sistemas e departamentos internos.</w:delText>
        </w:r>
      </w:del>
    </w:p>
    <w:p w14:paraId="2A872F82" w14:textId="4ADBB93C" w:rsidR="004A0712" w:rsidRPr="008F45D0" w:rsidDel="008F45D0" w:rsidRDefault="004240D8">
      <w:pPr>
        <w:spacing w:line="480" w:lineRule="auto"/>
        <w:ind w:firstLine="348"/>
        <w:jc w:val="both"/>
        <w:rPr>
          <w:del w:id="3200" w:author="Emeson Santos" w:date="2019-08-23T08:59:00Z"/>
        </w:rPr>
        <w:pPrChange w:id="3201" w:author="Emeson Santos" w:date="2019-08-23T09:50:00Z">
          <w:pPr>
            <w:spacing w:after="160" w:line="259" w:lineRule="auto"/>
            <w:ind w:firstLine="348"/>
            <w:jc w:val="both"/>
          </w:pPr>
        </w:pPrChange>
      </w:pPr>
      <w:del w:id="3202" w:author="Emeson Santos" w:date="2019-08-23T08:59:00Z">
        <w:r w:rsidRPr="005C122D" w:rsidDel="008F45D0">
          <w:rPr>
            <w:noProof/>
          </w:rPr>
          <w:drawing>
            <wp:inline distT="0" distB="0" distL="0" distR="0" wp14:anchorId="7816188B" wp14:editId="6C4D4E2C">
              <wp:extent cx="4724398" cy="990600"/>
              <wp:effectExtent l="0" t="0" r="0" b="0"/>
              <wp:docPr id="2075785687" name="Imagem 20757856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a:xfrm>
                        <a:off x="0" y="0"/>
                        <a:ext cx="4724398" cy="990600"/>
                      </a:xfrm>
                      <a:prstGeom prst="rect">
                        <a:avLst/>
                      </a:prstGeom>
                    </pic:spPr>
                  </pic:pic>
                </a:graphicData>
              </a:graphic>
            </wp:inline>
          </w:drawing>
        </w:r>
      </w:del>
    </w:p>
    <w:p w14:paraId="618039B2" w14:textId="354598D2" w:rsidR="004A0712" w:rsidRPr="008F45D0" w:rsidDel="008F45D0" w:rsidRDefault="55997AC8">
      <w:pPr>
        <w:spacing w:line="480" w:lineRule="auto"/>
        <w:ind w:firstLine="348"/>
        <w:jc w:val="both"/>
        <w:rPr>
          <w:del w:id="3203" w:author="Emeson Santos" w:date="2019-08-23T08:59:00Z"/>
          <w:rFonts w:eastAsia="Times New Roman" w:cs="Times New Roman"/>
        </w:rPr>
        <w:pPrChange w:id="3204" w:author="Emeson Santos" w:date="2019-08-23T09:50:00Z">
          <w:pPr>
            <w:spacing w:after="160" w:line="259" w:lineRule="auto"/>
            <w:ind w:firstLine="348"/>
            <w:jc w:val="both"/>
          </w:pPr>
        </w:pPrChange>
      </w:pPr>
      <w:del w:id="3205" w:author="Emeson Santos" w:date="2019-08-23T08:59:00Z">
        <w:r w:rsidRPr="008F45D0" w:rsidDel="008F45D0">
          <w:rPr>
            <w:rFonts w:eastAsia="Times New Roman" w:cs="Times New Roman"/>
            <w:b/>
            <w:bCs/>
          </w:rPr>
          <w:delText>CONECTORES</w:delText>
        </w:r>
      </w:del>
    </w:p>
    <w:p w14:paraId="43B00A50" w14:textId="67E38A68" w:rsidR="004A0712" w:rsidRPr="008F45D0" w:rsidDel="008F45D0" w:rsidRDefault="55997AC8">
      <w:pPr>
        <w:spacing w:line="480" w:lineRule="auto"/>
        <w:ind w:firstLine="348"/>
        <w:jc w:val="both"/>
        <w:rPr>
          <w:del w:id="3206" w:author="Emeson Santos" w:date="2019-08-23T08:59:00Z"/>
          <w:rFonts w:eastAsia="Times New Roman" w:cs="Times New Roman"/>
        </w:rPr>
        <w:pPrChange w:id="3207" w:author="Emeson Santos" w:date="2019-08-23T09:50:00Z">
          <w:pPr>
            <w:spacing w:after="160" w:line="259" w:lineRule="auto"/>
            <w:ind w:firstLine="348"/>
            <w:jc w:val="both"/>
          </w:pPr>
        </w:pPrChange>
      </w:pPr>
      <w:del w:id="3208" w:author="Emeson Santos" w:date="2019-08-23T08:59:00Z">
        <w:r w:rsidRPr="008F45D0" w:rsidDel="008F45D0">
          <w:rPr>
            <w:rFonts w:eastAsia="Times New Roman" w:cs="Times New Roman"/>
            <w:rPrChange w:id="3209" w:author="Emeson Santos" w:date="2019-08-23T09:00:00Z">
              <w:rPr>
                <w:rFonts w:eastAsia="Times New Roman" w:cs="Times New Roman"/>
                <w:color w:val="222222"/>
              </w:rPr>
            </w:rPrChange>
          </w:rPr>
          <w:delText>São elementos utilizados para mostrar a ordem de sequenciamento das atividades e eventos que ocorrem dentro de um fluxo de trabalho. Cada conector tem apenas uma fonte e um alvo. Os conectores podem ser utilizados para definir o caminho “feliz” de execução de um processo.</w:delText>
        </w:r>
      </w:del>
    </w:p>
    <w:p w14:paraId="406D3C72" w14:textId="3708528C" w:rsidR="004A0712" w:rsidRPr="008F45D0" w:rsidDel="008F45D0" w:rsidRDefault="004240D8">
      <w:pPr>
        <w:spacing w:line="480" w:lineRule="auto"/>
        <w:ind w:firstLine="348"/>
        <w:jc w:val="both"/>
        <w:rPr>
          <w:del w:id="3210" w:author="Emeson Santos" w:date="2019-08-23T08:59:00Z"/>
          <w:rFonts w:eastAsia="Times New Roman" w:cs="Times New Roman"/>
        </w:rPr>
        <w:pPrChange w:id="3211" w:author="Emeson Santos" w:date="2019-08-23T09:50:00Z">
          <w:pPr>
            <w:spacing w:after="160" w:line="259" w:lineRule="auto"/>
            <w:ind w:firstLine="348"/>
            <w:jc w:val="both"/>
          </w:pPr>
        </w:pPrChange>
      </w:pPr>
      <w:del w:id="3212" w:author="Emeson Santos" w:date="2019-08-23T08:59:00Z">
        <w:r w:rsidRPr="005C122D" w:rsidDel="008F45D0">
          <w:rPr>
            <w:noProof/>
          </w:rPr>
          <w:drawing>
            <wp:inline distT="0" distB="0" distL="0" distR="0" wp14:anchorId="5DB4E3EE" wp14:editId="4742EA38">
              <wp:extent cx="5010148" cy="2057400"/>
              <wp:effectExtent l="0" t="0" r="0" b="0"/>
              <wp:docPr id="1459435455" name="Imagem 1459435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extLst>
                          <a:ext uri="{28A0092B-C50C-407E-A947-70E740481C1C}">
                            <a14:useLocalDpi xmlns:a14="http://schemas.microsoft.com/office/drawing/2010/main" val="0"/>
                          </a:ext>
                        </a:extLst>
                      </a:blip>
                      <a:stretch>
                        <a:fillRect/>
                      </a:stretch>
                    </pic:blipFill>
                    <pic:spPr>
                      <a:xfrm>
                        <a:off x="0" y="0"/>
                        <a:ext cx="5010148" cy="2057400"/>
                      </a:xfrm>
                      <a:prstGeom prst="rect">
                        <a:avLst/>
                      </a:prstGeom>
                    </pic:spPr>
                  </pic:pic>
                </a:graphicData>
              </a:graphic>
            </wp:inline>
          </w:drawing>
        </w:r>
      </w:del>
    </w:p>
    <w:p w14:paraId="32D7C6DE" w14:textId="55539BB3" w:rsidR="004A0712" w:rsidRPr="008F45D0" w:rsidDel="008F45D0" w:rsidRDefault="004A0712">
      <w:pPr>
        <w:spacing w:line="480" w:lineRule="auto"/>
        <w:ind w:firstLine="348"/>
        <w:jc w:val="both"/>
        <w:rPr>
          <w:del w:id="3213" w:author="Emeson Santos" w:date="2019-08-23T08:59:00Z"/>
          <w:rFonts w:eastAsia="Times New Roman" w:cs="Times New Roman"/>
        </w:rPr>
        <w:pPrChange w:id="3214" w:author="Emeson Santos" w:date="2019-08-23T09:50:00Z">
          <w:pPr>
            <w:spacing w:after="160" w:line="259" w:lineRule="auto"/>
            <w:ind w:firstLine="348"/>
            <w:jc w:val="both"/>
          </w:pPr>
        </w:pPrChange>
      </w:pPr>
    </w:p>
    <w:p w14:paraId="4FBDC088" w14:textId="0267A4FD" w:rsidR="004A0712" w:rsidRPr="008F45D0" w:rsidDel="008F45D0" w:rsidRDefault="55997AC8">
      <w:pPr>
        <w:spacing w:line="480" w:lineRule="auto"/>
        <w:ind w:firstLine="348"/>
        <w:jc w:val="both"/>
        <w:rPr>
          <w:del w:id="3215" w:author="Emeson Santos" w:date="2019-08-23T08:59:00Z"/>
          <w:rFonts w:eastAsia="Times New Roman" w:cs="Times New Roman"/>
        </w:rPr>
        <w:pPrChange w:id="3216" w:author="Emeson Santos" w:date="2019-08-23T09:50:00Z">
          <w:pPr>
            <w:spacing w:after="160" w:line="259" w:lineRule="auto"/>
            <w:ind w:firstLine="348"/>
            <w:jc w:val="both"/>
          </w:pPr>
        </w:pPrChange>
      </w:pPr>
      <w:del w:id="3217" w:author="Emeson Santos" w:date="2019-08-23T08:59:00Z">
        <w:r w:rsidRPr="008F45D0" w:rsidDel="008F45D0">
          <w:rPr>
            <w:rFonts w:eastAsia="Times New Roman" w:cs="Times New Roman"/>
            <w:b/>
            <w:bCs/>
            <w:rPrChange w:id="3218" w:author="Emeson Santos" w:date="2019-08-23T09:00:00Z">
              <w:rPr>
                <w:rFonts w:eastAsia="Times New Roman" w:cs="Times New Roman"/>
                <w:b/>
                <w:bCs/>
                <w:color w:val="222222"/>
              </w:rPr>
            </w:rPrChange>
          </w:rPr>
          <w:delText>Tarefa</w:delText>
        </w:r>
      </w:del>
    </w:p>
    <w:p w14:paraId="5A928114" w14:textId="4DB0088D" w:rsidR="004A0712" w:rsidRPr="008F45D0" w:rsidDel="008F45D0" w:rsidRDefault="55997AC8">
      <w:pPr>
        <w:spacing w:line="480" w:lineRule="auto"/>
        <w:ind w:firstLine="348"/>
        <w:jc w:val="both"/>
        <w:rPr>
          <w:del w:id="3219" w:author="Emeson Santos" w:date="2019-08-23T08:59:00Z"/>
          <w:rFonts w:eastAsia="Times New Roman" w:cs="Times New Roman"/>
        </w:rPr>
        <w:pPrChange w:id="3220" w:author="Emeson Santos" w:date="2019-08-23T09:50:00Z">
          <w:pPr>
            <w:spacing w:after="160" w:line="259" w:lineRule="auto"/>
            <w:ind w:firstLine="348"/>
            <w:jc w:val="both"/>
          </w:pPr>
        </w:pPrChange>
      </w:pPr>
      <w:del w:id="3221" w:author="Emeson Santos" w:date="2019-08-23T08:59:00Z">
        <w:r w:rsidRPr="008F45D0" w:rsidDel="008F45D0">
          <w:rPr>
            <w:rFonts w:eastAsia="Times New Roman" w:cs="Times New Roman"/>
            <w:rPrChange w:id="3222" w:author="Emeson Santos" w:date="2019-08-23T09:00:00Z">
              <w:rPr>
                <w:rFonts w:eastAsia="Times New Roman" w:cs="Times New Roman"/>
                <w:color w:val="222222"/>
              </w:rPr>
            </w:rPrChange>
          </w:rPr>
          <w:delText>É uma atividade atômica dentro de um fluxo de processo. É usado quando o trabalho no processo não pode ser dividido em um nível mais refinado de detalhes.</w:delText>
        </w:r>
      </w:del>
    </w:p>
    <w:p w14:paraId="628245B2" w14:textId="6EB0AF84" w:rsidR="004A0712" w:rsidRPr="008F45D0" w:rsidDel="008F45D0" w:rsidRDefault="004240D8">
      <w:pPr>
        <w:spacing w:line="480" w:lineRule="auto"/>
        <w:ind w:firstLine="348"/>
        <w:jc w:val="both"/>
        <w:rPr>
          <w:del w:id="3223" w:author="Emeson Santos" w:date="2019-08-23T08:59:00Z"/>
          <w:rFonts w:eastAsia="Times New Roman" w:cs="Times New Roman"/>
        </w:rPr>
        <w:pPrChange w:id="3224" w:author="Emeson Santos" w:date="2019-08-23T09:50:00Z">
          <w:pPr>
            <w:spacing w:after="160" w:line="259" w:lineRule="auto"/>
            <w:ind w:firstLine="348"/>
            <w:jc w:val="both"/>
          </w:pPr>
        </w:pPrChange>
      </w:pPr>
      <w:del w:id="3225" w:author="Emeson Santos" w:date="2019-08-23T08:59:00Z">
        <w:r w:rsidRPr="005C122D" w:rsidDel="008F45D0">
          <w:rPr>
            <w:noProof/>
          </w:rPr>
          <w:drawing>
            <wp:inline distT="0" distB="0" distL="0" distR="0" wp14:anchorId="7C3D35D4" wp14:editId="36689608">
              <wp:extent cx="3019425" cy="1714500"/>
              <wp:effectExtent l="0" t="0" r="0" b="0"/>
              <wp:docPr id="2130592045" name="Imagem 2130592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extLst>
                          <a:ext uri="{28A0092B-C50C-407E-A947-70E740481C1C}">
                            <a14:useLocalDpi xmlns:a14="http://schemas.microsoft.com/office/drawing/2010/main" val="0"/>
                          </a:ext>
                        </a:extLst>
                      </a:blip>
                      <a:stretch>
                        <a:fillRect/>
                      </a:stretch>
                    </pic:blipFill>
                    <pic:spPr>
                      <a:xfrm>
                        <a:off x="0" y="0"/>
                        <a:ext cx="3019425" cy="1714500"/>
                      </a:xfrm>
                      <a:prstGeom prst="rect">
                        <a:avLst/>
                      </a:prstGeom>
                    </pic:spPr>
                  </pic:pic>
                </a:graphicData>
              </a:graphic>
            </wp:inline>
          </w:drawing>
        </w:r>
      </w:del>
    </w:p>
    <w:p w14:paraId="163A9F87" w14:textId="3DBD691B" w:rsidR="004A0712" w:rsidRPr="008F45D0" w:rsidDel="008F45D0" w:rsidRDefault="55997AC8">
      <w:pPr>
        <w:spacing w:line="480" w:lineRule="auto"/>
        <w:ind w:firstLine="348"/>
        <w:jc w:val="both"/>
        <w:rPr>
          <w:del w:id="3226" w:author="Emeson Santos" w:date="2019-08-23T08:59:00Z"/>
          <w:rFonts w:eastAsia="Times New Roman" w:cs="Times New Roman"/>
        </w:rPr>
        <w:pPrChange w:id="3227" w:author="Emeson Santos" w:date="2019-08-23T09:50:00Z">
          <w:pPr>
            <w:spacing w:after="160" w:line="259" w:lineRule="auto"/>
            <w:ind w:firstLine="348"/>
            <w:jc w:val="both"/>
          </w:pPr>
        </w:pPrChange>
      </w:pPr>
      <w:del w:id="3228" w:author="Emeson Santos" w:date="2019-08-23T08:59:00Z">
        <w:r w:rsidRPr="008F45D0" w:rsidDel="008F45D0">
          <w:rPr>
            <w:rFonts w:eastAsia="Times New Roman" w:cs="Times New Roman"/>
            <w:b/>
            <w:bCs/>
            <w:rPrChange w:id="3229" w:author="Emeson Santos" w:date="2019-08-23T09:00:00Z">
              <w:rPr>
                <w:rFonts w:eastAsia="Times New Roman" w:cs="Times New Roman"/>
                <w:b/>
                <w:bCs/>
                <w:color w:val="222222"/>
              </w:rPr>
            </w:rPrChange>
          </w:rPr>
          <w:delText>Tarefa do usuário</w:delText>
        </w:r>
      </w:del>
    </w:p>
    <w:p w14:paraId="5A471765" w14:textId="1198B385" w:rsidR="004A0712" w:rsidRPr="008F45D0" w:rsidDel="008F45D0" w:rsidRDefault="55997AC8">
      <w:pPr>
        <w:spacing w:line="480" w:lineRule="auto"/>
        <w:ind w:firstLine="348"/>
        <w:jc w:val="both"/>
        <w:rPr>
          <w:del w:id="3230" w:author="Emeson Santos" w:date="2019-08-23T08:59:00Z"/>
          <w:rFonts w:eastAsia="Times New Roman" w:cs="Times New Roman"/>
        </w:rPr>
        <w:pPrChange w:id="3231" w:author="Emeson Santos" w:date="2019-08-23T09:50:00Z">
          <w:pPr>
            <w:spacing w:after="160" w:line="259" w:lineRule="auto"/>
            <w:ind w:firstLine="348"/>
            <w:jc w:val="both"/>
          </w:pPr>
        </w:pPrChange>
      </w:pPr>
      <w:del w:id="3232" w:author="Emeson Santos" w:date="2019-08-23T08:59:00Z">
        <w:r w:rsidRPr="008F45D0" w:rsidDel="008F45D0">
          <w:rPr>
            <w:rFonts w:eastAsia="Times New Roman" w:cs="Times New Roman"/>
            <w:rPrChange w:id="3233" w:author="Emeson Santos" w:date="2019-08-23T09:00:00Z">
              <w:rPr>
                <w:rFonts w:eastAsia="Times New Roman" w:cs="Times New Roman"/>
                <w:color w:val="222222"/>
              </w:rPr>
            </w:rPrChange>
          </w:rPr>
          <w:delText>É um fluxo de trabalho típico Tarefa em que uma pessoa executa a tarefa com a assistência de um aplicativo de software.</w:delText>
        </w:r>
      </w:del>
    </w:p>
    <w:p w14:paraId="2A679592" w14:textId="679869AF" w:rsidR="004A0712" w:rsidRPr="008F45D0" w:rsidDel="008F45D0" w:rsidRDefault="004240D8">
      <w:pPr>
        <w:spacing w:line="480" w:lineRule="auto"/>
        <w:ind w:firstLine="348"/>
        <w:jc w:val="both"/>
        <w:rPr>
          <w:del w:id="3234" w:author="Emeson Santos" w:date="2019-08-23T08:59:00Z"/>
          <w:rFonts w:eastAsia="Times New Roman" w:cs="Times New Roman"/>
        </w:rPr>
        <w:pPrChange w:id="3235" w:author="Emeson Santos" w:date="2019-08-23T09:50:00Z">
          <w:pPr>
            <w:spacing w:after="160" w:line="259" w:lineRule="auto"/>
            <w:ind w:firstLine="348"/>
            <w:jc w:val="both"/>
          </w:pPr>
        </w:pPrChange>
      </w:pPr>
      <w:del w:id="3236" w:author="Emeson Santos" w:date="2019-08-23T08:59:00Z">
        <w:r w:rsidRPr="005C122D" w:rsidDel="008F45D0">
          <w:rPr>
            <w:noProof/>
          </w:rPr>
          <w:drawing>
            <wp:inline distT="0" distB="0" distL="0" distR="0" wp14:anchorId="4477266F" wp14:editId="5810AE9D">
              <wp:extent cx="2990850" cy="1771650"/>
              <wp:effectExtent l="0" t="0" r="0" b="0"/>
              <wp:docPr id="2117104312" name="Imagem 2117104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extLst>
                          <a:ext uri="{28A0092B-C50C-407E-A947-70E740481C1C}">
                            <a14:useLocalDpi xmlns:a14="http://schemas.microsoft.com/office/drawing/2010/main" val="0"/>
                          </a:ext>
                        </a:extLst>
                      </a:blip>
                      <a:stretch>
                        <a:fillRect/>
                      </a:stretch>
                    </pic:blipFill>
                    <pic:spPr>
                      <a:xfrm>
                        <a:off x="0" y="0"/>
                        <a:ext cx="2990850" cy="1771650"/>
                      </a:xfrm>
                      <a:prstGeom prst="rect">
                        <a:avLst/>
                      </a:prstGeom>
                      <a:ln>
                        <a:noFill/>
                      </a:ln>
                      <a:effectLst>
                        <a:softEdge rad="112500"/>
                      </a:effectLst>
                    </pic:spPr>
                  </pic:pic>
                </a:graphicData>
              </a:graphic>
            </wp:inline>
          </w:drawing>
        </w:r>
      </w:del>
    </w:p>
    <w:p w14:paraId="70F99EB4" w14:textId="7B60C8DF" w:rsidR="004A0712" w:rsidRPr="008F45D0" w:rsidDel="008F45D0" w:rsidRDefault="55997AC8">
      <w:pPr>
        <w:spacing w:line="480" w:lineRule="auto"/>
        <w:ind w:firstLine="348"/>
        <w:jc w:val="both"/>
        <w:rPr>
          <w:del w:id="3237" w:author="Emeson Santos" w:date="2019-08-23T08:59:00Z"/>
          <w:rFonts w:eastAsia="Times New Roman" w:cs="Times New Roman"/>
        </w:rPr>
        <w:pPrChange w:id="3238" w:author="Emeson Santos" w:date="2019-08-23T09:50:00Z">
          <w:pPr>
            <w:spacing w:after="160" w:line="259" w:lineRule="auto"/>
            <w:ind w:firstLine="348"/>
            <w:jc w:val="both"/>
          </w:pPr>
        </w:pPrChange>
      </w:pPr>
      <w:del w:id="3239" w:author="Emeson Santos" w:date="2019-08-23T08:59:00Z">
        <w:r w:rsidRPr="008F45D0" w:rsidDel="008F45D0">
          <w:rPr>
            <w:rFonts w:eastAsia="Times New Roman" w:cs="Times New Roman"/>
            <w:b/>
            <w:bCs/>
            <w:rPrChange w:id="3240" w:author="Emeson Santos" w:date="2019-08-23T09:00:00Z">
              <w:rPr>
                <w:rFonts w:eastAsia="Times New Roman" w:cs="Times New Roman"/>
                <w:b/>
                <w:bCs/>
                <w:color w:val="222222"/>
              </w:rPr>
            </w:rPrChange>
          </w:rPr>
          <w:delText>tarefa de serviço</w:delText>
        </w:r>
      </w:del>
    </w:p>
    <w:p w14:paraId="3B00923B" w14:textId="6787AD2C" w:rsidR="004A0712" w:rsidRPr="008F45D0" w:rsidDel="008F45D0" w:rsidRDefault="55997AC8">
      <w:pPr>
        <w:spacing w:line="480" w:lineRule="auto"/>
        <w:ind w:firstLine="348"/>
        <w:jc w:val="both"/>
        <w:rPr>
          <w:del w:id="3241" w:author="Emeson Santos" w:date="2019-08-23T08:59:00Z"/>
          <w:rFonts w:eastAsia="Times New Roman" w:cs="Times New Roman"/>
        </w:rPr>
        <w:pPrChange w:id="3242" w:author="Emeson Santos" w:date="2019-08-23T09:50:00Z">
          <w:pPr>
            <w:spacing w:after="160" w:line="259" w:lineRule="auto"/>
            <w:ind w:firstLine="348"/>
            <w:jc w:val="both"/>
          </w:pPr>
        </w:pPrChange>
      </w:pPr>
      <w:del w:id="3243" w:author="Emeson Santos" w:date="2019-08-23T08:59:00Z">
        <w:r w:rsidRPr="008F45D0" w:rsidDel="008F45D0">
          <w:rPr>
            <w:rFonts w:eastAsia="Times New Roman" w:cs="Times New Roman"/>
            <w:rPrChange w:id="3244" w:author="Emeson Santos" w:date="2019-08-23T09:00:00Z">
              <w:rPr>
                <w:rFonts w:eastAsia="Times New Roman" w:cs="Times New Roman"/>
                <w:color w:val="222222"/>
              </w:rPr>
            </w:rPrChange>
          </w:rPr>
          <w:delText>É uma tarefa que usa algum tipo de serviço que poderia ser um serviço da Web ou um aplicativo automatizado.</w:delText>
        </w:r>
      </w:del>
    </w:p>
    <w:p w14:paraId="5837B63A" w14:textId="60A33460" w:rsidR="004A0712" w:rsidRPr="008F45D0" w:rsidDel="008F45D0" w:rsidRDefault="004240D8">
      <w:pPr>
        <w:spacing w:line="480" w:lineRule="auto"/>
        <w:ind w:firstLine="348"/>
        <w:jc w:val="both"/>
        <w:rPr>
          <w:del w:id="3245" w:author="Emeson Santos" w:date="2019-08-23T08:59:00Z"/>
          <w:rFonts w:eastAsia="Times New Roman" w:cs="Times New Roman"/>
        </w:rPr>
        <w:pPrChange w:id="3246" w:author="Emeson Santos" w:date="2019-08-23T09:50:00Z">
          <w:pPr>
            <w:spacing w:after="160" w:line="259" w:lineRule="auto"/>
            <w:ind w:firstLine="348"/>
            <w:jc w:val="both"/>
          </w:pPr>
        </w:pPrChange>
      </w:pPr>
      <w:del w:id="3247" w:author="Emeson Santos" w:date="2019-08-23T08:59:00Z">
        <w:r w:rsidRPr="005C122D" w:rsidDel="008F45D0">
          <w:rPr>
            <w:noProof/>
          </w:rPr>
          <w:drawing>
            <wp:inline distT="0" distB="0" distL="0" distR="0" wp14:anchorId="766568EE" wp14:editId="3D9F21C8">
              <wp:extent cx="2981325" cy="1933575"/>
              <wp:effectExtent l="0" t="0" r="0" b="0"/>
              <wp:docPr id="2100605530" name="Imagem 2100605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extLst>
                          <a:ext uri="{28A0092B-C50C-407E-A947-70E740481C1C}">
                            <a14:useLocalDpi xmlns:a14="http://schemas.microsoft.com/office/drawing/2010/main" val="0"/>
                          </a:ext>
                        </a:extLst>
                      </a:blip>
                      <a:stretch>
                        <a:fillRect/>
                      </a:stretch>
                    </pic:blipFill>
                    <pic:spPr>
                      <a:xfrm>
                        <a:off x="0" y="0"/>
                        <a:ext cx="2981325" cy="1933575"/>
                      </a:xfrm>
                      <a:prstGeom prst="rect">
                        <a:avLst/>
                      </a:prstGeom>
                    </pic:spPr>
                  </pic:pic>
                </a:graphicData>
              </a:graphic>
            </wp:inline>
          </w:drawing>
        </w:r>
      </w:del>
    </w:p>
    <w:p w14:paraId="4BC9577E" w14:textId="701D352B" w:rsidR="004A0712" w:rsidRPr="008F45D0" w:rsidDel="008F45D0" w:rsidRDefault="004A0712">
      <w:pPr>
        <w:spacing w:line="480" w:lineRule="auto"/>
        <w:ind w:firstLine="348"/>
        <w:jc w:val="both"/>
        <w:rPr>
          <w:del w:id="3248" w:author="Emeson Santos" w:date="2019-08-23T08:59:00Z"/>
          <w:rFonts w:eastAsia="Times New Roman" w:cs="Times New Roman"/>
        </w:rPr>
        <w:pPrChange w:id="3249" w:author="Emeson Santos" w:date="2019-08-23T09:50:00Z">
          <w:pPr>
            <w:spacing w:after="160" w:line="259" w:lineRule="auto"/>
            <w:ind w:firstLine="348"/>
            <w:jc w:val="both"/>
          </w:pPr>
        </w:pPrChange>
      </w:pPr>
    </w:p>
    <w:p w14:paraId="37DB3FE9" w14:textId="2B8D9AD9" w:rsidR="004A0712" w:rsidRPr="008F45D0" w:rsidDel="008F45D0" w:rsidRDefault="004A0712">
      <w:pPr>
        <w:spacing w:line="480" w:lineRule="auto"/>
        <w:ind w:firstLine="348"/>
        <w:jc w:val="both"/>
        <w:rPr>
          <w:del w:id="3250" w:author="Emeson Santos" w:date="2019-08-23T08:59:00Z"/>
          <w:rFonts w:eastAsia="Times New Roman" w:cs="Times New Roman"/>
        </w:rPr>
        <w:pPrChange w:id="3251" w:author="Emeson Santos" w:date="2019-08-23T09:50:00Z">
          <w:pPr>
            <w:spacing w:after="160" w:line="259" w:lineRule="auto"/>
            <w:ind w:firstLine="348"/>
            <w:jc w:val="both"/>
          </w:pPr>
        </w:pPrChange>
      </w:pPr>
    </w:p>
    <w:p w14:paraId="7A6C59D7" w14:textId="57873E66" w:rsidR="004A0712" w:rsidRPr="008F45D0" w:rsidDel="008F45D0" w:rsidRDefault="55997AC8">
      <w:pPr>
        <w:spacing w:line="480" w:lineRule="auto"/>
        <w:jc w:val="both"/>
        <w:rPr>
          <w:del w:id="3252" w:author="Emeson Santos" w:date="2019-08-23T08:59:00Z"/>
          <w:rFonts w:eastAsia="Times New Roman" w:cs="Times New Roman"/>
        </w:rPr>
        <w:pPrChange w:id="3253" w:author="Emeson Santos" w:date="2019-08-23T09:50:00Z">
          <w:pPr>
            <w:spacing w:after="160" w:line="259" w:lineRule="auto"/>
            <w:jc w:val="both"/>
          </w:pPr>
        </w:pPrChange>
      </w:pPr>
      <w:del w:id="3254" w:author="Emeson Santos" w:date="2019-08-23T08:59:00Z">
        <w:r w:rsidRPr="008F45D0" w:rsidDel="008F45D0">
          <w:rPr>
            <w:rFonts w:eastAsia="Times New Roman" w:cs="Times New Roman"/>
            <w:b/>
            <w:bCs/>
          </w:rPr>
          <w:delText>SUB-PROCESSOS</w:delText>
        </w:r>
      </w:del>
    </w:p>
    <w:p w14:paraId="53FF7BDD" w14:textId="0E040DDE" w:rsidR="004A0712" w:rsidRPr="008F45D0" w:rsidDel="008F45D0" w:rsidRDefault="55997AC8">
      <w:pPr>
        <w:spacing w:line="480" w:lineRule="auto"/>
        <w:ind w:firstLine="348"/>
        <w:jc w:val="both"/>
        <w:rPr>
          <w:del w:id="3255" w:author="Emeson Santos" w:date="2019-08-23T08:59:00Z"/>
          <w:rFonts w:eastAsia="Times New Roman" w:cs="Times New Roman"/>
        </w:rPr>
        <w:pPrChange w:id="3256" w:author="Emeson Santos" w:date="2019-08-23T09:50:00Z">
          <w:pPr>
            <w:spacing w:after="160" w:line="259" w:lineRule="auto"/>
            <w:ind w:firstLine="348"/>
            <w:jc w:val="both"/>
          </w:pPr>
        </w:pPrChange>
      </w:pPr>
      <w:del w:id="3257" w:author="Emeson Santos" w:date="2019-08-23T08:59:00Z">
        <w:r w:rsidRPr="008F45D0" w:rsidDel="008F45D0">
          <w:rPr>
            <w:rFonts w:eastAsia="Times New Roman" w:cs="Times New Roman"/>
            <w:rPrChange w:id="3258" w:author="Emeson Santos" w:date="2019-08-23T09:00:00Z">
              <w:rPr>
                <w:rFonts w:eastAsia="Times New Roman" w:cs="Times New Roman"/>
                <w:color w:val="222222"/>
              </w:rPr>
            </w:rPrChange>
          </w:rPr>
          <w:delText xml:space="preserve">É uma atividade que tem em seu interior a modelagem de outras atividades, gateways, eventos e fluxos de sequência. Também é um objeto gráfico dentro de um processo, mas pode ser aberto para que enxerguemos seu interior. Tarefas que em conjunto possuem um propósito específico dentro de um processo de negócio e podem ser abstraídas em uma outra unidade de processo e representadas em um processo maior por um único objeto. Os sub-processos definem um escopo contextual que pode ser usado para dar visibilidade, tratamento de exceções e até mesmo um escopo transacional. </w:delText>
        </w:r>
        <w:r w:rsidRPr="008F45D0" w:rsidDel="008F45D0">
          <w:rPr>
            <w:rFonts w:eastAsia="Times New Roman" w:cs="Times New Roman"/>
          </w:rPr>
          <w:delText>Também podem ser úteis para reunir partes de fluxos que podem ser repetidas em momentos distintos do processo, caracterizando o reuso.</w:delText>
        </w:r>
      </w:del>
    </w:p>
    <w:p w14:paraId="2585B3EE" w14:textId="39650154" w:rsidR="004A0712" w:rsidRPr="008F45D0" w:rsidDel="008F45D0" w:rsidRDefault="004240D8">
      <w:pPr>
        <w:spacing w:line="480" w:lineRule="auto"/>
        <w:ind w:firstLine="348"/>
        <w:jc w:val="both"/>
        <w:rPr>
          <w:del w:id="3259" w:author="Emeson Santos" w:date="2019-08-23T08:59:00Z"/>
          <w:rFonts w:eastAsia="Times New Roman" w:cs="Times New Roman"/>
        </w:rPr>
        <w:pPrChange w:id="3260" w:author="Emeson Santos" w:date="2019-08-23T09:50:00Z">
          <w:pPr>
            <w:spacing w:after="160" w:line="259" w:lineRule="auto"/>
            <w:ind w:firstLine="348"/>
            <w:jc w:val="both"/>
          </w:pPr>
        </w:pPrChange>
      </w:pPr>
      <w:del w:id="3261" w:author="Emeson Santos" w:date="2019-08-23T08:59:00Z">
        <w:r w:rsidRPr="005C122D" w:rsidDel="008F45D0">
          <w:rPr>
            <w:noProof/>
          </w:rPr>
          <w:drawing>
            <wp:inline distT="0" distB="0" distL="0" distR="0" wp14:anchorId="37D4EBA4" wp14:editId="4A55FAB5">
              <wp:extent cx="5400675" cy="2038350"/>
              <wp:effectExtent l="0" t="0" r="0" b="0"/>
              <wp:docPr id="715514021" name="Imagem 715514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extLst>
                          <a:ext uri="{28A0092B-C50C-407E-A947-70E740481C1C}">
                            <a14:useLocalDpi xmlns:a14="http://schemas.microsoft.com/office/drawing/2010/main" val="0"/>
                          </a:ext>
                        </a:extLst>
                      </a:blip>
                      <a:stretch>
                        <a:fillRect/>
                      </a:stretch>
                    </pic:blipFill>
                    <pic:spPr>
                      <a:xfrm>
                        <a:off x="0" y="0"/>
                        <a:ext cx="5400675" cy="2038350"/>
                      </a:xfrm>
                      <a:prstGeom prst="rect">
                        <a:avLst/>
                      </a:prstGeom>
                    </pic:spPr>
                  </pic:pic>
                </a:graphicData>
              </a:graphic>
            </wp:inline>
          </w:drawing>
        </w:r>
        <w:r w:rsidR="55997AC8" w:rsidRPr="008F45D0" w:rsidDel="008F45D0">
          <w:rPr>
            <w:rFonts w:eastAsia="Times New Roman" w:cs="Times New Roman"/>
            <w:b/>
            <w:bCs/>
          </w:rPr>
          <w:delText xml:space="preserve">Eventos </w:delText>
        </w:r>
      </w:del>
    </w:p>
    <w:p w14:paraId="2841AC53" w14:textId="3D6B10EE" w:rsidR="004A0712" w:rsidRPr="008F45D0" w:rsidDel="008F45D0" w:rsidRDefault="55997AC8">
      <w:pPr>
        <w:spacing w:line="480" w:lineRule="auto"/>
        <w:ind w:firstLine="348"/>
        <w:jc w:val="both"/>
        <w:rPr>
          <w:del w:id="3262" w:author="Emeson Santos" w:date="2019-08-23T08:59:00Z"/>
          <w:rFonts w:eastAsia="Times New Roman" w:cs="Times New Roman"/>
        </w:rPr>
        <w:pPrChange w:id="3263" w:author="Emeson Santos" w:date="2019-08-23T09:50:00Z">
          <w:pPr>
            <w:spacing w:after="160" w:line="259" w:lineRule="auto"/>
            <w:ind w:firstLine="348"/>
            <w:jc w:val="both"/>
          </w:pPr>
        </w:pPrChange>
      </w:pPr>
      <w:del w:id="3264" w:author="Emeson Santos" w:date="2019-08-23T08:59:00Z">
        <w:r w:rsidRPr="008F45D0" w:rsidDel="008F45D0">
          <w:rPr>
            <w:rFonts w:eastAsia="Times New Roman" w:cs="Times New Roman"/>
            <w:rPrChange w:id="3265" w:author="Emeson Santos" w:date="2019-08-23T09:00:00Z">
              <w:rPr>
                <w:rFonts w:eastAsia="Times New Roman" w:cs="Times New Roman"/>
                <w:color w:val="222222"/>
              </w:rPr>
            </w:rPrChange>
          </w:rPr>
          <w:delText>Um evento é algo que “acontece” durante o curso do processo afetando o fluxo do mesmo. Usualmente têm uma causa ou um impacto e em geral requer ou permite uma reação. O início de uma atividade, o fim de uma atividade, a mudança de estado de um documento, uma mensagem que chega, etc, todos podem ser considerados eventos.</w:delText>
        </w:r>
      </w:del>
    </w:p>
    <w:p w14:paraId="76A5A851" w14:textId="64A86EB3" w:rsidR="004A0712" w:rsidRPr="008F45D0" w:rsidDel="008F45D0" w:rsidRDefault="55997AC8">
      <w:pPr>
        <w:spacing w:line="480" w:lineRule="auto"/>
        <w:ind w:firstLine="348"/>
        <w:jc w:val="both"/>
        <w:rPr>
          <w:del w:id="3266" w:author="Emeson Santos" w:date="2019-08-23T08:59:00Z"/>
          <w:rFonts w:eastAsia="Times New Roman" w:cs="Times New Roman"/>
        </w:rPr>
        <w:pPrChange w:id="3267" w:author="Emeson Santos" w:date="2019-08-23T09:50:00Z">
          <w:pPr>
            <w:spacing w:after="160" w:line="259" w:lineRule="auto"/>
            <w:ind w:firstLine="348"/>
            <w:jc w:val="both"/>
          </w:pPr>
        </w:pPrChange>
      </w:pPr>
      <w:del w:id="3268" w:author="Emeson Santos" w:date="2019-08-23T08:59:00Z">
        <w:r w:rsidRPr="008F45D0" w:rsidDel="008F45D0">
          <w:rPr>
            <w:rFonts w:eastAsia="Times New Roman" w:cs="Times New Roman"/>
            <w:b/>
            <w:bCs/>
            <w:rPrChange w:id="3269" w:author="Emeson Santos" w:date="2019-08-23T09:00:00Z">
              <w:rPr>
                <w:rFonts w:eastAsia="Times New Roman" w:cs="Times New Roman"/>
                <w:b/>
                <w:bCs/>
                <w:color w:val="222222"/>
              </w:rPr>
            </w:rPrChange>
          </w:rPr>
          <w:delText>Iniciar evento</w:delText>
        </w:r>
      </w:del>
    </w:p>
    <w:p w14:paraId="3BC31E97" w14:textId="007751E7" w:rsidR="004A0712" w:rsidRPr="008F45D0" w:rsidDel="008F45D0" w:rsidRDefault="55997AC8">
      <w:pPr>
        <w:spacing w:line="480" w:lineRule="auto"/>
        <w:ind w:firstLine="348"/>
        <w:jc w:val="both"/>
        <w:rPr>
          <w:del w:id="3270" w:author="Emeson Santos" w:date="2019-08-23T08:59:00Z"/>
          <w:rFonts w:eastAsia="Times New Roman" w:cs="Times New Roman"/>
        </w:rPr>
        <w:pPrChange w:id="3271" w:author="Emeson Santos" w:date="2019-08-23T09:50:00Z">
          <w:pPr>
            <w:spacing w:after="160" w:line="259" w:lineRule="auto"/>
            <w:ind w:firstLine="348"/>
            <w:jc w:val="both"/>
          </w:pPr>
        </w:pPrChange>
      </w:pPr>
      <w:del w:id="3272" w:author="Emeson Santos" w:date="2019-08-23T08:59:00Z">
        <w:r w:rsidRPr="008F45D0" w:rsidDel="008F45D0">
          <w:rPr>
            <w:rFonts w:eastAsia="Times New Roman" w:cs="Times New Roman"/>
            <w:rPrChange w:id="3273" w:author="Emeson Santos" w:date="2019-08-23T09:00:00Z">
              <w:rPr>
                <w:rFonts w:eastAsia="Times New Roman" w:cs="Times New Roman"/>
                <w:color w:val="222222"/>
              </w:rPr>
            </w:rPrChange>
          </w:rPr>
          <w:delText>Indica onde um determinado processo é iniciado. Não tem nenhum comportamento específico.</w:delText>
        </w:r>
      </w:del>
    </w:p>
    <w:p w14:paraId="359868FB" w14:textId="66662800" w:rsidR="004A0712" w:rsidRPr="008F45D0" w:rsidDel="008F45D0" w:rsidRDefault="004240D8">
      <w:pPr>
        <w:spacing w:line="480" w:lineRule="auto"/>
        <w:ind w:firstLine="348"/>
        <w:jc w:val="both"/>
        <w:rPr>
          <w:del w:id="3274" w:author="Emeson Santos" w:date="2019-08-23T08:59:00Z"/>
          <w:rFonts w:eastAsia="Times New Roman" w:cs="Times New Roman"/>
        </w:rPr>
        <w:pPrChange w:id="3275" w:author="Emeson Santos" w:date="2019-08-23T09:50:00Z">
          <w:pPr>
            <w:spacing w:after="160" w:line="259" w:lineRule="auto"/>
            <w:ind w:firstLine="348"/>
            <w:jc w:val="both"/>
          </w:pPr>
        </w:pPrChange>
      </w:pPr>
      <w:del w:id="3276" w:author="Emeson Santos" w:date="2019-08-23T08:59:00Z">
        <w:r w:rsidRPr="005C122D" w:rsidDel="008F45D0">
          <w:rPr>
            <w:noProof/>
          </w:rPr>
          <w:drawing>
            <wp:inline distT="0" distB="0" distL="0" distR="0" wp14:anchorId="4CC9F5BE" wp14:editId="77A05D0E">
              <wp:extent cx="2057400" cy="1314450"/>
              <wp:effectExtent l="0" t="0" r="0" b="0"/>
              <wp:docPr id="1686818336" name="Imagem 1686818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extLst>
                          <a:ext uri="{28A0092B-C50C-407E-A947-70E740481C1C}">
                            <a14:useLocalDpi xmlns:a14="http://schemas.microsoft.com/office/drawing/2010/main" val="0"/>
                          </a:ext>
                        </a:extLst>
                      </a:blip>
                      <a:stretch>
                        <a:fillRect/>
                      </a:stretch>
                    </pic:blipFill>
                    <pic:spPr>
                      <a:xfrm>
                        <a:off x="0" y="0"/>
                        <a:ext cx="2057400" cy="1314450"/>
                      </a:xfrm>
                      <a:prstGeom prst="rect">
                        <a:avLst/>
                      </a:prstGeom>
                    </pic:spPr>
                  </pic:pic>
                </a:graphicData>
              </a:graphic>
            </wp:inline>
          </w:drawing>
        </w:r>
      </w:del>
    </w:p>
    <w:p w14:paraId="3099EE35" w14:textId="7819632F" w:rsidR="004A0712" w:rsidRPr="008F45D0" w:rsidDel="008F45D0" w:rsidRDefault="004A0712">
      <w:pPr>
        <w:spacing w:line="480" w:lineRule="auto"/>
        <w:ind w:firstLine="348"/>
        <w:jc w:val="both"/>
        <w:rPr>
          <w:del w:id="3277" w:author="Emeson Santos" w:date="2019-08-23T08:59:00Z"/>
          <w:rFonts w:eastAsia="Times New Roman" w:cs="Times New Roman"/>
        </w:rPr>
        <w:pPrChange w:id="3278" w:author="Emeson Santos" w:date="2019-08-23T09:50:00Z">
          <w:pPr>
            <w:spacing w:after="160" w:line="259" w:lineRule="auto"/>
            <w:ind w:firstLine="348"/>
            <w:jc w:val="both"/>
          </w:pPr>
        </w:pPrChange>
      </w:pPr>
    </w:p>
    <w:p w14:paraId="3488BC0E" w14:textId="00FF0474" w:rsidR="004A0712" w:rsidRPr="008F45D0" w:rsidDel="008F45D0" w:rsidRDefault="004A0712">
      <w:pPr>
        <w:spacing w:line="480" w:lineRule="auto"/>
        <w:jc w:val="both"/>
        <w:rPr>
          <w:del w:id="3279" w:author="Emeson Santos" w:date="2019-08-23T08:59:00Z"/>
          <w:rFonts w:eastAsia="Times New Roman" w:cs="Times New Roman"/>
        </w:rPr>
        <w:pPrChange w:id="3280" w:author="Emeson Santos" w:date="2019-08-23T09:50:00Z">
          <w:pPr>
            <w:spacing w:after="160" w:line="259" w:lineRule="auto"/>
            <w:jc w:val="both"/>
          </w:pPr>
        </w:pPrChange>
      </w:pPr>
    </w:p>
    <w:p w14:paraId="0D27C126" w14:textId="525A8BB7" w:rsidR="004A0712" w:rsidRPr="008F45D0" w:rsidDel="008F45D0" w:rsidRDefault="004A0712">
      <w:pPr>
        <w:spacing w:line="480" w:lineRule="auto"/>
        <w:jc w:val="both"/>
        <w:rPr>
          <w:del w:id="3281" w:author="Emeson Santos" w:date="2019-08-23T08:59:00Z"/>
          <w:rFonts w:eastAsia="Times New Roman" w:cs="Times New Roman"/>
        </w:rPr>
        <w:pPrChange w:id="3282" w:author="Emeson Santos" w:date="2019-08-23T09:50:00Z">
          <w:pPr>
            <w:spacing w:after="160" w:line="259" w:lineRule="auto"/>
            <w:jc w:val="both"/>
          </w:pPr>
        </w:pPrChange>
      </w:pPr>
    </w:p>
    <w:p w14:paraId="560C0365" w14:textId="2919E055" w:rsidR="004A0712" w:rsidRPr="008F45D0" w:rsidDel="008F45D0" w:rsidRDefault="55997AC8">
      <w:pPr>
        <w:spacing w:line="480" w:lineRule="auto"/>
        <w:jc w:val="both"/>
        <w:rPr>
          <w:del w:id="3283" w:author="Emeson Santos" w:date="2019-08-23T08:59:00Z"/>
          <w:rFonts w:eastAsia="Times New Roman" w:cs="Times New Roman"/>
        </w:rPr>
        <w:pPrChange w:id="3284" w:author="Emeson Santos" w:date="2019-08-23T09:50:00Z">
          <w:pPr>
            <w:spacing w:after="160" w:line="259" w:lineRule="auto"/>
            <w:jc w:val="both"/>
          </w:pPr>
        </w:pPrChange>
      </w:pPr>
      <w:del w:id="3285" w:author="Emeson Santos" w:date="2019-08-23T08:59:00Z">
        <w:r w:rsidRPr="008F45D0" w:rsidDel="008F45D0">
          <w:rPr>
            <w:rFonts w:eastAsia="Times New Roman" w:cs="Times New Roman"/>
          </w:rPr>
          <w:delText>Eventos de final</w:delText>
        </w:r>
      </w:del>
    </w:p>
    <w:p w14:paraId="164825E7" w14:textId="3E0FD209" w:rsidR="004A0712" w:rsidRPr="008F45D0" w:rsidDel="008F45D0" w:rsidRDefault="55997AC8">
      <w:pPr>
        <w:spacing w:line="480" w:lineRule="auto"/>
        <w:jc w:val="both"/>
        <w:rPr>
          <w:del w:id="3286" w:author="Emeson Santos" w:date="2019-08-23T08:59:00Z"/>
          <w:rFonts w:eastAsia="Times New Roman" w:cs="Times New Roman"/>
        </w:rPr>
        <w:pPrChange w:id="3287" w:author="Emeson Santos" w:date="2019-08-23T09:50:00Z">
          <w:pPr>
            <w:spacing w:after="160" w:line="259" w:lineRule="auto"/>
            <w:jc w:val="both"/>
          </w:pPr>
        </w:pPrChange>
      </w:pPr>
      <w:del w:id="3288" w:author="Emeson Santos" w:date="2019-08-23T08:59:00Z">
        <w:r w:rsidRPr="008F45D0" w:rsidDel="008F45D0">
          <w:rPr>
            <w:rFonts w:eastAsia="Times New Roman" w:cs="Times New Roman"/>
          </w:rPr>
          <w:delText>Indica quando o processo termina.</w:delText>
        </w:r>
      </w:del>
    </w:p>
    <w:p w14:paraId="6660D7B2" w14:textId="208F34DD" w:rsidR="004A0712" w:rsidRPr="008F45D0" w:rsidDel="008F45D0" w:rsidRDefault="004240D8">
      <w:pPr>
        <w:spacing w:line="480" w:lineRule="auto"/>
        <w:jc w:val="both"/>
        <w:rPr>
          <w:del w:id="3289" w:author="Emeson Santos" w:date="2019-08-23T08:59:00Z"/>
          <w:rFonts w:eastAsia="Times New Roman" w:cs="Times New Roman"/>
        </w:rPr>
        <w:pPrChange w:id="3290" w:author="Emeson Santos" w:date="2019-08-23T09:50:00Z">
          <w:pPr>
            <w:spacing w:after="160" w:line="259" w:lineRule="auto"/>
            <w:jc w:val="both"/>
          </w:pPr>
        </w:pPrChange>
      </w:pPr>
      <w:del w:id="3291" w:author="Emeson Santos" w:date="2019-08-23T08:59:00Z">
        <w:r w:rsidRPr="005C122D" w:rsidDel="008F45D0">
          <w:rPr>
            <w:noProof/>
          </w:rPr>
          <w:drawing>
            <wp:inline distT="0" distB="0" distL="0" distR="0" wp14:anchorId="4F7B5B8F" wp14:editId="05FA125C">
              <wp:extent cx="1562100" cy="1066800"/>
              <wp:effectExtent l="0" t="0" r="0" b="0"/>
              <wp:docPr id="391007892" name="Imagem 3910078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extLst>
                          <a:ext uri="{28A0092B-C50C-407E-A947-70E740481C1C}">
                            <a14:useLocalDpi xmlns:a14="http://schemas.microsoft.com/office/drawing/2010/main" val="0"/>
                          </a:ext>
                        </a:extLst>
                      </a:blip>
                      <a:stretch>
                        <a:fillRect/>
                      </a:stretch>
                    </pic:blipFill>
                    <pic:spPr>
                      <a:xfrm>
                        <a:off x="0" y="0"/>
                        <a:ext cx="1562100" cy="1066800"/>
                      </a:xfrm>
                      <a:prstGeom prst="rect">
                        <a:avLst/>
                      </a:prstGeom>
                    </pic:spPr>
                  </pic:pic>
                </a:graphicData>
              </a:graphic>
            </wp:inline>
          </w:drawing>
        </w:r>
      </w:del>
    </w:p>
    <w:p w14:paraId="15EB4BAD" w14:textId="30EBCEA3" w:rsidR="004A0712" w:rsidRPr="008F45D0" w:rsidDel="008F45D0" w:rsidRDefault="004A0712">
      <w:pPr>
        <w:spacing w:line="480" w:lineRule="auto"/>
        <w:jc w:val="both"/>
        <w:rPr>
          <w:del w:id="3292" w:author="Emeson Santos" w:date="2019-08-23T08:59:00Z"/>
          <w:rFonts w:eastAsia="Times New Roman" w:cs="Times New Roman"/>
        </w:rPr>
        <w:pPrChange w:id="3293" w:author="Emeson Santos" w:date="2019-08-23T09:50:00Z">
          <w:pPr>
            <w:spacing w:after="160" w:line="259" w:lineRule="auto"/>
            <w:jc w:val="both"/>
          </w:pPr>
        </w:pPrChange>
      </w:pPr>
    </w:p>
    <w:p w14:paraId="5D573C1F" w14:textId="61632093" w:rsidR="004A0712" w:rsidRPr="008F45D0" w:rsidDel="008F45D0" w:rsidRDefault="004A0712">
      <w:pPr>
        <w:spacing w:line="480" w:lineRule="auto"/>
        <w:jc w:val="both"/>
        <w:rPr>
          <w:del w:id="3294" w:author="Emeson Santos" w:date="2019-08-23T08:59:00Z"/>
          <w:rFonts w:eastAsia="Times New Roman" w:cs="Times New Roman"/>
        </w:rPr>
        <w:pPrChange w:id="3295" w:author="Emeson Santos" w:date="2019-08-23T09:50:00Z">
          <w:pPr>
            <w:spacing w:after="160" w:line="259" w:lineRule="auto"/>
            <w:jc w:val="both"/>
          </w:pPr>
        </w:pPrChange>
      </w:pPr>
    </w:p>
    <w:p w14:paraId="423069F5" w14:textId="32E58DAE" w:rsidR="004A0712" w:rsidRPr="008F45D0" w:rsidDel="008F45D0" w:rsidRDefault="004A0712">
      <w:pPr>
        <w:spacing w:line="480" w:lineRule="auto"/>
        <w:jc w:val="both"/>
        <w:rPr>
          <w:del w:id="3296" w:author="Emeson Santos" w:date="2019-08-23T08:59:00Z"/>
          <w:rFonts w:eastAsia="Times New Roman" w:cs="Times New Roman"/>
        </w:rPr>
        <w:pPrChange w:id="3297" w:author="Emeson Santos" w:date="2019-08-23T09:50:00Z">
          <w:pPr>
            <w:spacing w:after="160" w:line="259" w:lineRule="auto"/>
            <w:jc w:val="both"/>
          </w:pPr>
        </w:pPrChange>
      </w:pPr>
    </w:p>
    <w:p w14:paraId="230398F5" w14:textId="615C7667" w:rsidR="004A0712" w:rsidRPr="008F45D0" w:rsidDel="008F45D0" w:rsidRDefault="55997AC8">
      <w:pPr>
        <w:spacing w:line="480" w:lineRule="auto"/>
        <w:jc w:val="both"/>
        <w:rPr>
          <w:del w:id="3298" w:author="Emeson Santos" w:date="2019-08-23T08:59:00Z"/>
          <w:rFonts w:eastAsia="Times New Roman" w:cs="Times New Roman"/>
        </w:rPr>
        <w:pPrChange w:id="3299" w:author="Emeson Santos" w:date="2019-08-23T09:50:00Z">
          <w:pPr>
            <w:spacing w:after="160" w:line="259" w:lineRule="auto"/>
            <w:jc w:val="both"/>
          </w:pPr>
        </w:pPrChange>
      </w:pPr>
      <w:del w:id="3300" w:author="Emeson Santos" w:date="2019-08-23T08:59:00Z">
        <w:r w:rsidRPr="008F45D0" w:rsidDel="008F45D0">
          <w:rPr>
            <w:rFonts w:eastAsia="Times New Roman" w:cs="Times New Roman"/>
          </w:rPr>
          <w:delText>GATEWAYS</w:delText>
        </w:r>
      </w:del>
    </w:p>
    <w:p w14:paraId="47E490DB" w14:textId="79E9A0F0" w:rsidR="004A0712" w:rsidRPr="008F45D0" w:rsidDel="008F45D0" w:rsidRDefault="55997AC8">
      <w:pPr>
        <w:spacing w:line="480" w:lineRule="auto"/>
        <w:ind w:firstLine="708"/>
        <w:jc w:val="both"/>
        <w:rPr>
          <w:del w:id="3301" w:author="Emeson Santos" w:date="2019-08-23T08:59:00Z"/>
          <w:rFonts w:eastAsia="Times New Roman" w:cs="Times New Roman"/>
        </w:rPr>
        <w:pPrChange w:id="3302" w:author="Emeson Santos" w:date="2019-08-23T09:50:00Z">
          <w:pPr>
            <w:spacing w:after="160" w:line="259" w:lineRule="auto"/>
            <w:ind w:firstLine="708"/>
            <w:jc w:val="both"/>
          </w:pPr>
        </w:pPrChange>
      </w:pPr>
      <w:del w:id="3303" w:author="Emeson Santos" w:date="2019-08-23T08:59:00Z">
        <w:r w:rsidRPr="008F45D0" w:rsidDel="008F45D0">
          <w:rPr>
            <w:rFonts w:eastAsia="Times New Roman" w:cs="Times New Roman"/>
            <w:rPrChange w:id="3304" w:author="Emeson Santos" w:date="2019-08-23T09:00:00Z">
              <w:rPr>
                <w:rFonts w:eastAsia="Times New Roman" w:cs="Times New Roman"/>
                <w:color w:val="222222"/>
              </w:rPr>
            </w:rPrChange>
          </w:rPr>
          <w:delText>São usados para controlar como o fluxo de sequência seguirá seu caminho (convergências e divergências). Se não há a necessidade de controlar o fluxo, nenhum gateway é necessário. Ele funciona como um mecanismo de porta que permite ou não a passagem do token por um determinado caminho.</w:delText>
        </w:r>
      </w:del>
    </w:p>
    <w:p w14:paraId="0845C672" w14:textId="52385F01" w:rsidR="004A0712" w:rsidRPr="008F45D0" w:rsidDel="008F45D0" w:rsidRDefault="55997AC8">
      <w:pPr>
        <w:spacing w:line="480" w:lineRule="auto"/>
        <w:ind w:firstLine="708"/>
        <w:jc w:val="both"/>
        <w:rPr>
          <w:del w:id="3305" w:author="Emeson Santos" w:date="2019-08-23T08:59:00Z"/>
          <w:rFonts w:eastAsia="Times New Roman" w:cs="Times New Roman"/>
        </w:rPr>
        <w:pPrChange w:id="3306" w:author="Emeson Santos" w:date="2019-08-23T09:50:00Z">
          <w:pPr>
            <w:spacing w:after="160" w:line="259" w:lineRule="auto"/>
            <w:ind w:firstLine="708"/>
            <w:jc w:val="both"/>
          </w:pPr>
        </w:pPrChange>
      </w:pPr>
      <w:del w:id="3307" w:author="Emeson Santos" w:date="2019-08-23T08:59:00Z">
        <w:r w:rsidRPr="008F45D0" w:rsidDel="008F45D0">
          <w:rPr>
            <w:rFonts w:eastAsia="Times New Roman" w:cs="Times New Roman"/>
            <w:b/>
            <w:bCs/>
            <w:rPrChange w:id="3308" w:author="Emeson Santos" w:date="2019-08-23T09:00:00Z">
              <w:rPr>
                <w:rFonts w:eastAsia="Times New Roman" w:cs="Times New Roman"/>
                <w:b/>
                <w:bCs/>
                <w:color w:val="222222"/>
              </w:rPr>
            </w:rPrChange>
          </w:rPr>
          <w:delText>Gateway Exclusivo</w:delText>
        </w:r>
      </w:del>
    </w:p>
    <w:p w14:paraId="6D85135F" w14:textId="24E69022" w:rsidR="004A0712" w:rsidRPr="008F45D0" w:rsidDel="008F45D0" w:rsidRDefault="55997AC8">
      <w:pPr>
        <w:spacing w:line="480" w:lineRule="auto"/>
        <w:ind w:firstLine="708"/>
        <w:jc w:val="both"/>
        <w:rPr>
          <w:del w:id="3309" w:author="Emeson Santos" w:date="2019-08-23T08:59:00Z"/>
          <w:rFonts w:eastAsia="Times New Roman" w:cs="Times New Roman"/>
        </w:rPr>
        <w:pPrChange w:id="3310" w:author="Emeson Santos" w:date="2019-08-23T09:50:00Z">
          <w:pPr>
            <w:spacing w:after="160" w:line="259" w:lineRule="auto"/>
            <w:ind w:firstLine="708"/>
            <w:jc w:val="both"/>
          </w:pPr>
        </w:pPrChange>
      </w:pPr>
      <w:del w:id="3311" w:author="Emeson Santos" w:date="2019-08-23T08:59:00Z">
        <w:r w:rsidRPr="008F45D0" w:rsidDel="008F45D0">
          <w:rPr>
            <w:rFonts w:eastAsia="Times New Roman" w:cs="Times New Roman"/>
            <w:rPrChange w:id="3312" w:author="Emeson Santos" w:date="2019-08-23T09:00:00Z">
              <w:rPr>
                <w:rFonts w:eastAsia="Times New Roman" w:cs="Times New Roman"/>
                <w:color w:val="222222"/>
              </w:rPr>
            </w:rPrChange>
          </w:rPr>
          <w:delText>Como Divergência: É usado para criar caminhos alternativos dentro do Processo, mas apenas um é escolhido. Como Convergência: É usado para mesclar caminhos alternativos.</w:delText>
        </w:r>
      </w:del>
    </w:p>
    <w:p w14:paraId="414BB95E" w14:textId="3B0A4CEA" w:rsidR="004A0712" w:rsidRPr="008F45D0" w:rsidDel="008F45D0" w:rsidRDefault="004240D8">
      <w:pPr>
        <w:spacing w:line="480" w:lineRule="auto"/>
        <w:ind w:firstLine="708"/>
        <w:jc w:val="both"/>
        <w:rPr>
          <w:del w:id="3313" w:author="Emeson Santos" w:date="2019-08-23T08:59:00Z"/>
          <w:rFonts w:eastAsia="Times New Roman" w:cs="Times New Roman"/>
        </w:rPr>
        <w:pPrChange w:id="3314" w:author="Emeson Santos" w:date="2019-08-23T09:50:00Z">
          <w:pPr>
            <w:spacing w:after="160" w:line="259" w:lineRule="auto"/>
            <w:ind w:firstLine="708"/>
            <w:jc w:val="both"/>
          </w:pPr>
        </w:pPrChange>
      </w:pPr>
      <w:del w:id="3315" w:author="Emeson Santos" w:date="2019-08-23T08:59:00Z">
        <w:r w:rsidRPr="005C122D" w:rsidDel="008F45D0">
          <w:rPr>
            <w:noProof/>
          </w:rPr>
          <w:drawing>
            <wp:inline distT="0" distB="0" distL="0" distR="0" wp14:anchorId="6FFB8843" wp14:editId="563DA6B3">
              <wp:extent cx="2819400" cy="1657350"/>
              <wp:effectExtent l="0" t="0" r="0" b="0"/>
              <wp:docPr id="364856906" name="Imagem 3648569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extLst>
                          <a:ext uri="{28A0092B-C50C-407E-A947-70E740481C1C}">
                            <a14:useLocalDpi xmlns:a14="http://schemas.microsoft.com/office/drawing/2010/main" val="0"/>
                          </a:ext>
                        </a:extLst>
                      </a:blip>
                      <a:stretch>
                        <a:fillRect/>
                      </a:stretch>
                    </pic:blipFill>
                    <pic:spPr>
                      <a:xfrm>
                        <a:off x="0" y="0"/>
                        <a:ext cx="2819400" cy="1657350"/>
                      </a:xfrm>
                      <a:prstGeom prst="rect">
                        <a:avLst/>
                      </a:prstGeom>
                    </pic:spPr>
                  </pic:pic>
                </a:graphicData>
              </a:graphic>
            </wp:inline>
          </w:drawing>
        </w:r>
      </w:del>
    </w:p>
    <w:p w14:paraId="1A44CE29" w14:textId="4088EFC1" w:rsidR="004A0712" w:rsidRPr="008F45D0" w:rsidDel="008F45D0" w:rsidRDefault="55997AC8">
      <w:pPr>
        <w:spacing w:line="480" w:lineRule="auto"/>
        <w:ind w:firstLine="708"/>
        <w:jc w:val="both"/>
        <w:rPr>
          <w:del w:id="3316" w:author="Emeson Santos" w:date="2019-08-23T08:59:00Z"/>
          <w:rFonts w:eastAsia="Times New Roman" w:cs="Times New Roman"/>
        </w:rPr>
        <w:pPrChange w:id="3317" w:author="Emeson Santos" w:date="2019-08-23T09:50:00Z">
          <w:pPr>
            <w:spacing w:after="160" w:line="259" w:lineRule="auto"/>
            <w:ind w:firstLine="708"/>
            <w:jc w:val="both"/>
          </w:pPr>
        </w:pPrChange>
      </w:pPr>
      <w:del w:id="3318" w:author="Emeson Santos" w:date="2019-08-23T08:59:00Z">
        <w:r w:rsidRPr="008F45D0" w:rsidDel="008F45D0">
          <w:rPr>
            <w:rFonts w:eastAsia="Times New Roman" w:cs="Times New Roman"/>
            <w:b/>
            <w:bCs/>
            <w:rPrChange w:id="3319" w:author="Emeson Santos" w:date="2019-08-23T09:00:00Z">
              <w:rPr>
                <w:rFonts w:eastAsia="Times New Roman" w:cs="Times New Roman"/>
                <w:b/>
                <w:bCs/>
                <w:color w:val="222222"/>
              </w:rPr>
            </w:rPrChange>
          </w:rPr>
          <w:delText>Gateway Paralelo</w:delText>
        </w:r>
      </w:del>
    </w:p>
    <w:p w14:paraId="2B92CFE9" w14:textId="593F83C1" w:rsidR="004A0712" w:rsidRPr="008F45D0" w:rsidDel="008F45D0" w:rsidRDefault="55997AC8">
      <w:pPr>
        <w:spacing w:line="480" w:lineRule="auto"/>
        <w:ind w:firstLine="708"/>
        <w:jc w:val="both"/>
        <w:rPr>
          <w:del w:id="3320" w:author="Emeson Santos" w:date="2019-08-23T08:59:00Z"/>
          <w:rFonts w:eastAsia="Times New Roman" w:cs="Times New Roman"/>
        </w:rPr>
        <w:pPrChange w:id="3321" w:author="Emeson Santos" w:date="2019-08-23T09:50:00Z">
          <w:pPr>
            <w:spacing w:after="160" w:line="259" w:lineRule="auto"/>
            <w:ind w:firstLine="708"/>
            <w:jc w:val="both"/>
          </w:pPr>
        </w:pPrChange>
      </w:pPr>
      <w:del w:id="3322" w:author="Emeson Santos" w:date="2019-08-23T08:59:00Z">
        <w:r w:rsidRPr="008F45D0" w:rsidDel="008F45D0">
          <w:rPr>
            <w:rFonts w:eastAsia="Times New Roman" w:cs="Times New Roman"/>
            <w:rPrChange w:id="3323" w:author="Emeson Santos" w:date="2019-08-23T09:00:00Z">
              <w:rPr>
                <w:rFonts w:eastAsia="Times New Roman" w:cs="Times New Roman"/>
                <w:color w:val="222222"/>
              </w:rPr>
            </w:rPrChange>
          </w:rPr>
          <w:delText>Como Divergência: é usado para criar caminhos alternativos sem verificar quaisquer condições.</w:delText>
        </w:r>
      </w:del>
    </w:p>
    <w:p w14:paraId="22141FDD" w14:textId="471D700C" w:rsidR="004A0712" w:rsidRPr="008F45D0" w:rsidDel="008F45D0" w:rsidRDefault="55997AC8">
      <w:pPr>
        <w:spacing w:line="480" w:lineRule="auto"/>
        <w:ind w:firstLine="708"/>
        <w:jc w:val="both"/>
        <w:rPr>
          <w:del w:id="3324" w:author="Emeson Santos" w:date="2019-08-23T08:59:00Z"/>
          <w:rFonts w:eastAsia="Times New Roman" w:cs="Times New Roman"/>
        </w:rPr>
        <w:pPrChange w:id="3325" w:author="Emeson Santos" w:date="2019-08-23T09:50:00Z">
          <w:pPr>
            <w:spacing w:after="160" w:line="259" w:lineRule="auto"/>
            <w:ind w:firstLine="708"/>
            <w:jc w:val="both"/>
          </w:pPr>
        </w:pPrChange>
      </w:pPr>
      <w:del w:id="3326" w:author="Emeson Santos" w:date="2019-08-23T08:59:00Z">
        <w:r w:rsidRPr="008F45D0" w:rsidDel="008F45D0">
          <w:rPr>
            <w:rFonts w:eastAsia="Times New Roman" w:cs="Times New Roman"/>
            <w:rPrChange w:id="3327" w:author="Emeson Santos" w:date="2019-08-23T09:00:00Z">
              <w:rPr>
                <w:rFonts w:eastAsia="Times New Roman" w:cs="Times New Roman"/>
                <w:color w:val="222222"/>
              </w:rPr>
            </w:rPrChange>
          </w:rPr>
          <w:delText>Como Convergência: é usado para mesclar caminhos alternativos, os gateways aguardam por todos os fluxos de entrada antes de continuar.</w:delText>
        </w:r>
      </w:del>
    </w:p>
    <w:p w14:paraId="5EC16BD1" w14:textId="3D3F5B0E" w:rsidR="004A0712" w:rsidRPr="008F45D0" w:rsidDel="008F45D0" w:rsidRDefault="004240D8">
      <w:pPr>
        <w:spacing w:line="480" w:lineRule="auto"/>
        <w:ind w:firstLine="708"/>
        <w:jc w:val="both"/>
        <w:rPr>
          <w:del w:id="3328" w:author="Emeson Santos" w:date="2019-08-23T08:59:00Z"/>
          <w:rFonts w:eastAsia="Times New Roman" w:cs="Times New Roman"/>
        </w:rPr>
        <w:pPrChange w:id="3329" w:author="Emeson Santos" w:date="2019-08-23T09:50:00Z">
          <w:pPr>
            <w:spacing w:after="160" w:line="259" w:lineRule="auto"/>
            <w:ind w:firstLine="708"/>
            <w:jc w:val="both"/>
          </w:pPr>
        </w:pPrChange>
      </w:pPr>
      <w:del w:id="3330" w:author="Emeson Santos" w:date="2019-08-23T08:59:00Z">
        <w:r w:rsidRPr="005C122D" w:rsidDel="008F45D0">
          <w:rPr>
            <w:noProof/>
          </w:rPr>
          <w:drawing>
            <wp:inline distT="0" distB="0" distL="0" distR="0" wp14:anchorId="1007E1C6" wp14:editId="34A84678">
              <wp:extent cx="2209800" cy="1714500"/>
              <wp:effectExtent l="0" t="0" r="0" b="0"/>
              <wp:docPr id="1838966336" name="Imagem 1838966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extLst>
                          <a:ext uri="{28A0092B-C50C-407E-A947-70E740481C1C}">
                            <a14:useLocalDpi xmlns:a14="http://schemas.microsoft.com/office/drawing/2010/main" val="0"/>
                          </a:ext>
                        </a:extLst>
                      </a:blip>
                      <a:stretch>
                        <a:fillRect/>
                      </a:stretch>
                    </pic:blipFill>
                    <pic:spPr>
                      <a:xfrm>
                        <a:off x="0" y="0"/>
                        <a:ext cx="2209800" cy="1714500"/>
                      </a:xfrm>
                      <a:prstGeom prst="rect">
                        <a:avLst/>
                      </a:prstGeom>
                    </pic:spPr>
                  </pic:pic>
                </a:graphicData>
              </a:graphic>
            </wp:inline>
          </w:drawing>
        </w:r>
      </w:del>
    </w:p>
    <w:p w14:paraId="7FA61C61" w14:textId="4294F5B6" w:rsidR="004A0712" w:rsidRPr="008F45D0" w:rsidDel="008F45D0" w:rsidRDefault="004A0712">
      <w:pPr>
        <w:spacing w:line="480" w:lineRule="auto"/>
        <w:ind w:firstLine="708"/>
        <w:jc w:val="both"/>
        <w:rPr>
          <w:del w:id="3331" w:author="Emeson Santos" w:date="2019-08-23T08:59:00Z"/>
          <w:rFonts w:eastAsia="Times New Roman" w:cs="Times New Roman"/>
        </w:rPr>
        <w:pPrChange w:id="3332" w:author="Emeson Santos" w:date="2019-08-23T09:50:00Z">
          <w:pPr>
            <w:spacing w:after="160" w:line="259" w:lineRule="auto"/>
            <w:ind w:firstLine="708"/>
            <w:jc w:val="both"/>
          </w:pPr>
        </w:pPrChange>
      </w:pPr>
    </w:p>
    <w:p w14:paraId="49BCAF3A" w14:textId="23781B1E" w:rsidR="004A0712" w:rsidRPr="008F45D0" w:rsidDel="008F45D0" w:rsidRDefault="55997AC8">
      <w:pPr>
        <w:spacing w:line="480" w:lineRule="auto"/>
        <w:ind w:firstLine="708"/>
        <w:jc w:val="both"/>
        <w:rPr>
          <w:del w:id="3333" w:author="Emeson Santos" w:date="2019-08-23T08:59:00Z"/>
          <w:rFonts w:eastAsia="Times New Roman" w:cs="Times New Roman"/>
        </w:rPr>
        <w:pPrChange w:id="3334" w:author="Emeson Santos" w:date="2019-08-23T09:50:00Z">
          <w:pPr>
            <w:spacing w:after="160" w:line="259" w:lineRule="auto"/>
            <w:ind w:firstLine="708"/>
            <w:jc w:val="both"/>
          </w:pPr>
        </w:pPrChange>
      </w:pPr>
      <w:del w:id="3335" w:author="Emeson Santos" w:date="2019-08-23T08:59:00Z">
        <w:r w:rsidRPr="008F45D0" w:rsidDel="008F45D0">
          <w:rPr>
            <w:rFonts w:eastAsia="Times New Roman" w:cs="Times New Roman"/>
          </w:rPr>
          <w:delText>A modelagem de processo e um mecanismo que e utilizando nas organizações. As ferramentas que pode ser usada são muitas bizagi Process Modeler foi a ferramenta que selecionamos para a modelagem dos processos das chefias da universidade federal de Sergipe. A próxima seção irá mostra o mecanismo de comunicação do processo de negócios.</w:delText>
        </w:r>
      </w:del>
    </w:p>
    <w:p w14:paraId="34DB1357" w14:textId="51B50F89" w:rsidR="004A0712" w:rsidRPr="008F45D0" w:rsidDel="008F45D0" w:rsidRDefault="004A0712">
      <w:pPr>
        <w:spacing w:line="480" w:lineRule="auto"/>
        <w:ind w:left="1068" w:firstLine="348"/>
        <w:jc w:val="both"/>
        <w:rPr>
          <w:del w:id="3336" w:author="Emeson Santos" w:date="2019-08-23T08:59:00Z"/>
        </w:rPr>
        <w:pPrChange w:id="3337" w:author="Emeson Santos" w:date="2019-08-23T09:50:00Z">
          <w:pPr>
            <w:spacing w:after="160" w:line="259" w:lineRule="auto"/>
            <w:ind w:left="1068" w:firstLine="348"/>
            <w:jc w:val="both"/>
          </w:pPr>
        </w:pPrChange>
      </w:pPr>
    </w:p>
    <w:p w14:paraId="36B974C0" w14:textId="2A21D91B" w:rsidR="004A0712" w:rsidRPr="008F45D0" w:rsidDel="008F45D0" w:rsidRDefault="004A0712">
      <w:pPr>
        <w:spacing w:line="480" w:lineRule="auto"/>
        <w:jc w:val="both"/>
        <w:rPr>
          <w:del w:id="3338" w:author="Emeson Santos" w:date="2019-08-23T08:59:00Z"/>
          <w:rFonts w:eastAsia="Times New Roman" w:cs="Times New Roman"/>
          <w:b/>
          <w:rPrChange w:id="3339" w:author="Emeson Santos" w:date="2019-08-23T09:00:00Z">
            <w:rPr>
              <w:del w:id="3340" w:author="Emeson Santos" w:date="2019-08-23T08:59:00Z"/>
              <w:rFonts w:eastAsia="Times New Roman" w:cs="Times New Roman"/>
              <w:b/>
              <w:color w:val="FF0000"/>
            </w:rPr>
          </w:rPrChange>
        </w:rPr>
        <w:pPrChange w:id="3341" w:author="Emeson Santos" w:date="2019-08-23T09:50:00Z">
          <w:pPr>
            <w:spacing w:after="160" w:line="256" w:lineRule="auto"/>
            <w:jc w:val="both"/>
          </w:pPr>
        </w:pPrChange>
      </w:pPr>
    </w:p>
    <w:p w14:paraId="541B6833" w14:textId="694078CC" w:rsidR="004A0712" w:rsidRPr="008F45D0" w:rsidDel="008F45D0" w:rsidRDefault="004240D8">
      <w:pPr>
        <w:spacing w:line="480" w:lineRule="auto"/>
        <w:jc w:val="both"/>
        <w:rPr>
          <w:del w:id="3342" w:author="Emeson Santos" w:date="2019-08-23T08:59:00Z"/>
          <w:rFonts w:eastAsia="Times New Roman" w:cs="Times New Roman"/>
          <w:b/>
          <w:rPrChange w:id="3343" w:author="Emeson Santos" w:date="2019-08-23T09:00:00Z">
            <w:rPr>
              <w:del w:id="3344" w:author="Emeson Santos" w:date="2019-08-23T08:59:00Z"/>
              <w:rFonts w:eastAsia="Times New Roman" w:cs="Times New Roman"/>
              <w:b/>
              <w:color w:val="0070C0"/>
            </w:rPr>
          </w:rPrChange>
        </w:rPr>
        <w:pPrChange w:id="3345" w:author="Emeson Santos" w:date="2019-08-23T09:50:00Z">
          <w:pPr>
            <w:spacing w:after="160" w:line="256" w:lineRule="auto"/>
            <w:jc w:val="both"/>
          </w:pPr>
        </w:pPrChange>
      </w:pPr>
      <w:del w:id="3346" w:author="Emeson Santos" w:date="2019-08-23T08:59:00Z">
        <w:r w:rsidRPr="008F45D0" w:rsidDel="008F45D0">
          <w:rPr>
            <w:rFonts w:eastAsia="Times New Roman" w:cs="Times New Roman"/>
            <w:b/>
            <w:rPrChange w:id="3347" w:author="Emeson Santos" w:date="2019-08-23T09:00:00Z">
              <w:rPr>
                <w:rFonts w:eastAsia="Times New Roman" w:cs="Times New Roman"/>
                <w:b/>
                <w:color w:val="0070C0"/>
              </w:rPr>
            </w:rPrChange>
          </w:rPr>
          <w:delText xml:space="preserve"> </w:delText>
        </w:r>
      </w:del>
    </w:p>
    <w:p w14:paraId="3A795235" w14:textId="6714E4F3" w:rsidR="004A0712" w:rsidRPr="008F45D0" w:rsidDel="008F45D0" w:rsidRDefault="004240D8">
      <w:pPr>
        <w:spacing w:line="480" w:lineRule="auto"/>
        <w:ind w:left="720" w:hanging="720"/>
        <w:jc w:val="both"/>
        <w:rPr>
          <w:del w:id="3348" w:author="Emeson Santos" w:date="2019-08-23T08:59:00Z"/>
          <w:rFonts w:eastAsia="Times New Roman" w:cs="Times New Roman"/>
          <w:b/>
          <w:sz w:val="28"/>
          <w:szCs w:val="28"/>
        </w:rPr>
        <w:pPrChange w:id="3349" w:author="Emeson Santos" w:date="2019-08-23T09:50:00Z">
          <w:pPr>
            <w:spacing w:after="160" w:line="256" w:lineRule="auto"/>
            <w:ind w:left="720" w:hanging="720"/>
            <w:jc w:val="both"/>
          </w:pPr>
        </w:pPrChange>
      </w:pPr>
      <w:del w:id="3350" w:author="Emeson Santos" w:date="2019-08-23T08:59:00Z">
        <w:r w:rsidRPr="008F45D0" w:rsidDel="008F45D0">
          <w:rPr>
            <w:rFonts w:eastAsia="Times New Roman" w:cs="Times New Roman"/>
            <w:b/>
            <w:sz w:val="28"/>
            <w:szCs w:val="28"/>
          </w:rPr>
          <w:delText>2.3.</w:delText>
        </w:r>
        <w:r w:rsidRPr="008F45D0" w:rsidDel="008F45D0">
          <w:rPr>
            <w:rFonts w:eastAsia="Times New Roman" w:cs="Times New Roman"/>
            <w:sz w:val="18"/>
            <w:szCs w:val="18"/>
          </w:rPr>
          <w:delText xml:space="preserve">  </w:delText>
        </w:r>
        <w:r w:rsidRPr="008F45D0" w:rsidDel="008F45D0">
          <w:rPr>
            <w:rFonts w:eastAsia="Times New Roman" w:cs="Times New Roman"/>
            <w:b/>
            <w:sz w:val="28"/>
            <w:szCs w:val="28"/>
          </w:rPr>
          <w:delText>MECANISMO PARA COMUNICAR PROCESSO DE NEGÓCIO</w:delText>
        </w:r>
      </w:del>
    </w:p>
    <w:p w14:paraId="5B538163" w14:textId="451D394F" w:rsidR="004A0712" w:rsidRPr="008F45D0" w:rsidDel="008F45D0" w:rsidRDefault="004240D8">
      <w:pPr>
        <w:spacing w:line="480" w:lineRule="auto"/>
        <w:ind w:left="1220"/>
        <w:jc w:val="both"/>
        <w:rPr>
          <w:del w:id="3351" w:author="Emeson Santos" w:date="2019-08-23T08:59:00Z"/>
          <w:rFonts w:eastAsia="Times New Roman" w:cs="Times New Roman"/>
          <w:b/>
          <w:rPrChange w:id="3352" w:author="Emeson Santos" w:date="2019-08-23T09:00:00Z">
            <w:rPr>
              <w:del w:id="3353" w:author="Emeson Santos" w:date="2019-08-23T08:59:00Z"/>
              <w:rFonts w:eastAsia="Times New Roman" w:cs="Times New Roman"/>
              <w:b/>
              <w:color w:val="FF0000"/>
            </w:rPr>
          </w:rPrChange>
        </w:rPr>
        <w:pPrChange w:id="3354" w:author="Emeson Santos" w:date="2019-08-23T09:50:00Z">
          <w:pPr>
            <w:spacing w:after="160" w:line="256" w:lineRule="auto"/>
            <w:ind w:left="1220"/>
            <w:jc w:val="both"/>
          </w:pPr>
        </w:pPrChange>
      </w:pPr>
      <w:del w:id="3355" w:author="Emeson Santos" w:date="2019-08-23T08:59:00Z">
        <w:r w:rsidRPr="008F45D0" w:rsidDel="008F45D0">
          <w:rPr>
            <w:rFonts w:eastAsia="Times New Roman" w:cs="Times New Roman"/>
            <w:b/>
            <w:rPrChange w:id="3356" w:author="Emeson Santos" w:date="2019-08-23T09:00:00Z">
              <w:rPr>
                <w:rFonts w:eastAsia="Times New Roman" w:cs="Times New Roman"/>
                <w:b/>
                <w:color w:val="FF0000"/>
              </w:rPr>
            </w:rPrChange>
          </w:rPr>
          <w:delText># COMO COMUNICAR?</w:delText>
        </w:r>
      </w:del>
    </w:p>
    <w:p w14:paraId="2D978D68" w14:textId="7FCF27CF" w:rsidR="004A0712" w:rsidRPr="008F45D0" w:rsidDel="008F45D0" w:rsidRDefault="004240D8">
      <w:pPr>
        <w:spacing w:line="480" w:lineRule="auto"/>
        <w:ind w:left="2120" w:hanging="360"/>
        <w:jc w:val="both"/>
        <w:rPr>
          <w:del w:id="3357" w:author="Emeson Santos" w:date="2019-08-23T08:59:00Z"/>
          <w:rFonts w:eastAsia="Times New Roman" w:cs="Times New Roman"/>
          <w:b/>
          <w:rPrChange w:id="3358" w:author="Emeson Santos" w:date="2019-08-23T09:00:00Z">
            <w:rPr>
              <w:del w:id="3359" w:author="Emeson Santos" w:date="2019-08-23T08:59:00Z"/>
              <w:rFonts w:eastAsia="Times New Roman" w:cs="Times New Roman"/>
              <w:b/>
              <w:color w:val="FF0000"/>
            </w:rPr>
          </w:rPrChange>
        </w:rPr>
        <w:pPrChange w:id="3360" w:author="Emeson Santos" w:date="2019-08-23T09:50:00Z">
          <w:pPr>
            <w:spacing w:after="160" w:line="256" w:lineRule="auto"/>
            <w:ind w:left="2120" w:hanging="360"/>
            <w:jc w:val="both"/>
          </w:pPr>
        </w:pPrChange>
      </w:pPr>
      <w:del w:id="3361" w:author="Emeson Santos" w:date="2019-08-23T08:59:00Z">
        <w:r w:rsidRPr="008F45D0" w:rsidDel="008F45D0">
          <w:rPr>
            <w:rFonts w:eastAsia="Times New Roman" w:cs="Times New Roman"/>
            <w:b/>
            <w:rPrChange w:id="3362" w:author="Emeson Santos" w:date="2019-08-23T09:00:00Z">
              <w:rPr>
                <w:rFonts w:eastAsia="Times New Roman" w:cs="Times New Roman"/>
                <w:b/>
                <w:color w:val="FF0000"/>
              </w:rPr>
            </w:rPrChange>
          </w:rPr>
          <w:delText>·</w:delText>
        </w:r>
        <w:r w:rsidRPr="008F45D0" w:rsidDel="008F45D0">
          <w:rPr>
            <w:rFonts w:eastAsia="Times New Roman" w:cs="Times New Roman"/>
            <w:b/>
            <w:sz w:val="14"/>
            <w:szCs w:val="14"/>
            <w:rPrChange w:id="3363" w:author="Emeson Santos" w:date="2019-08-23T09:00:00Z">
              <w:rPr>
                <w:rFonts w:eastAsia="Times New Roman" w:cs="Times New Roman"/>
                <w:b/>
                <w:color w:val="FF0000"/>
                <w:sz w:val="14"/>
                <w:szCs w:val="14"/>
              </w:rPr>
            </w:rPrChange>
          </w:rPr>
          <w:delText xml:space="preserve">         </w:delText>
        </w:r>
        <w:r w:rsidRPr="008F45D0" w:rsidDel="008F45D0">
          <w:rPr>
            <w:rFonts w:eastAsia="Times New Roman" w:cs="Times New Roman"/>
            <w:b/>
            <w:rPrChange w:id="3364" w:author="Emeson Santos" w:date="2019-08-23T09:00:00Z">
              <w:rPr>
                <w:rFonts w:eastAsia="Times New Roman" w:cs="Times New Roman"/>
                <w:b/>
                <w:color w:val="FF0000"/>
              </w:rPr>
            </w:rPrChange>
          </w:rPr>
          <w:delText>Através de que?</w:delText>
        </w:r>
      </w:del>
    </w:p>
    <w:p w14:paraId="2A188B7A" w14:textId="3212F2C6" w:rsidR="004A0712" w:rsidRPr="008F45D0" w:rsidDel="008F45D0" w:rsidRDefault="004240D8">
      <w:pPr>
        <w:spacing w:line="480" w:lineRule="auto"/>
        <w:ind w:left="2840" w:hanging="360"/>
        <w:jc w:val="both"/>
        <w:rPr>
          <w:del w:id="3365" w:author="Emeson Santos" w:date="2019-08-23T08:59:00Z"/>
          <w:rFonts w:eastAsia="Times New Roman" w:cs="Times New Roman"/>
          <w:b/>
          <w:rPrChange w:id="3366" w:author="Emeson Santos" w:date="2019-08-23T09:00:00Z">
            <w:rPr>
              <w:del w:id="3367" w:author="Emeson Santos" w:date="2019-08-23T08:59:00Z"/>
              <w:rFonts w:eastAsia="Times New Roman" w:cs="Times New Roman"/>
              <w:b/>
              <w:color w:val="FF0000"/>
            </w:rPr>
          </w:rPrChange>
        </w:rPr>
        <w:pPrChange w:id="3368" w:author="Emeson Santos" w:date="2019-08-23T09:50:00Z">
          <w:pPr>
            <w:spacing w:after="160" w:line="256" w:lineRule="auto"/>
            <w:ind w:left="2840" w:hanging="360"/>
            <w:jc w:val="both"/>
          </w:pPr>
        </w:pPrChange>
      </w:pPr>
      <w:del w:id="3369" w:author="Emeson Santos" w:date="2019-08-23T08:59:00Z">
        <w:r w:rsidRPr="008F45D0" w:rsidDel="008F45D0">
          <w:rPr>
            <w:rFonts w:eastAsia="Courier New" w:cs="Times New Roman"/>
            <w:b/>
            <w:rPrChange w:id="3370" w:author="Emeson Santos" w:date="2019-08-23T09:00:00Z">
              <w:rPr>
                <w:rFonts w:eastAsia="Courier New" w:cs="Times New Roman"/>
                <w:b/>
                <w:color w:val="FF0000"/>
              </w:rPr>
            </w:rPrChange>
          </w:rPr>
          <w:delText>o</w:delText>
        </w:r>
        <w:r w:rsidRPr="008F45D0" w:rsidDel="008F45D0">
          <w:rPr>
            <w:rFonts w:eastAsia="Times New Roman" w:cs="Times New Roman"/>
            <w:b/>
            <w:sz w:val="14"/>
            <w:szCs w:val="14"/>
            <w:rPrChange w:id="3371" w:author="Emeson Santos" w:date="2019-08-23T09:00:00Z">
              <w:rPr>
                <w:rFonts w:eastAsia="Times New Roman" w:cs="Times New Roman"/>
                <w:b/>
                <w:color w:val="FF0000"/>
                <w:sz w:val="14"/>
                <w:szCs w:val="14"/>
              </w:rPr>
            </w:rPrChange>
          </w:rPr>
          <w:delText xml:space="preserve">   </w:delText>
        </w:r>
        <w:r w:rsidRPr="008F45D0" w:rsidDel="008F45D0">
          <w:rPr>
            <w:rFonts w:eastAsia="Times New Roman" w:cs="Times New Roman"/>
            <w:b/>
            <w:rPrChange w:id="3372" w:author="Emeson Santos" w:date="2019-08-23T09:00:00Z">
              <w:rPr>
                <w:rFonts w:eastAsia="Times New Roman" w:cs="Times New Roman"/>
                <w:b/>
                <w:color w:val="FF0000"/>
              </w:rPr>
            </w:rPrChange>
          </w:rPr>
          <w:delText>Apresentação</w:delText>
        </w:r>
      </w:del>
    </w:p>
    <w:p w14:paraId="0AAB7FBF" w14:textId="06FC7610" w:rsidR="004A0712" w:rsidRPr="008F45D0" w:rsidDel="008F45D0" w:rsidRDefault="004240D8">
      <w:pPr>
        <w:spacing w:line="480" w:lineRule="auto"/>
        <w:ind w:left="2840" w:hanging="360"/>
        <w:jc w:val="both"/>
        <w:rPr>
          <w:del w:id="3373" w:author="Emeson Santos" w:date="2019-08-23T08:59:00Z"/>
          <w:rFonts w:eastAsia="Times New Roman" w:cs="Times New Roman"/>
          <w:b/>
          <w:rPrChange w:id="3374" w:author="Emeson Santos" w:date="2019-08-23T09:00:00Z">
            <w:rPr>
              <w:del w:id="3375" w:author="Emeson Santos" w:date="2019-08-23T08:59:00Z"/>
              <w:rFonts w:eastAsia="Times New Roman" w:cs="Times New Roman"/>
              <w:b/>
              <w:color w:val="FF0000"/>
            </w:rPr>
          </w:rPrChange>
        </w:rPr>
        <w:pPrChange w:id="3376" w:author="Emeson Santos" w:date="2019-08-23T09:50:00Z">
          <w:pPr>
            <w:spacing w:after="160" w:line="256" w:lineRule="auto"/>
            <w:ind w:left="2840" w:hanging="360"/>
            <w:jc w:val="both"/>
          </w:pPr>
        </w:pPrChange>
      </w:pPr>
      <w:del w:id="3377" w:author="Emeson Santos" w:date="2019-08-23T08:59:00Z">
        <w:r w:rsidRPr="008F45D0" w:rsidDel="008F45D0">
          <w:rPr>
            <w:rFonts w:eastAsia="Courier New" w:cs="Times New Roman"/>
            <w:b/>
            <w:rPrChange w:id="3378" w:author="Emeson Santos" w:date="2019-08-23T09:00:00Z">
              <w:rPr>
                <w:rFonts w:eastAsia="Courier New" w:cs="Times New Roman"/>
                <w:b/>
                <w:color w:val="FF0000"/>
              </w:rPr>
            </w:rPrChange>
          </w:rPr>
          <w:delText>o</w:delText>
        </w:r>
        <w:r w:rsidRPr="008F45D0" w:rsidDel="008F45D0">
          <w:rPr>
            <w:rFonts w:eastAsia="Times New Roman" w:cs="Times New Roman"/>
            <w:b/>
            <w:sz w:val="14"/>
            <w:szCs w:val="14"/>
            <w:rPrChange w:id="3379" w:author="Emeson Santos" w:date="2019-08-23T09:00:00Z">
              <w:rPr>
                <w:rFonts w:eastAsia="Times New Roman" w:cs="Times New Roman"/>
                <w:b/>
                <w:color w:val="FF0000"/>
                <w:sz w:val="14"/>
                <w:szCs w:val="14"/>
              </w:rPr>
            </w:rPrChange>
          </w:rPr>
          <w:delText xml:space="preserve">   </w:delText>
        </w:r>
        <w:r w:rsidRPr="008F45D0" w:rsidDel="008F45D0">
          <w:rPr>
            <w:rFonts w:eastAsia="Times New Roman" w:cs="Times New Roman"/>
            <w:b/>
            <w:rPrChange w:id="3380" w:author="Emeson Santos" w:date="2019-08-23T09:00:00Z">
              <w:rPr>
                <w:rFonts w:eastAsia="Times New Roman" w:cs="Times New Roman"/>
                <w:b/>
                <w:color w:val="FF0000"/>
              </w:rPr>
            </w:rPrChange>
          </w:rPr>
          <w:delText>Manual</w:delText>
        </w:r>
      </w:del>
    </w:p>
    <w:p w14:paraId="70506D3E" w14:textId="07469BA0" w:rsidR="004A0712" w:rsidRPr="008F45D0" w:rsidDel="008F45D0" w:rsidRDefault="004240D8">
      <w:pPr>
        <w:spacing w:line="480" w:lineRule="auto"/>
        <w:ind w:left="2840" w:hanging="360"/>
        <w:jc w:val="both"/>
        <w:rPr>
          <w:del w:id="3381" w:author="Emeson Santos" w:date="2019-08-23T08:59:00Z"/>
          <w:rFonts w:eastAsia="Times New Roman" w:cs="Times New Roman"/>
          <w:b/>
          <w:rPrChange w:id="3382" w:author="Emeson Santos" w:date="2019-08-23T09:00:00Z">
            <w:rPr>
              <w:del w:id="3383" w:author="Emeson Santos" w:date="2019-08-23T08:59:00Z"/>
              <w:rFonts w:eastAsia="Times New Roman" w:cs="Times New Roman"/>
              <w:b/>
              <w:color w:val="0070C0"/>
            </w:rPr>
          </w:rPrChange>
        </w:rPr>
        <w:pPrChange w:id="3384" w:author="Emeson Santos" w:date="2019-08-23T09:50:00Z">
          <w:pPr>
            <w:spacing w:after="160" w:line="256" w:lineRule="auto"/>
            <w:ind w:left="2840" w:hanging="360"/>
            <w:jc w:val="both"/>
          </w:pPr>
        </w:pPrChange>
      </w:pPr>
      <w:del w:id="3385" w:author="Emeson Santos" w:date="2019-08-23T08:59:00Z">
        <w:r w:rsidRPr="008F45D0" w:rsidDel="008F45D0">
          <w:rPr>
            <w:rFonts w:eastAsia="Courier New" w:cs="Times New Roman"/>
            <w:b/>
            <w:rPrChange w:id="3386" w:author="Emeson Santos" w:date="2019-08-23T09:00:00Z">
              <w:rPr>
                <w:rFonts w:eastAsia="Courier New" w:cs="Times New Roman"/>
                <w:b/>
                <w:color w:val="FF0000"/>
              </w:rPr>
            </w:rPrChange>
          </w:rPr>
          <w:delText>o</w:delText>
        </w:r>
        <w:r w:rsidRPr="008F45D0" w:rsidDel="008F45D0">
          <w:rPr>
            <w:rFonts w:eastAsia="Times New Roman" w:cs="Times New Roman"/>
            <w:b/>
            <w:sz w:val="14"/>
            <w:szCs w:val="14"/>
            <w:rPrChange w:id="3387" w:author="Emeson Santos" w:date="2019-08-23T09:00:00Z">
              <w:rPr>
                <w:rFonts w:eastAsia="Times New Roman" w:cs="Times New Roman"/>
                <w:b/>
                <w:color w:val="FF0000"/>
                <w:sz w:val="14"/>
                <w:szCs w:val="14"/>
              </w:rPr>
            </w:rPrChange>
          </w:rPr>
          <w:delText xml:space="preserve">   </w:delText>
        </w:r>
        <w:r w:rsidRPr="008F45D0" w:rsidDel="008F45D0">
          <w:rPr>
            <w:rFonts w:eastAsia="Times New Roman" w:cs="Times New Roman"/>
            <w:b/>
            <w:rPrChange w:id="3388" w:author="Emeson Santos" w:date="2019-08-23T09:00:00Z">
              <w:rPr>
                <w:rFonts w:eastAsia="Times New Roman" w:cs="Times New Roman"/>
                <w:b/>
                <w:color w:val="FF0000"/>
              </w:rPr>
            </w:rPrChange>
          </w:rPr>
          <w:delText xml:space="preserve">Treinamento através de vídeos </w:delText>
        </w:r>
        <w:r w:rsidRPr="008F45D0" w:rsidDel="008F45D0">
          <w:rPr>
            <w:rFonts w:eastAsia="Times New Roman" w:cs="Times New Roman"/>
            <w:b/>
            <w:rPrChange w:id="3389" w:author="Emeson Santos" w:date="2019-08-23T09:00:00Z">
              <w:rPr>
                <w:rFonts w:eastAsia="Times New Roman" w:cs="Times New Roman"/>
                <w:b/>
                <w:color w:val="0070C0"/>
              </w:rPr>
            </w:rPrChange>
          </w:rPr>
          <w:delText>(SOLUÇÃO ESCOLHIDA)</w:delText>
        </w:r>
      </w:del>
    </w:p>
    <w:p w14:paraId="587BDFD4" w14:textId="678474C7" w:rsidR="004A0712" w:rsidRPr="008F45D0" w:rsidDel="008F45D0" w:rsidRDefault="004240D8">
      <w:pPr>
        <w:spacing w:line="480" w:lineRule="auto"/>
        <w:ind w:left="1220"/>
        <w:jc w:val="both"/>
        <w:rPr>
          <w:del w:id="3390" w:author="Emeson Santos" w:date="2019-08-23T08:59:00Z"/>
          <w:rFonts w:eastAsia="Times New Roman" w:cs="Times New Roman"/>
          <w:b/>
          <w:rPrChange w:id="3391" w:author="Emeson Santos" w:date="2019-08-23T09:00:00Z">
            <w:rPr>
              <w:del w:id="3392" w:author="Emeson Santos" w:date="2019-08-23T08:59:00Z"/>
              <w:rFonts w:eastAsia="Times New Roman" w:cs="Times New Roman"/>
              <w:b/>
              <w:color w:val="0070C0"/>
            </w:rPr>
          </w:rPrChange>
        </w:rPr>
        <w:pPrChange w:id="3393" w:author="Emeson Santos" w:date="2019-08-23T09:50:00Z">
          <w:pPr>
            <w:spacing w:after="160" w:line="256" w:lineRule="auto"/>
            <w:ind w:left="1220"/>
            <w:jc w:val="both"/>
          </w:pPr>
        </w:pPrChange>
      </w:pPr>
      <w:del w:id="3394" w:author="Emeson Santos" w:date="2019-08-23T08:59:00Z">
        <w:r w:rsidRPr="008F45D0" w:rsidDel="008F45D0">
          <w:rPr>
            <w:rFonts w:eastAsia="Times New Roman" w:cs="Times New Roman"/>
            <w:b/>
            <w:rPrChange w:id="3395" w:author="Emeson Santos" w:date="2019-08-23T09:00:00Z">
              <w:rPr>
                <w:rFonts w:eastAsia="Times New Roman" w:cs="Times New Roman"/>
                <w:b/>
                <w:color w:val="0070C0"/>
              </w:rPr>
            </w:rPrChange>
          </w:rPr>
          <w:delText>OBS: EXISTE ALGUÉM FALANDO SOBRE ISSO???</w:delText>
        </w:r>
      </w:del>
    </w:p>
    <w:p w14:paraId="2346AF0B" w14:textId="32632FDD" w:rsidR="004A0712" w:rsidRPr="008F45D0" w:rsidDel="008F45D0" w:rsidRDefault="004240D8">
      <w:pPr>
        <w:spacing w:line="480" w:lineRule="auto"/>
        <w:ind w:left="720" w:hanging="720"/>
        <w:jc w:val="both"/>
        <w:rPr>
          <w:del w:id="3396" w:author="Emeson Santos" w:date="2019-08-23T08:59:00Z"/>
          <w:rFonts w:eastAsia="Times New Roman" w:cs="Times New Roman"/>
          <w:b/>
          <w:sz w:val="28"/>
          <w:szCs w:val="28"/>
        </w:rPr>
        <w:pPrChange w:id="3397" w:author="Emeson Santos" w:date="2019-08-23T09:50:00Z">
          <w:pPr>
            <w:spacing w:after="160" w:line="256" w:lineRule="auto"/>
            <w:ind w:left="720" w:hanging="720"/>
            <w:jc w:val="both"/>
          </w:pPr>
        </w:pPrChange>
      </w:pPr>
      <w:del w:id="3398" w:author="Emeson Santos" w:date="2019-08-23T08:59:00Z">
        <w:r w:rsidRPr="008F45D0" w:rsidDel="008F45D0">
          <w:rPr>
            <w:rFonts w:eastAsia="Times New Roman" w:cs="Times New Roman"/>
            <w:b/>
            <w:sz w:val="28"/>
            <w:szCs w:val="28"/>
          </w:rPr>
          <w:delText>2.4.</w:delText>
        </w:r>
        <w:r w:rsidRPr="008F45D0" w:rsidDel="008F45D0">
          <w:rPr>
            <w:rFonts w:eastAsia="Times New Roman" w:cs="Times New Roman"/>
            <w:sz w:val="14"/>
            <w:szCs w:val="14"/>
          </w:rPr>
          <w:delText xml:space="preserve"> </w:delText>
        </w:r>
        <w:r w:rsidRPr="008F45D0" w:rsidDel="008F45D0">
          <w:rPr>
            <w:rFonts w:eastAsia="Times New Roman" w:cs="Times New Roman"/>
            <w:b/>
            <w:sz w:val="28"/>
            <w:szCs w:val="28"/>
          </w:rPr>
          <w:delText>TRABALHOS CORRELATOS</w:delText>
        </w:r>
      </w:del>
    </w:p>
    <w:p w14:paraId="69B60978" w14:textId="24E8E1AD" w:rsidR="004A0712" w:rsidRPr="008F45D0" w:rsidDel="00085082" w:rsidRDefault="004240D8">
      <w:pPr>
        <w:spacing w:line="480" w:lineRule="auto"/>
        <w:ind w:left="800"/>
        <w:jc w:val="both"/>
        <w:rPr>
          <w:del w:id="3399" w:author="Emeson Santos" w:date="2019-08-19T10:45:00Z"/>
          <w:rFonts w:eastAsia="Times New Roman" w:cs="Times New Roman"/>
          <w:b/>
          <w:rPrChange w:id="3400" w:author="Emeson Santos" w:date="2019-08-23T09:00:00Z">
            <w:rPr>
              <w:del w:id="3401" w:author="Emeson Santos" w:date="2019-08-19T10:45:00Z"/>
              <w:rFonts w:eastAsia="Times New Roman" w:cs="Times New Roman"/>
              <w:b/>
              <w:color w:val="FF0000"/>
            </w:rPr>
          </w:rPrChange>
        </w:rPr>
        <w:pPrChange w:id="3402" w:author="Emeson Santos" w:date="2019-08-23T09:50:00Z">
          <w:pPr>
            <w:spacing w:after="160" w:line="256" w:lineRule="auto"/>
            <w:ind w:left="800"/>
            <w:jc w:val="both"/>
          </w:pPr>
        </w:pPrChange>
      </w:pPr>
      <w:del w:id="3403" w:author="Emeson Santos" w:date="2019-08-23T08:59:00Z">
        <w:r w:rsidRPr="008F45D0" w:rsidDel="008F45D0">
          <w:rPr>
            <w:rFonts w:eastAsia="Times New Roman" w:cs="Times New Roman"/>
            <w:b/>
            <w:rPrChange w:id="3404" w:author="Emeson Santos" w:date="2019-08-23T09:00:00Z">
              <w:rPr>
                <w:rFonts w:eastAsia="Times New Roman" w:cs="Times New Roman"/>
                <w:b/>
                <w:color w:val="FF0000"/>
              </w:rPr>
            </w:rPrChange>
          </w:rPr>
          <w:delText>Aqui falar sobre os trabalhos que tem relação com o nosso</w:delText>
        </w:r>
      </w:del>
    </w:p>
    <w:p w14:paraId="07961D95" w14:textId="7C07E89F" w:rsidR="004A0712" w:rsidRPr="008F45D0" w:rsidDel="008F45D0" w:rsidRDefault="004240D8">
      <w:pPr>
        <w:spacing w:line="480" w:lineRule="auto"/>
        <w:ind w:left="800"/>
        <w:jc w:val="both"/>
        <w:rPr>
          <w:del w:id="3405" w:author="Emeson Santos" w:date="2019-08-23T08:59:00Z"/>
          <w:rFonts w:eastAsia="Times New Roman" w:cs="Times New Roman"/>
          <w:b/>
          <w:rPrChange w:id="3406" w:author="Emeson Santos" w:date="2019-08-23T09:00:00Z">
            <w:rPr>
              <w:del w:id="3407" w:author="Emeson Santos" w:date="2019-08-23T08:59:00Z"/>
              <w:rFonts w:eastAsia="Times New Roman" w:cs="Times New Roman"/>
              <w:b/>
              <w:color w:val="FF0000"/>
            </w:rPr>
          </w:rPrChange>
        </w:rPr>
        <w:pPrChange w:id="3408" w:author="Emeson Santos" w:date="2019-08-23T09:50:00Z">
          <w:pPr>
            <w:spacing w:after="160" w:line="256" w:lineRule="auto"/>
            <w:ind w:left="720"/>
            <w:jc w:val="both"/>
          </w:pPr>
        </w:pPrChange>
      </w:pPr>
      <w:del w:id="3409" w:author="Emeson Santos" w:date="2019-08-23T08:59:00Z">
        <w:r w:rsidRPr="008F45D0" w:rsidDel="008F45D0">
          <w:rPr>
            <w:rFonts w:eastAsia="Times New Roman" w:cs="Times New Roman"/>
            <w:b/>
            <w:rPrChange w:id="3410" w:author="Emeson Santos" w:date="2019-08-23T09:00:00Z">
              <w:rPr>
                <w:rFonts w:eastAsia="Times New Roman" w:cs="Times New Roman"/>
                <w:b/>
                <w:color w:val="FF0000"/>
              </w:rPr>
            </w:rPrChange>
          </w:rPr>
          <w:delText xml:space="preserve"> </w:delText>
        </w:r>
      </w:del>
    </w:p>
    <w:p w14:paraId="24F9A091" w14:textId="4B2A9409" w:rsidR="004A0712" w:rsidRPr="008F45D0" w:rsidDel="008F45D0" w:rsidRDefault="004240D8">
      <w:pPr>
        <w:spacing w:line="480" w:lineRule="auto"/>
        <w:ind w:left="640" w:hanging="720"/>
        <w:jc w:val="both"/>
        <w:rPr>
          <w:del w:id="3411" w:author="Emeson Santos" w:date="2019-08-23T08:59:00Z"/>
          <w:rFonts w:eastAsia="Times New Roman" w:cs="Times New Roman"/>
          <w:b/>
          <w:sz w:val="16"/>
          <w:szCs w:val="16"/>
        </w:rPr>
        <w:pPrChange w:id="3412" w:author="Emeson Santos" w:date="2019-08-23T09:50:00Z">
          <w:pPr>
            <w:spacing w:after="160" w:line="256" w:lineRule="auto"/>
            <w:ind w:left="640" w:hanging="720"/>
            <w:jc w:val="both"/>
          </w:pPr>
        </w:pPrChange>
      </w:pPr>
      <w:del w:id="3413" w:author="Emeson Santos" w:date="2019-08-23T08:59:00Z">
        <w:r w:rsidRPr="008F45D0" w:rsidDel="008F45D0">
          <w:rPr>
            <w:rFonts w:eastAsia="Times New Roman" w:cs="Times New Roman"/>
            <w:b/>
            <w:sz w:val="28"/>
            <w:szCs w:val="28"/>
          </w:rPr>
          <w:delText>2.5.</w:delText>
        </w:r>
        <w:r w:rsidRPr="008F45D0" w:rsidDel="008F45D0">
          <w:rPr>
            <w:rFonts w:eastAsia="Times New Roman" w:cs="Times New Roman"/>
            <w:sz w:val="14"/>
            <w:szCs w:val="14"/>
          </w:rPr>
          <w:delText xml:space="preserve"> </w:delText>
        </w:r>
        <w:r w:rsidRPr="008F45D0" w:rsidDel="008F45D0">
          <w:rPr>
            <w:rFonts w:eastAsia="Times New Roman" w:cs="Times New Roman"/>
            <w:b/>
            <w:sz w:val="28"/>
            <w:szCs w:val="28"/>
          </w:rPr>
          <w:delText>CONSIDERAÇÕES</w:delText>
        </w:r>
      </w:del>
    </w:p>
    <w:p w14:paraId="1791A070" w14:textId="47BC4600" w:rsidR="004A0712" w:rsidRPr="008F45D0" w:rsidDel="008F45D0" w:rsidRDefault="004240D8">
      <w:pPr>
        <w:spacing w:line="480" w:lineRule="auto"/>
        <w:ind w:left="800"/>
        <w:jc w:val="both"/>
        <w:rPr>
          <w:del w:id="3414" w:author="Emeson Santos" w:date="2019-08-23T08:59:00Z"/>
          <w:rFonts w:eastAsia="Times New Roman" w:cs="Times New Roman"/>
          <w:b/>
          <w:rPrChange w:id="3415" w:author="Emeson Santos" w:date="2019-08-23T09:00:00Z">
            <w:rPr>
              <w:del w:id="3416" w:author="Emeson Santos" w:date="2019-08-23T08:59:00Z"/>
              <w:rFonts w:eastAsia="Times New Roman" w:cs="Times New Roman"/>
              <w:b/>
              <w:color w:val="FF0000"/>
            </w:rPr>
          </w:rPrChange>
        </w:rPr>
        <w:pPrChange w:id="3417" w:author="Emeson Santos" w:date="2019-08-23T09:50:00Z">
          <w:pPr>
            <w:spacing w:after="160" w:line="256" w:lineRule="auto"/>
            <w:ind w:left="800"/>
            <w:jc w:val="both"/>
          </w:pPr>
        </w:pPrChange>
      </w:pPr>
      <w:del w:id="3418" w:author="Emeson Santos" w:date="2019-08-23T08:59:00Z">
        <w:r w:rsidRPr="008F45D0" w:rsidDel="008F45D0">
          <w:rPr>
            <w:rFonts w:eastAsia="Times New Roman" w:cs="Times New Roman"/>
            <w:b/>
            <w:rPrChange w:id="3419" w:author="Emeson Santos" w:date="2019-08-23T09:00:00Z">
              <w:rPr>
                <w:rFonts w:eastAsia="Times New Roman" w:cs="Times New Roman"/>
                <w:b/>
                <w:color w:val="FF0000"/>
              </w:rPr>
            </w:rPrChange>
          </w:rPr>
          <w:delText>Uma breve consideração sobre este capitulo</w:delText>
        </w:r>
      </w:del>
    </w:p>
    <w:p w14:paraId="48C4A049" w14:textId="62C59DD4" w:rsidR="004A0712" w:rsidRPr="008F45D0" w:rsidDel="008F45D0" w:rsidRDefault="004240D8">
      <w:pPr>
        <w:spacing w:line="480" w:lineRule="auto"/>
        <w:jc w:val="both"/>
        <w:rPr>
          <w:del w:id="3420" w:author="Emeson Santos" w:date="2019-08-23T08:59:00Z"/>
          <w:rFonts w:eastAsia="Times New Roman" w:cs="Times New Roman"/>
          <w:b/>
          <w:sz w:val="32"/>
          <w:szCs w:val="32"/>
        </w:rPr>
        <w:pPrChange w:id="3421" w:author="Emeson Santos" w:date="2019-08-23T09:50:00Z">
          <w:pPr>
            <w:spacing w:after="160" w:line="256" w:lineRule="auto"/>
            <w:jc w:val="both"/>
          </w:pPr>
        </w:pPrChange>
      </w:pPr>
      <w:del w:id="3422" w:author="Emeson Santos" w:date="2019-08-23T08:59:00Z">
        <w:r w:rsidRPr="008F45D0" w:rsidDel="008F45D0">
          <w:rPr>
            <w:rFonts w:eastAsia="Times New Roman" w:cs="Times New Roman"/>
            <w:b/>
            <w:sz w:val="32"/>
            <w:szCs w:val="32"/>
          </w:rPr>
          <w:delText>CAPITULO 3</w:delText>
        </w:r>
      </w:del>
    </w:p>
    <w:p w14:paraId="79ADA892" w14:textId="31D3AC9B" w:rsidR="00D863C2" w:rsidRPr="008F45D0" w:rsidDel="008F45D0" w:rsidRDefault="004240D8">
      <w:pPr>
        <w:spacing w:line="480" w:lineRule="auto"/>
        <w:jc w:val="both"/>
        <w:rPr>
          <w:del w:id="3423" w:author="Emeson Santos" w:date="2019-08-23T08:59:00Z"/>
          <w:rFonts w:eastAsia="Times New Roman" w:cs="Times New Roman"/>
          <w:bCs/>
        </w:rPr>
        <w:pPrChange w:id="3424" w:author="Emeson Santos" w:date="2019-08-23T09:50:00Z">
          <w:pPr>
            <w:spacing w:after="160" w:line="256" w:lineRule="auto"/>
            <w:jc w:val="both"/>
          </w:pPr>
        </w:pPrChange>
      </w:pPr>
      <w:del w:id="3425" w:author="Emeson Santos" w:date="2019-08-23T08:59:00Z">
        <w:r w:rsidRPr="008F45D0" w:rsidDel="008F45D0">
          <w:rPr>
            <w:rFonts w:eastAsia="Times New Roman" w:cs="Times New Roman"/>
            <w:b/>
            <w:sz w:val="28"/>
            <w:szCs w:val="28"/>
          </w:rPr>
          <w:delText xml:space="preserve">PROCESSOS DE NEGÓCIO DAS CHEFIAS DEPARTAMENTOS DA UFS </w:delText>
        </w:r>
      </w:del>
    </w:p>
    <w:p w14:paraId="2DCB2223" w14:textId="1F8C00A7" w:rsidR="002816F4" w:rsidRPr="008F45D0" w:rsidDel="008F45D0" w:rsidRDefault="008C7A63">
      <w:pPr>
        <w:spacing w:line="480" w:lineRule="auto"/>
        <w:ind w:firstLine="720"/>
        <w:jc w:val="both"/>
        <w:rPr>
          <w:del w:id="3426" w:author="Emeson Santos" w:date="2019-08-23T08:59:00Z"/>
          <w:rFonts w:cs="Times New Roman"/>
        </w:rPr>
        <w:pPrChange w:id="3427" w:author="Emeson Santos" w:date="2019-08-23T09:50:00Z">
          <w:pPr>
            <w:ind w:firstLine="720"/>
            <w:jc w:val="both"/>
          </w:pPr>
        </w:pPrChange>
      </w:pPr>
      <w:del w:id="3428" w:author="Emeson Santos" w:date="2019-08-23T08:59:00Z">
        <w:r w:rsidRPr="008F45D0" w:rsidDel="008F45D0">
          <w:rPr>
            <w:rFonts w:eastAsia="Times New Roman" w:cs="Times New Roman"/>
            <w:bCs/>
          </w:rPr>
          <w:delText>S</w:delText>
        </w:r>
        <w:r w:rsidR="009A1D52" w:rsidRPr="008F45D0" w:rsidDel="008F45D0">
          <w:rPr>
            <w:rFonts w:eastAsia="Times New Roman" w:cs="Times New Roman"/>
            <w:bCs/>
          </w:rPr>
          <w:delText>erão</w:delText>
        </w:r>
        <w:r w:rsidR="002816F4" w:rsidRPr="008F45D0" w:rsidDel="008F45D0">
          <w:rPr>
            <w:rFonts w:eastAsia="Times New Roman" w:cs="Times New Roman"/>
            <w:bCs/>
          </w:rPr>
          <w:delText xml:space="preserve"> apresenta</w:delText>
        </w:r>
        <w:r w:rsidR="009A1D52" w:rsidRPr="008F45D0" w:rsidDel="008F45D0">
          <w:rPr>
            <w:rFonts w:eastAsia="Times New Roman" w:cs="Times New Roman"/>
            <w:bCs/>
          </w:rPr>
          <w:delText>d</w:delText>
        </w:r>
        <w:r w:rsidR="002816F4" w:rsidRPr="008F45D0" w:rsidDel="008F45D0">
          <w:rPr>
            <w:rFonts w:eastAsia="Times New Roman" w:cs="Times New Roman"/>
            <w:bCs/>
          </w:rPr>
          <w:delText xml:space="preserve">as </w:delText>
        </w:r>
        <w:r w:rsidR="009A1D52" w:rsidRPr="008F45D0" w:rsidDel="008F45D0">
          <w:rPr>
            <w:rFonts w:eastAsia="Times New Roman" w:cs="Times New Roman"/>
            <w:bCs/>
          </w:rPr>
          <w:delText xml:space="preserve">as </w:delText>
        </w:r>
        <w:r w:rsidR="002816F4" w:rsidRPr="008F45D0" w:rsidDel="008F45D0">
          <w:rPr>
            <w:rFonts w:eastAsia="Times New Roman" w:cs="Times New Roman"/>
            <w:bCs/>
          </w:rPr>
          <w:delText>documentações</w:delText>
        </w:r>
        <w:r w:rsidR="007308E0" w:rsidRPr="008F45D0" w:rsidDel="008F45D0">
          <w:rPr>
            <w:rFonts w:eastAsia="Times New Roman" w:cs="Times New Roman"/>
            <w:bCs/>
          </w:rPr>
          <w:delText xml:space="preserve"> </w:delText>
        </w:r>
        <w:r w:rsidR="002816F4" w:rsidRPr="008F45D0" w:rsidDel="008F45D0">
          <w:rPr>
            <w:rFonts w:eastAsia="Times New Roman" w:cs="Times New Roman"/>
            <w:bCs/>
          </w:rPr>
          <w:delText xml:space="preserve">modelados no </w:delText>
        </w:r>
        <w:r w:rsidR="009A1D52" w:rsidRPr="008F45D0" w:rsidDel="008F45D0">
          <w:rPr>
            <w:rFonts w:eastAsia="Times New Roman" w:cs="Times New Roman"/>
            <w:bCs/>
          </w:rPr>
          <w:delText xml:space="preserve">MODELER BIZAGI </w:delText>
        </w:r>
        <w:r w:rsidR="002816F4" w:rsidRPr="008F45D0" w:rsidDel="008F45D0">
          <w:rPr>
            <w:rFonts w:eastAsia="Times New Roman" w:cs="Times New Roman"/>
            <w:bCs/>
          </w:rPr>
          <w:delText>seguindo a notação BPMN das seguintes modelagens de processos de negócios</w:delText>
        </w:r>
        <w:r w:rsidR="002816F4" w:rsidRPr="008F45D0" w:rsidDel="008F45D0">
          <w:rPr>
            <w:rFonts w:eastAsia="Times New Roman" w:cs="Times New Roman"/>
            <w:b/>
          </w:rPr>
          <w:delText xml:space="preserve">: </w:delText>
        </w:r>
        <w:r w:rsidR="002816F4" w:rsidRPr="008F45D0" w:rsidDel="008F45D0">
          <w:rPr>
            <w:rFonts w:cs="Times New Roman"/>
          </w:rPr>
          <w:delText xml:space="preserve">Concurso para </w:delText>
        </w:r>
        <w:r w:rsidR="007308E0" w:rsidRPr="008F45D0" w:rsidDel="008F45D0">
          <w:rPr>
            <w:rFonts w:cs="Times New Roman"/>
          </w:rPr>
          <w:delText>p</w:delText>
        </w:r>
        <w:r w:rsidR="002816F4" w:rsidRPr="008F45D0" w:rsidDel="008F45D0">
          <w:rPr>
            <w:rFonts w:cs="Times New Roman"/>
          </w:rPr>
          <w:delText xml:space="preserve">rofessor </w:delText>
        </w:r>
        <w:r w:rsidR="007308E0" w:rsidRPr="008F45D0" w:rsidDel="008F45D0">
          <w:rPr>
            <w:rFonts w:cs="Times New Roman"/>
          </w:rPr>
          <w:delText>e</w:delText>
        </w:r>
        <w:r w:rsidR="002816F4" w:rsidRPr="008F45D0" w:rsidDel="008F45D0">
          <w:rPr>
            <w:rFonts w:cs="Times New Roman"/>
          </w:rPr>
          <w:delText xml:space="preserve">fetivo, </w:delText>
        </w:r>
        <w:r w:rsidR="007308E0" w:rsidRPr="008F45D0" w:rsidDel="008F45D0">
          <w:rPr>
            <w:rFonts w:cs="Times New Roman"/>
          </w:rPr>
          <w:delText>c</w:delText>
        </w:r>
        <w:r w:rsidR="002816F4" w:rsidRPr="008F45D0" w:rsidDel="008F45D0">
          <w:rPr>
            <w:rFonts w:cs="Times New Roman"/>
          </w:rPr>
          <w:delText xml:space="preserve">oncurso para </w:delText>
        </w:r>
        <w:r w:rsidR="007308E0" w:rsidRPr="008F45D0" w:rsidDel="008F45D0">
          <w:rPr>
            <w:rFonts w:cs="Times New Roman"/>
          </w:rPr>
          <w:delText>p</w:delText>
        </w:r>
        <w:r w:rsidR="002816F4" w:rsidRPr="008F45D0" w:rsidDel="008F45D0">
          <w:rPr>
            <w:rFonts w:cs="Times New Roman"/>
          </w:rPr>
          <w:delText xml:space="preserve">rofessor </w:delText>
        </w:r>
        <w:r w:rsidR="007308E0" w:rsidRPr="008F45D0" w:rsidDel="008F45D0">
          <w:rPr>
            <w:rFonts w:cs="Times New Roman"/>
          </w:rPr>
          <w:delText>s</w:delText>
        </w:r>
        <w:r w:rsidR="002816F4" w:rsidRPr="008F45D0" w:rsidDel="008F45D0">
          <w:rPr>
            <w:rFonts w:cs="Times New Roman"/>
          </w:rPr>
          <w:delText>ubstituto,</w:delText>
        </w:r>
        <w:r w:rsidR="007308E0" w:rsidRPr="008F45D0" w:rsidDel="008F45D0">
          <w:rPr>
            <w:rFonts w:cs="Times New Roman"/>
          </w:rPr>
          <w:delText xml:space="preserve"> p</w:delText>
        </w:r>
        <w:r w:rsidR="002816F4" w:rsidRPr="008F45D0" w:rsidDel="008F45D0">
          <w:rPr>
            <w:rFonts w:cs="Times New Roman"/>
          </w:rPr>
          <w:delText xml:space="preserve">rofessor </w:delText>
        </w:r>
        <w:r w:rsidR="007308E0" w:rsidRPr="008F45D0" w:rsidDel="008F45D0">
          <w:rPr>
            <w:rFonts w:cs="Times New Roman"/>
          </w:rPr>
          <w:delText>v</w:delText>
        </w:r>
        <w:r w:rsidR="002816F4" w:rsidRPr="008F45D0" w:rsidDel="008F45D0">
          <w:rPr>
            <w:rFonts w:cs="Times New Roman"/>
          </w:rPr>
          <w:delText xml:space="preserve">oluntário, </w:delText>
        </w:r>
        <w:r w:rsidR="007308E0" w:rsidRPr="008F45D0" w:rsidDel="008F45D0">
          <w:rPr>
            <w:rFonts w:cs="Times New Roman"/>
          </w:rPr>
          <w:delText>l</w:delText>
        </w:r>
        <w:r w:rsidR="002816F4" w:rsidRPr="008F45D0" w:rsidDel="008F45D0">
          <w:rPr>
            <w:rFonts w:cs="Times New Roman"/>
          </w:rPr>
          <w:delText xml:space="preserve">icença </w:delText>
        </w:r>
        <w:r w:rsidR="007308E0" w:rsidRPr="008F45D0" w:rsidDel="008F45D0">
          <w:rPr>
            <w:rFonts w:cs="Times New Roman"/>
          </w:rPr>
          <w:delText>c</w:delText>
        </w:r>
        <w:r w:rsidR="002816F4" w:rsidRPr="008F45D0" w:rsidDel="008F45D0">
          <w:rPr>
            <w:rFonts w:cs="Times New Roman"/>
          </w:rPr>
          <w:delText xml:space="preserve">apacitação, </w:delText>
        </w:r>
        <w:r w:rsidR="007308E0" w:rsidRPr="008F45D0" w:rsidDel="008F45D0">
          <w:rPr>
            <w:rFonts w:cs="Times New Roman"/>
          </w:rPr>
          <w:delText>l</w:delText>
        </w:r>
        <w:r w:rsidR="002816F4" w:rsidRPr="008F45D0" w:rsidDel="008F45D0">
          <w:rPr>
            <w:rFonts w:cs="Times New Roman"/>
          </w:rPr>
          <w:delText xml:space="preserve">evantamento </w:delText>
        </w:r>
        <w:r w:rsidR="007308E0" w:rsidRPr="008F45D0" w:rsidDel="008F45D0">
          <w:rPr>
            <w:rFonts w:cs="Times New Roman"/>
          </w:rPr>
          <w:delText>p</w:delText>
        </w:r>
        <w:r w:rsidR="002816F4" w:rsidRPr="008F45D0" w:rsidDel="008F45D0">
          <w:rPr>
            <w:rFonts w:cs="Times New Roman"/>
          </w:rPr>
          <w:delText xml:space="preserve">atrimonial (Anual), </w:delText>
        </w:r>
        <w:r w:rsidR="007308E0" w:rsidRPr="008F45D0" w:rsidDel="008F45D0">
          <w:rPr>
            <w:rFonts w:cs="Times New Roman"/>
          </w:rPr>
          <w:delText>l</w:delText>
        </w:r>
        <w:r w:rsidR="002816F4" w:rsidRPr="008F45D0" w:rsidDel="008F45D0">
          <w:rPr>
            <w:rFonts w:cs="Times New Roman"/>
          </w:rPr>
          <w:delText xml:space="preserve">evantamento </w:delText>
        </w:r>
        <w:r w:rsidR="007308E0" w:rsidRPr="008F45D0" w:rsidDel="008F45D0">
          <w:rPr>
            <w:rFonts w:cs="Times New Roman"/>
          </w:rPr>
          <w:delText>p</w:delText>
        </w:r>
        <w:r w:rsidR="002816F4" w:rsidRPr="008F45D0" w:rsidDel="008F45D0">
          <w:rPr>
            <w:rFonts w:cs="Times New Roman"/>
          </w:rPr>
          <w:delText xml:space="preserve">atrimonial (Por mudança de chefia), </w:delText>
        </w:r>
        <w:r w:rsidR="007308E0" w:rsidRPr="008F45D0" w:rsidDel="008F45D0">
          <w:rPr>
            <w:rFonts w:cs="Times New Roman"/>
          </w:rPr>
          <w:delText>r</w:delText>
        </w:r>
        <w:r w:rsidR="002816F4" w:rsidRPr="008F45D0" w:rsidDel="008F45D0">
          <w:rPr>
            <w:rFonts w:cs="Times New Roman"/>
          </w:rPr>
          <w:delText xml:space="preserve">equisição de </w:delText>
        </w:r>
        <w:r w:rsidR="007308E0" w:rsidRPr="008F45D0" w:rsidDel="008F45D0">
          <w:rPr>
            <w:rFonts w:cs="Times New Roman"/>
          </w:rPr>
          <w:delText>v</w:delText>
        </w:r>
        <w:r w:rsidR="002816F4" w:rsidRPr="008F45D0" w:rsidDel="008F45D0">
          <w:rPr>
            <w:rFonts w:cs="Times New Roman"/>
          </w:rPr>
          <w:delText xml:space="preserve">eículo, </w:delText>
        </w:r>
        <w:r w:rsidR="007308E0" w:rsidRPr="008F45D0" w:rsidDel="008F45D0">
          <w:rPr>
            <w:rFonts w:cs="Times New Roman"/>
          </w:rPr>
          <w:delText>m</w:delText>
        </w:r>
        <w:r w:rsidR="002816F4" w:rsidRPr="008F45D0" w:rsidDel="008F45D0">
          <w:rPr>
            <w:rFonts w:cs="Times New Roman"/>
          </w:rPr>
          <w:delText xml:space="preserve">atriculas em </w:delText>
        </w:r>
        <w:r w:rsidR="007308E0" w:rsidRPr="008F45D0" w:rsidDel="008F45D0">
          <w:rPr>
            <w:rFonts w:cs="Times New Roman"/>
          </w:rPr>
          <w:delText>a</w:delText>
        </w:r>
        <w:r w:rsidR="002816F4" w:rsidRPr="008F45D0" w:rsidDel="008F45D0">
          <w:rPr>
            <w:rFonts w:cs="Times New Roman"/>
          </w:rPr>
          <w:delText xml:space="preserve">tividades, </w:delText>
        </w:r>
        <w:r w:rsidR="007308E0" w:rsidRPr="008F45D0" w:rsidDel="008F45D0">
          <w:rPr>
            <w:rFonts w:cs="Times New Roman"/>
          </w:rPr>
          <w:delText>a</w:delText>
        </w:r>
        <w:r w:rsidR="002816F4" w:rsidRPr="008F45D0" w:rsidDel="008F45D0">
          <w:rPr>
            <w:rFonts w:cs="Times New Roman"/>
          </w:rPr>
          <w:delText xml:space="preserve">proveitamento de estudos (AE), </w:delText>
        </w:r>
        <w:r w:rsidR="007308E0" w:rsidRPr="008F45D0" w:rsidDel="008F45D0">
          <w:rPr>
            <w:rFonts w:cs="Times New Roman"/>
          </w:rPr>
          <w:delText>a</w:delText>
        </w:r>
        <w:r w:rsidR="002816F4" w:rsidRPr="008F45D0" w:rsidDel="008F45D0">
          <w:rPr>
            <w:rFonts w:cs="Times New Roman"/>
          </w:rPr>
          <w:delText xml:space="preserve">proveitamento de estudos </w:delText>
        </w:r>
        <w:r w:rsidR="007308E0" w:rsidRPr="008F45D0" w:rsidDel="008F45D0">
          <w:rPr>
            <w:rFonts w:cs="Times New Roman"/>
          </w:rPr>
          <w:delText xml:space="preserve">especiais </w:delText>
        </w:r>
        <w:r w:rsidR="002816F4" w:rsidRPr="008F45D0" w:rsidDel="008F45D0">
          <w:rPr>
            <w:rFonts w:cs="Times New Roman"/>
          </w:rPr>
          <w:delText xml:space="preserve">(AEE), </w:delText>
        </w:r>
        <w:r w:rsidR="000B0E08" w:rsidRPr="008F45D0" w:rsidDel="008F45D0">
          <w:rPr>
            <w:rFonts w:cs="Times New Roman"/>
          </w:rPr>
          <w:delText>a</w:delText>
        </w:r>
        <w:r w:rsidR="002816F4" w:rsidRPr="008F45D0" w:rsidDel="008F45D0">
          <w:rPr>
            <w:rFonts w:cs="Times New Roman"/>
          </w:rPr>
          <w:delText xml:space="preserve">tividades </w:delText>
        </w:r>
        <w:r w:rsidR="000B0E08" w:rsidRPr="008F45D0" w:rsidDel="008F45D0">
          <w:rPr>
            <w:rFonts w:cs="Times New Roman"/>
          </w:rPr>
          <w:delText>c</w:delText>
        </w:r>
        <w:r w:rsidR="002816F4" w:rsidRPr="008F45D0" w:rsidDel="008F45D0">
          <w:rPr>
            <w:rFonts w:cs="Times New Roman"/>
          </w:rPr>
          <w:delText xml:space="preserve">omplementares, </w:delText>
        </w:r>
        <w:r w:rsidR="000B0E08" w:rsidRPr="008F45D0" w:rsidDel="008F45D0">
          <w:rPr>
            <w:rFonts w:cs="Times New Roman"/>
          </w:rPr>
          <w:delText>q</w:delText>
        </w:r>
        <w:r w:rsidR="002816F4" w:rsidRPr="008F45D0" w:rsidDel="008F45D0">
          <w:rPr>
            <w:rFonts w:cs="Times New Roman"/>
          </w:rPr>
          <w:delText xml:space="preserve">uebra de </w:delText>
        </w:r>
        <w:r w:rsidR="000B0E08" w:rsidRPr="008F45D0" w:rsidDel="008F45D0">
          <w:rPr>
            <w:rFonts w:cs="Times New Roman"/>
          </w:rPr>
          <w:delText>p</w:delText>
        </w:r>
        <w:r w:rsidR="002816F4" w:rsidRPr="008F45D0" w:rsidDel="008F45D0">
          <w:rPr>
            <w:rFonts w:cs="Times New Roman"/>
          </w:rPr>
          <w:delText>ré-</w:delText>
        </w:r>
        <w:r w:rsidR="000B0E08" w:rsidRPr="008F45D0" w:rsidDel="008F45D0">
          <w:rPr>
            <w:rFonts w:cs="Times New Roman"/>
          </w:rPr>
          <w:delText>r</w:delText>
        </w:r>
        <w:r w:rsidR="002816F4" w:rsidRPr="008F45D0" w:rsidDel="008F45D0">
          <w:rPr>
            <w:rFonts w:cs="Times New Roman"/>
          </w:rPr>
          <w:delText xml:space="preserve">equisitos, </w:delText>
        </w:r>
        <w:r w:rsidR="000B0E08" w:rsidRPr="008F45D0" w:rsidDel="008F45D0">
          <w:rPr>
            <w:rFonts w:cs="Times New Roman"/>
          </w:rPr>
          <w:delText>s</w:delText>
        </w:r>
        <w:r w:rsidR="002816F4" w:rsidRPr="008F45D0" w:rsidDel="008F45D0">
          <w:rPr>
            <w:rFonts w:cs="Times New Roman"/>
          </w:rPr>
          <w:delText xml:space="preserve">olicitação de </w:delText>
        </w:r>
        <w:r w:rsidR="000B0E08" w:rsidRPr="008F45D0" w:rsidDel="008F45D0">
          <w:rPr>
            <w:rFonts w:cs="Times New Roman"/>
          </w:rPr>
          <w:delText>e</w:delText>
        </w:r>
        <w:r w:rsidR="002816F4" w:rsidRPr="008F45D0" w:rsidDel="008F45D0">
          <w:rPr>
            <w:rFonts w:cs="Times New Roman"/>
          </w:rPr>
          <w:delText xml:space="preserve">nsino individual, </w:delText>
        </w:r>
        <w:r w:rsidR="000B0E08" w:rsidRPr="008F45D0" w:rsidDel="008F45D0">
          <w:rPr>
            <w:rFonts w:cs="Times New Roman"/>
          </w:rPr>
          <w:delText>aproveitamento de componente curricular,</w:delText>
        </w:r>
        <w:r w:rsidR="002816F4" w:rsidRPr="008F45D0" w:rsidDel="008F45D0">
          <w:rPr>
            <w:rFonts w:cs="Times New Roman"/>
          </w:rPr>
          <w:delText xml:space="preserve"> </w:delText>
        </w:r>
        <w:r w:rsidR="000B0E08" w:rsidRPr="008F45D0" w:rsidDel="008F45D0">
          <w:rPr>
            <w:rFonts w:cs="Times New Roman"/>
          </w:rPr>
          <w:delText>p</w:delText>
        </w:r>
        <w:r w:rsidR="002816F4" w:rsidRPr="008F45D0" w:rsidDel="008F45D0">
          <w:rPr>
            <w:rFonts w:cs="Times New Roman"/>
          </w:rPr>
          <w:delText xml:space="preserve">rorrogação de </w:delText>
        </w:r>
        <w:r w:rsidR="000B0E08" w:rsidRPr="008F45D0" w:rsidDel="008F45D0">
          <w:rPr>
            <w:rFonts w:cs="Times New Roman"/>
          </w:rPr>
          <w:delText>p</w:delText>
        </w:r>
        <w:r w:rsidR="002816F4" w:rsidRPr="008F45D0" w:rsidDel="008F45D0">
          <w:rPr>
            <w:rFonts w:cs="Times New Roman"/>
          </w:rPr>
          <w:delText xml:space="preserve">razo para </w:delText>
        </w:r>
        <w:r w:rsidR="000B0E08" w:rsidRPr="008F45D0" w:rsidDel="008F45D0">
          <w:rPr>
            <w:rFonts w:cs="Times New Roman"/>
          </w:rPr>
          <w:delText>c</w:delText>
        </w:r>
        <w:r w:rsidR="002816F4" w:rsidRPr="008F45D0" w:rsidDel="008F45D0">
          <w:rPr>
            <w:rFonts w:cs="Times New Roman"/>
          </w:rPr>
          <w:delText xml:space="preserve">onclusão de </w:delText>
        </w:r>
        <w:r w:rsidR="000B0E08" w:rsidRPr="008F45D0" w:rsidDel="008F45D0">
          <w:rPr>
            <w:rFonts w:cs="Times New Roman"/>
          </w:rPr>
          <w:delText>c</w:delText>
        </w:r>
        <w:r w:rsidR="002816F4" w:rsidRPr="008F45D0" w:rsidDel="008F45D0">
          <w:rPr>
            <w:rFonts w:cs="Times New Roman"/>
          </w:rPr>
          <w:delText xml:space="preserve">urso, </w:delText>
        </w:r>
        <w:r w:rsidR="000B0E08" w:rsidRPr="008F45D0" w:rsidDel="008F45D0">
          <w:rPr>
            <w:rFonts w:cs="Times New Roman"/>
          </w:rPr>
          <w:delText>o</w:delText>
        </w:r>
        <w:r w:rsidR="002816F4" w:rsidRPr="008F45D0" w:rsidDel="008F45D0">
          <w:rPr>
            <w:rFonts w:cs="Times New Roman"/>
          </w:rPr>
          <w:delText xml:space="preserve">ferta de </w:delText>
        </w:r>
        <w:r w:rsidR="000B0E08" w:rsidRPr="008F45D0" w:rsidDel="008F45D0">
          <w:rPr>
            <w:rFonts w:cs="Times New Roman"/>
          </w:rPr>
          <w:delText>c</w:delText>
        </w:r>
        <w:r w:rsidR="002816F4" w:rsidRPr="008F45D0" w:rsidDel="008F45D0">
          <w:rPr>
            <w:rFonts w:cs="Times New Roman"/>
          </w:rPr>
          <w:delText xml:space="preserve">omponentes curriculares, </w:delText>
        </w:r>
        <w:r w:rsidR="000B0E08" w:rsidRPr="008F45D0" w:rsidDel="008F45D0">
          <w:rPr>
            <w:rFonts w:cs="Times New Roman"/>
          </w:rPr>
          <w:delText>c</w:delText>
        </w:r>
        <w:r w:rsidR="002816F4" w:rsidRPr="008F45D0" w:rsidDel="008F45D0">
          <w:rPr>
            <w:rFonts w:cs="Times New Roman"/>
          </w:rPr>
          <w:delText xml:space="preserve">onfecção e </w:delText>
        </w:r>
        <w:r w:rsidR="000B0E08" w:rsidRPr="008F45D0" w:rsidDel="008F45D0">
          <w:rPr>
            <w:rFonts w:cs="Times New Roman"/>
          </w:rPr>
          <w:delText>a</w:delText>
        </w:r>
        <w:r w:rsidR="002816F4" w:rsidRPr="008F45D0" w:rsidDel="008F45D0">
          <w:rPr>
            <w:rFonts w:cs="Times New Roman"/>
          </w:rPr>
          <w:delText xml:space="preserve">provação de </w:delText>
        </w:r>
        <w:r w:rsidR="000B0E08" w:rsidRPr="008F45D0" w:rsidDel="008F45D0">
          <w:rPr>
            <w:rFonts w:cs="Times New Roman"/>
          </w:rPr>
          <w:delText>p</w:delText>
        </w:r>
        <w:r w:rsidR="002816F4" w:rsidRPr="008F45D0" w:rsidDel="008F45D0">
          <w:rPr>
            <w:rFonts w:cs="Times New Roman"/>
          </w:rPr>
          <w:delText xml:space="preserve">rogramas de </w:delText>
        </w:r>
        <w:r w:rsidR="000B0E08" w:rsidRPr="008F45D0" w:rsidDel="008F45D0">
          <w:rPr>
            <w:rFonts w:cs="Times New Roman"/>
          </w:rPr>
          <w:delText>d</w:delText>
        </w:r>
        <w:r w:rsidR="002816F4" w:rsidRPr="008F45D0" w:rsidDel="008F45D0">
          <w:rPr>
            <w:rFonts w:cs="Times New Roman"/>
          </w:rPr>
          <w:delText>isciplinas.</w:delText>
        </w:r>
      </w:del>
    </w:p>
    <w:p w14:paraId="66EE2FE3" w14:textId="5901B9D8" w:rsidR="00E54401" w:rsidRPr="008F45D0" w:rsidDel="008F45D0" w:rsidRDefault="00E54401">
      <w:pPr>
        <w:spacing w:line="480" w:lineRule="auto"/>
        <w:ind w:firstLine="720"/>
        <w:jc w:val="both"/>
        <w:rPr>
          <w:del w:id="3429" w:author="Emeson Santos" w:date="2019-08-23T08:59:00Z"/>
          <w:rFonts w:eastAsia="Times New Roman" w:cs="Times New Roman"/>
          <w:b/>
          <w:sz w:val="28"/>
          <w:szCs w:val="28"/>
        </w:rPr>
        <w:pPrChange w:id="3430" w:author="Emeson Santos" w:date="2019-08-23T09:50:00Z">
          <w:pPr>
            <w:ind w:firstLine="720"/>
            <w:jc w:val="both"/>
          </w:pPr>
        </w:pPrChange>
      </w:pPr>
    </w:p>
    <w:p w14:paraId="2D8AA9DB" w14:textId="5E3475FD" w:rsidR="004A0712" w:rsidRPr="008F45D0" w:rsidDel="008F45D0" w:rsidRDefault="004240D8">
      <w:pPr>
        <w:spacing w:line="480" w:lineRule="auto"/>
        <w:jc w:val="both"/>
        <w:rPr>
          <w:del w:id="3431" w:author="Emeson Santos" w:date="2019-08-23T08:59:00Z"/>
          <w:rFonts w:cs="Times New Roman"/>
          <w:b/>
          <w:highlight w:val="white"/>
        </w:rPr>
        <w:pPrChange w:id="3432" w:author="Emeson Santos" w:date="2019-08-23T09:50:00Z">
          <w:pPr>
            <w:spacing w:after="160" w:line="256" w:lineRule="auto"/>
            <w:jc w:val="both"/>
          </w:pPr>
        </w:pPrChange>
      </w:pPr>
      <w:del w:id="3433" w:author="Emeson Santos" w:date="2019-08-23T08:59:00Z">
        <w:r w:rsidRPr="008F45D0" w:rsidDel="008F45D0">
          <w:rPr>
            <w:rFonts w:cs="Times New Roman"/>
            <w:b/>
            <w:sz w:val="28"/>
            <w:szCs w:val="28"/>
            <w:highlight w:val="white"/>
          </w:rPr>
          <w:delText>3.</w:delText>
        </w:r>
        <w:r w:rsidR="00F60D93" w:rsidRPr="008F45D0" w:rsidDel="008F45D0">
          <w:rPr>
            <w:rFonts w:cs="Times New Roman"/>
            <w:b/>
            <w:sz w:val="28"/>
            <w:szCs w:val="28"/>
            <w:highlight w:val="white"/>
          </w:rPr>
          <w:delText>1</w:delText>
        </w:r>
        <w:r w:rsidRPr="008F45D0" w:rsidDel="008F45D0">
          <w:rPr>
            <w:rFonts w:cs="Times New Roman"/>
            <w:b/>
            <w:sz w:val="32"/>
            <w:szCs w:val="32"/>
            <w:highlight w:val="white"/>
          </w:rPr>
          <w:delText>.</w:delText>
        </w:r>
        <w:r w:rsidRPr="008F45D0" w:rsidDel="008F45D0">
          <w:rPr>
            <w:rFonts w:eastAsia="Times New Roman" w:cs="Times New Roman"/>
            <w:b/>
            <w:highlight w:val="white"/>
          </w:rPr>
          <w:delText xml:space="preserve"> </w:delText>
        </w:r>
        <w:r w:rsidR="00EC4F66" w:rsidRPr="008F45D0" w:rsidDel="008F45D0">
          <w:rPr>
            <w:rFonts w:cs="Times New Roman"/>
            <w:b/>
            <w:sz w:val="28"/>
            <w:szCs w:val="28"/>
          </w:rPr>
          <w:delText xml:space="preserve">Levantamento </w:delText>
        </w:r>
        <w:r w:rsidR="005F00AD" w:rsidRPr="008F45D0" w:rsidDel="008F45D0">
          <w:rPr>
            <w:rFonts w:cs="Times New Roman"/>
            <w:b/>
            <w:sz w:val="28"/>
            <w:szCs w:val="28"/>
          </w:rPr>
          <w:delText>p</w:delText>
        </w:r>
        <w:r w:rsidR="00EC4F66" w:rsidRPr="008F45D0" w:rsidDel="008F45D0">
          <w:rPr>
            <w:rFonts w:cs="Times New Roman"/>
            <w:b/>
            <w:sz w:val="28"/>
            <w:szCs w:val="28"/>
          </w:rPr>
          <w:delText>atrimonial (Anual</w:delText>
        </w:r>
        <w:r w:rsidR="00EC4F66" w:rsidRPr="008F45D0" w:rsidDel="008F45D0">
          <w:rPr>
            <w:rFonts w:cs="Times New Roman"/>
            <w:b/>
          </w:rPr>
          <w:delText>)</w:delText>
        </w:r>
        <w:r w:rsidRPr="008F45D0" w:rsidDel="008F45D0">
          <w:rPr>
            <w:rFonts w:cs="Times New Roman"/>
            <w:b/>
            <w:sz w:val="28"/>
            <w:szCs w:val="28"/>
            <w:highlight w:val="white"/>
          </w:rPr>
          <w:delText>.</w:delText>
        </w:r>
      </w:del>
    </w:p>
    <w:p w14:paraId="1BE19D43" w14:textId="7148B767" w:rsidR="004729DA" w:rsidRPr="008F45D0" w:rsidDel="008F45D0" w:rsidRDefault="005C5F25">
      <w:pPr>
        <w:spacing w:line="480" w:lineRule="auto"/>
        <w:ind w:left="200" w:firstLine="700"/>
        <w:jc w:val="both"/>
        <w:rPr>
          <w:del w:id="3434" w:author="Emeson Santos" w:date="2019-08-23T08:59:00Z"/>
          <w:rFonts w:cs="Times New Roman"/>
          <w:bCs/>
        </w:rPr>
        <w:pPrChange w:id="3435" w:author="Emeson Santos" w:date="2019-08-23T09:50:00Z">
          <w:pPr>
            <w:spacing w:after="160"/>
            <w:ind w:left="200" w:firstLine="700"/>
            <w:jc w:val="both"/>
          </w:pPr>
        </w:pPrChange>
      </w:pPr>
      <w:del w:id="3436" w:author="Emeson Santos" w:date="2019-08-19T09:57:00Z">
        <w:r w:rsidRPr="008F45D0" w:rsidDel="006F6003">
          <w:rPr>
            <w:rFonts w:cs="Times New Roman"/>
            <w:bCs/>
          </w:rPr>
          <w:delText>O objetivo desse processo</w:delText>
        </w:r>
        <w:r w:rsidR="00E95A25" w:rsidRPr="008F45D0" w:rsidDel="006F6003">
          <w:rPr>
            <w:rFonts w:cs="Times New Roman"/>
            <w:bCs/>
          </w:rPr>
          <w:delText xml:space="preserve"> é fazer um </w:delText>
        </w:r>
      </w:del>
      <w:del w:id="3437" w:author="Emeson Santos" w:date="2019-08-23T08:59:00Z">
        <w:r w:rsidR="00E95A25" w:rsidRPr="008F45D0" w:rsidDel="008F45D0">
          <w:rPr>
            <w:rFonts w:cs="Times New Roman"/>
            <w:bCs/>
          </w:rPr>
          <w:delText>levantamento patrimonial anual dos departamentos</w:delText>
        </w:r>
        <w:r w:rsidRPr="008F45D0" w:rsidDel="008F45D0">
          <w:rPr>
            <w:rFonts w:cs="Times New Roman"/>
            <w:bCs/>
          </w:rPr>
          <w:delText xml:space="preserve">. O processo inicia quando </w:delText>
        </w:r>
        <w:r w:rsidR="004F7BC9" w:rsidRPr="008F45D0" w:rsidDel="008F45D0">
          <w:rPr>
            <w:rFonts w:cs="Times New Roman"/>
            <w:bCs/>
          </w:rPr>
          <w:delText>departamento do DIPATRI abri um período para os departamentos possam fazer seus levantamentos patrimoniais. O departamento entra no site da SIPAC</w:delText>
        </w:r>
        <w:r w:rsidR="00EF1702" w:rsidRPr="008F45D0" w:rsidDel="008F45D0">
          <w:rPr>
            <w:rFonts w:cs="Times New Roman"/>
            <w:bCs/>
          </w:rPr>
          <w:delText xml:space="preserve"> para poder fazer os cadastros de todos os bens localizados no setor, em cada departamento, depois envia os levantamentos feitos para o DIPATRI. O DIPTRI então faz o processamento dos levantamentos e assim finaliza este processo.</w:delText>
        </w:r>
        <w:r w:rsidR="00235A41" w:rsidRPr="008F45D0" w:rsidDel="008F45D0">
          <w:rPr>
            <w:rFonts w:cs="Times New Roman"/>
            <w:bCs/>
          </w:rPr>
          <w:delText xml:space="preserve"> </w:delText>
        </w:r>
      </w:del>
    </w:p>
    <w:p w14:paraId="3E5FDC5D" w14:textId="00E13CC4" w:rsidR="005C5F25" w:rsidRPr="008F45D0" w:rsidDel="006F6003" w:rsidRDefault="00235A41">
      <w:pPr>
        <w:spacing w:line="480" w:lineRule="auto"/>
        <w:ind w:left="200" w:firstLine="700"/>
        <w:jc w:val="both"/>
        <w:rPr>
          <w:del w:id="3438" w:author="Emeson Santos" w:date="2019-08-19T10:01:00Z"/>
          <w:rFonts w:cs="Times New Roman"/>
          <w:bCs/>
        </w:rPr>
        <w:pPrChange w:id="3439" w:author="Emeson Santos" w:date="2019-08-23T09:50:00Z">
          <w:pPr>
            <w:spacing w:after="160"/>
            <w:ind w:left="200" w:firstLine="700"/>
            <w:jc w:val="both"/>
          </w:pPr>
        </w:pPrChange>
      </w:pPr>
      <w:del w:id="3440" w:author="Emeson Santos" w:date="2019-08-19T10:01:00Z">
        <w:r w:rsidRPr="008F45D0" w:rsidDel="006F6003">
          <w:rPr>
            <w:rFonts w:cs="Times New Roman"/>
            <w:bCs/>
          </w:rPr>
          <w:delText xml:space="preserve">Segue abaixo a figura </w:delText>
        </w:r>
        <w:r w:rsidRPr="008F45D0" w:rsidDel="006F6003">
          <w:rPr>
            <w:rFonts w:cs="Times New Roman"/>
            <w:bCs/>
            <w:rPrChange w:id="3441" w:author="Emeson Santos" w:date="2019-08-23T09:00:00Z">
              <w:rPr>
                <w:rFonts w:cs="Times New Roman"/>
                <w:bCs/>
                <w:color w:val="FF0000"/>
              </w:rPr>
            </w:rPrChange>
          </w:rPr>
          <w:delText>x o processo modelado:</w:delText>
        </w:r>
      </w:del>
    </w:p>
    <w:p w14:paraId="78805AD5" w14:textId="57A7019D" w:rsidR="0052259D" w:rsidRPr="008F45D0" w:rsidDel="008F45D0" w:rsidRDefault="0052259D">
      <w:pPr>
        <w:keepNext/>
        <w:spacing w:line="480" w:lineRule="auto"/>
        <w:jc w:val="both"/>
        <w:rPr>
          <w:del w:id="3442" w:author="Emeson Santos" w:date="2019-08-23T08:59:00Z"/>
        </w:rPr>
        <w:pPrChange w:id="3443" w:author="Emeson Santos" w:date="2019-08-23T09:50:00Z">
          <w:pPr>
            <w:keepNext/>
            <w:spacing w:after="160"/>
            <w:jc w:val="both"/>
          </w:pPr>
        </w:pPrChange>
      </w:pPr>
      <w:del w:id="3444" w:author="Emeson Santos" w:date="2019-08-23T08:59:00Z">
        <w:r w:rsidRPr="005C122D" w:rsidDel="008F45D0">
          <w:rPr>
            <w:noProof/>
          </w:rPr>
          <w:drawing>
            <wp:inline distT="0" distB="0" distL="0" distR="0" wp14:anchorId="59B81776" wp14:editId="290C7C86">
              <wp:extent cx="5733415" cy="4179570"/>
              <wp:effectExtent l="0" t="0" r="635"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BEBA8EAE-BF5A-486C-A8C5-ECC9F3942E4B}">
                            <a14:imgProps xmlns:a14="http://schemas.microsoft.com/office/drawing/2010/main">
                              <a14:imgLayer r:embed="rId56">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5733415" cy="4179570"/>
                      </a:xfrm>
                      <a:prstGeom prst="rect">
                        <a:avLst/>
                      </a:prstGeom>
                      <a:solidFill>
                        <a:prstClr val="white"/>
                      </a:solidFill>
                      <a:ln>
                        <a:noFill/>
                      </a:ln>
                    </pic:spPr>
                  </pic:pic>
                </a:graphicData>
              </a:graphic>
            </wp:inline>
          </w:drawing>
        </w:r>
      </w:del>
    </w:p>
    <w:p w14:paraId="04D437A5" w14:textId="6ADFDF65" w:rsidR="004F7BC9" w:rsidRPr="005C122D" w:rsidDel="008F45D0" w:rsidRDefault="0052259D">
      <w:pPr>
        <w:pStyle w:val="Legenda"/>
        <w:spacing w:after="0" w:line="480" w:lineRule="auto"/>
        <w:jc w:val="center"/>
        <w:rPr>
          <w:del w:id="3445" w:author="Emeson Santos" w:date="2019-08-23T08:59:00Z"/>
          <w:color w:val="auto"/>
        </w:rPr>
        <w:pPrChange w:id="3446" w:author="Emeson Santos" w:date="2019-08-23T09:50:00Z">
          <w:pPr>
            <w:pStyle w:val="Legenda"/>
            <w:jc w:val="center"/>
          </w:pPr>
        </w:pPrChange>
      </w:pPr>
      <w:del w:id="3447" w:author="Emeson Santos" w:date="2019-08-23T08:59:00Z">
        <w:r w:rsidRPr="005C122D" w:rsidDel="008F45D0">
          <w:rPr>
            <w:i w:val="0"/>
            <w:iCs w:val="0"/>
            <w:color w:val="auto"/>
          </w:rPr>
          <w:delText xml:space="preserve">Figura </w:delText>
        </w:r>
        <w:r w:rsidR="00612455" w:rsidRPr="005C122D" w:rsidDel="008F45D0">
          <w:rPr>
            <w:i w:val="0"/>
            <w:iCs w:val="0"/>
            <w:color w:val="auto"/>
          </w:rPr>
          <w:fldChar w:fldCharType="begin"/>
        </w:r>
        <w:r w:rsidR="00612455" w:rsidRPr="005C122D" w:rsidDel="008F45D0">
          <w:rPr>
            <w:i w:val="0"/>
            <w:iCs w:val="0"/>
            <w:color w:val="auto"/>
          </w:rPr>
          <w:delInstrText xml:space="preserve"> SEQ Figura \* ARABIC </w:delInstrText>
        </w:r>
        <w:r w:rsidR="00612455" w:rsidRPr="008F45D0" w:rsidDel="008F45D0">
          <w:rPr>
            <w:i w:val="0"/>
            <w:iCs w:val="0"/>
            <w:color w:val="auto"/>
            <w:rPrChange w:id="3448" w:author="Emeson Santos" w:date="2019-08-23T09:00:00Z">
              <w:rPr>
                <w:i w:val="0"/>
                <w:iCs w:val="0"/>
                <w:noProof/>
              </w:rPr>
            </w:rPrChange>
          </w:rPr>
          <w:fldChar w:fldCharType="separate"/>
        </w:r>
        <w:r w:rsidR="004C776B" w:rsidRPr="005C122D" w:rsidDel="008F45D0">
          <w:rPr>
            <w:i w:val="0"/>
            <w:iCs w:val="0"/>
            <w:noProof/>
            <w:color w:val="auto"/>
          </w:rPr>
          <w:delText>4</w:delText>
        </w:r>
        <w:r w:rsidR="00612455" w:rsidRPr="005C122D" w:rsidDel="008F45D0">
          <w:rPr>
            <w:i w:val="0"/>
            <w:iCs w:val="0"/>
            <w:noProof/>
            <w:color w:val="auto"/>
          </w:rPr>
          <w:fldChar w:fldCharType="end"/>
        </w:r>
      </w:del>
    </w:p>
    <w:p w14:paraId="42ADBF43" w14:textId="298A1D94" w:rsidR="0052259D" w:rsidRPr="008F45D0" w:rsidDel="008F45D0" w:rsidRDefault="0052259D">
      <w:pPr>
        <w:spacing w:line="480" w:lineRule="auto"/>
        <w:rPr>
          <w:del w:id="3449" w:author="Emeson Santos" w:date="2019-08-23T08:59:00Z"/>
          <w:highlight w:val="white"/>
        </w:rPr>
        <w:pPrChange w:id="3450" w:author="Emeson Santos" w:date="2019-08-23T09:50:00Z">
          <w:pPr/>
        </w:pPrChange>
      </w:pPr>
    </w:p>
    <w:p w14:paraId="3BA30935" w14:textId="47147A77" w:rsidR="004A0712" w:rsidRPr="008F45D0" w:rsidDel="008F45D0" w:rsidRDefault="004240D8">
      <w:pPr>
        <w:spacing w:line="480" w:lineRule="auto"/>
        <w:ind w:left="720" w:hanging="720"/>
        <w:rPr>
          <w:del w:id="3451" w:author="Emeson Santos" w:date="2019-08-23T08:59:00Z"/>
          <w:rFonts w:cs="Times New Roman"/>
          <w:b/>
          <w:sz w:val="28"/>
          <w:szCs w:val="28"/>
          <w:highlight w:val="white"/>
        </w:rPr>
        <w:pPrChange w:id="3452" w:author="Emeson Santos" w:date="2019-08-23T09:50:00Z">
          <w:pPr>
            <w:spacing w:after="160"/>
            <w:ind w:left="720" w:hanging="720"/>
          </w:pPr>
        </w:pPrChange>
      </w:pPr>
      <w:del w:id="3453" w:author="Emeson Santos" w:date="2019-08-23T08:59:00Z">
        <w:r w:rsidRPr="008F45D0" w:rsidDel="008F45D0">
          <w:rPr>
            <w:rFonts w:cs="Times New Roman"/>
            <w:b/>
            <w:sz w:val="28"/>
            <w:szCs w:val="28"/>
            <w:highlight w:val="white"/>
          </w:rPr>
          <w:delText>3.2.</w:delText>
        </w:r>
        <w:r w:rsidRPr="008F45D0" w:rsidDel="008F45D0">
          <w:rPr>
            <w:rFonts w:eastAsia="Times New Roman" w:cs="Times New Roman"/>
            <w:b/>
            <w:sz w:val="20"/>
            <w:szCs w:val="20"/>
            <w:highlight w:val="white"/>
          </w:rPr>
          <w:delText xml:space="preserve"> </w:delText>
        </w:r>
        <w:r w:rsidR="005F00AD" w:rsidRPr="008F45D0" w:rsidDel="008F45D0">
          <w:rPr>
            <w:rFonts w:cs="Times New Roman"/>
            <w:b/>
            <w:sz w:val="28"/>
            <w:szCs w:val="28"/>
          </w:rPr>
          <w:delText>Levantamento patrimonial (Por mudança de chefia</w:delText>
        </w:r>
        <w:r w:rsidR="005F00AD" w:rsidRPr="008F45D0" w:rsidDel="008F45D0">
          <w:rPr>
            <w:rFonts w:cs="Times New Roman"/>
            <w:b/>
          </w:rPr>
          <w:delText>)</w:delText>
        </w:r>
        <w:r w:rsidR="005F00AD" w:rsidRPr="008F45D0" w:rsidDel="008F45D0">
          <w:rPr>
            <w:rFonts w:cs="Times New Roman"/>
            <w:b/>
            <w:sz w:val="28"/>
            <w:szCs w:val="28"/>
            <w:highlight w:val="white"/>
          </w:rPr>
          <w:delText>.</w:delText>
        </w:r>
      </w:del>
    </w:p>
    <w:p w14:paraId="685AB775" w14:textId="2AF49D93" w:rsidR="00235A41" w:rsidRPr="008F45D0" w:rsidDel="008F45D0" w:rsidRDefault="00935DF4">
      <w:pPr>
        <w:spacing w:line="480" w:lineRule="auto"/>
        <w:ind w:left="200" w:firstLine="700"/>
        <w:jc w:val="both"/>
        <w:rPr>
          <w:del w:id="3454" w:author="Emeson Santos" w:date="2019-08-23T08:59:00Z"/>
          <w:rFonts w:cs="Times New Roman"/>
          <w:bCs/>
        </w:rPr>
        <w:pPrChange w:id="3455" w:author="Emeson Santos" w:date="2019-08-23T09:50:00Z">
          <w:pPr>
            <w:spacing w:after="160"/>
            <w:ind w:left="200" w:firstLine="700"/>
            <w:jc w:val="both"/>
          </w:pPr>
        </w:pPrChange>
      </w:pPr>
      <w:del w:id="3456" w:author="Emeson Santos" w:date="2019-08-23T08:59:00Z">
        <w:r w:rsidRPr="008F45D0" w:rsidDel="008F45D0">
          <w:rPr>
            <w:rFonts w:cs="Times New Roman"/>
            <w:bCs/>
          </w:rPr>
          <w:delText xml:space="preserve">Esse processo de negócio é feito quando em um eventual momento o departamento tenha a necessidade de fazer uma troca de chefia do setor. Então quando ocorre </w:delText>
        </w:r>
        <w:r w:rsidR="008E4EC6" w:rsidRPr="008F45D0" w:rsidDel="008F45D0">
          <w:rPr>
            <w:rFonts w:cs="Times New Roman"/>
            <w:bCs/>
          </w:rPr>
          <w:delText>essas transferências</w:delText>
        </w:r>
        <w:r w:rsidRPr="008F45D0" w:rsidDel="008F45D0">
          <w:rPr>
            <w:rFonts w:cs="Times New Roman"/>
            <w:bCs/>
          </w:rPr>
          <w:delText xml:space="preserve"> de uma chefia anterior para uma nova é preciso fazer um levantamento patrimonial do setor pra saber se </w:delText>
        </w:r>
        <w:r w:rsidR="008E4EC6" w:rsidRPr="008F45D0" w:rsidDel="008F45D0">
          <w:rPr>
            <w:rFonts w:cs="Times New Roman"/>
            <w:bCs/>
          </w:rPr>
          <w:delText>está</w:delText>
        </w:r>
        <w:r w:rsidRPr="008F45D0" w:rsidDel="008F45D0">
          <w:rPr>
            <w:rFonts w:cs="Times New Roman"/>
            <w:bCs/>
          </w:rPr>
          <w:delText xml:space="preserve"> tudo em perfeita ordem, esse é o objetivo a ser mostrado.  </w:delText>
        </w:r>
      </w:del>
    </w:p>
    <w:p w14:paraId="2A9E5F5A" w14:textId="28713806" w:rsidR="004729DA" w:rsidRPr="008F45D0" w:rsidDel="008F45D0" w:rsidRDefault="00935DF4">
      <w:pPr>
        <w:spacing w:line="480" w:lineRule="auto"/>
        <w:ind w:left="200" w:firstLine="700"/>
        <w:jc w:val="both"/>
        <w:rPr>
          <w:del w:id="3457" w:author="Emeson Santos" w:date="2019-08-23T08:59:00Z"/>
          <w:rFonts w:cs="Times New Roman"/>
          <w:bCs/>
        </w:rPr>
        <w:pPrChange w:id="3458" w:author="Emeson Santos" w:date="2019-08-23T09:50:00Z">
          <w:pPr>
            <w:spacing w:after="160"/>
            <w:ind w:left="200" w:firstLine="700"/>
            <w:jc w:val="both"/>
          </w:pPr>
        </w:pPrChange>
      </w:pPr>
      <w:del w:id="3459" w:author="Emeson Santos" w:date="2019-08-23T08:59:00Z">
        <w:r w:rsidRPr="008F45D0" w:rsidDel="008F45D0">
          <w:rPr>
            <w:rFonts w:cs="Times New Roman"/>
            <w:bCs/>
          </w:rPr>
          <w:delText xml:space="preserve">O processo inicia com o departamento do curso solicitando uma abertura </w:delText>
        </w:r>
        <w:r w:rsidR="009E14E4" w:rsidRPr="008F45D0" w:rsidDel="008F45D0">
          <w:rPr>
            <w:rFonts w:cs="Times New Roman"/>
            <w:bCs/>
          </w:rPr>
          <w:delText>para o cadastro de levantamento patrimonial e envia para o DIPATRI. O DIPATRI abri o período para cadastro de levantamento patrimonial. Então o</w:delText>
        </w:r>
        <w:r w:rsidRPr="008F45D0" w:rsidDel="008F45D0">
          <w:rPr>
            <w:rFonts w:cs="Times New Roman"/>
            <w:bCs/>
          </w:rPr>
          <w:delText xml:space="preserve"> departamento entra no site da SIPAC para poder fazer os cadastros de todos os bens localizados no setor, em cada departamento, depois envia os levantamentos feitos para o DIPATRI. O DIPTRI então faz o processamento dos levantamentos e assim finaliza este processo.</w:delText>
        </w:r>
        <w:r w:rsidR="00C257D8" w:rsidRPr="008F45D0" w:rsidDel="008F45D0">
          <w:rPr>
            <w:rFonts w:cs="Times New Roman"/>
            <w:bCs/>
          </w:rPr>
          <w:delText xml:space="preserve"> </w:delText>
        </w:r>
      </w:del>
    </w:p>
    <w:p w14:paraId="051B8580" w14:textId="12E5B0D0" w:rsidR="00935DF4" w:rsidRPr="008F45D0" w:rsidDel="006F6003" w:rsidRDefault="00C257D8">
      <w:pPr>
        <w:spacing w:line="480" w:lineRule="auto"/>
        <w:jc w:val="both"/>
        <w:rPr>
          <w:del w:id="3460" w:author="Emeson Santos" w:date="2019-08-19T10:03:00Z"/>
          <w:rFonts w:cs="Times New Roman"/>
          <w:b/>
          <w:highlight w:val="white"/>
          <w:rPrChange w:id="3461" w:author="Emeson Santos" w:date="2019-08-23T09:00:00Z">
            <w:rPr>
              <w:del w:id="3462" w:author="Emeson Santos" w:date="2019-08-19T10:03:00Z"/>
              <w:rFonts w:cs="Times New Roman"/>
              <w:b/>
              <w:color w:val="00B050"/>
              <w:highlight w:val="white"/>
            </w:rPr>
          </w:rPrChange>
        </w:rPr>
        <w:pPrChange w:id="3463" w:author="Emeson Santos" w:date="2019-08-23T09:50:00Z">
          <w:pPr>
            <w:spacing w:after="160"/>
            <w:ind w:left="200" w:firstLine="700"/>
            <w:jc w:val="both"/>
          </w:pPr>
        </w:pPrChange>
      </w:pPr>
      <w:del w:id="3464" w:author="Emeson Santos" w:date="2019-08-19T10:03:00Z">
        <w:r w:rsidRPr="008F45D0" w:rsidDel="006F6003">
          <w:rPr>
            <w:rFonts w:cs="Times New Roman"/>
            <w:bCs/>
          </w:rPr>
          <w:delText xml:space="preserve">Segue abaixo a figura </w:delText>
        </w:r>
        <w:r w:rsidRPr="008F45D0" w:rsidDel="006F6003">
          <w:rPr>
            <w:rFonts w:cs="Times New Roman"/>
            <w:bCs/>
            <w:rPrChange w:id="3465" w:author="Emeson Santos" w:date="2019-08-23T09:00:00Z">
              <w:rPr>
                <w:rFonts w:cs="Times New Roman"/>
                <w:bCs/>
                <w:color w:val="FF0000"/>
              </w:rPr>
            </w:rPrChange>
          </w:rPr>
          <w:delText>x o processo modelado</w:delText>
        </w:r>
        <w:r w:rsidR="00235A41" w:rsidRPr="008F45D0" w:rsidDel="006F6003">
          <w:rPr>
            <w:rFonts w:cs="Times New Roman"/>
            <w:bCs/>
            <w:rPrChange w:id="3466" w:author="Emeson Santos" w:date="2019-08-23T09:00:00Z">
              <w:rPr>
                <w:rFonts w:cs="Times New Roman"/>
                <w:bCs/>
                <w:color w:val="FF0000"/>
              </w:rPr>
            </w:rPrChange>
          </w:rPr>
          <w:delText>:</w:delText>
        </w:r>
      </w:del>
    </w:p>
    <w:p w14:paraId="53342171" w14:textId="178A37D9" w:rsidR="00D863C2" w:rsidRPr="008F45D0" w:rsidDel="008F45D0" w:rsidRDefault="0052259D">
      <w:pPr>
        <w:keepNext/>
        <w:spacing w:line="480" w:lineRule="auto"/>
        <w:rPr>
          <w:del w:id="3467" w:author="Emeson Santos" w:date="2019-08-23T08:59:00Z"/>
        </w:rPr>
        <w:pPrChange w:id="3468" w:author="Emeson Santos" w:date="2019-08-23T09:50:00Z">
          <w:pPr>
            <w:keepNext/>
            <w:spacing w:after="160"/>
            <w:ind w:left="720" w:hanging="720"/>
          </w:pPr>
        </w:pPrChange>
      </w:pPr>
      <w:del w:id="3469" w:author="Emeson Santos" w:date="2019-08-23T08:59:00Z">
        <w:r w:rsidRPr="005C122D" w:rsidDel="008F45D0">
          <w:rPr>
            <w:noProof/>
          </w:rPr>
          <w:drawing>
            <wp:inline distT="0" distB="0" distL="0" distR="0" wp14:anchorId="2E3A84E7" wp14:editId="5EEFB963">
              <wp:extent cx="5733415" cy="2810510"/>
              <wp:effectExtent l="0" t="0" r="635" b="889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a:extLst>
                          <a:ext uri="{BEBA8EAE-BF5A-486C-A8C5-ECC9F3942E4B}">
                            <a14:imgProps xmlns:a14="http://schemas.microsoft.com/office/drawing/2010/main">
                              <a14:imgLayer r:embed="rId58">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5733415" cy="2810510"/>
                      </a:xfrm>
                      <a:prstGeom prst="rect">
                        <a:avLst/>
                      </a:prstGeom>
                      <a:noFill/>
                      <a:ln>
                        <a:noFill/>
                      </a:ln>
                    </pic:spPr>
                  </pic:pic>
                </a:graphicData>
              </a:graphic>
            </wp:inline>
          </w:drawing>
        </w:r>
      </w:del>
    </w:p>
    <w:p w14:paraId="182067CB" w14:textId="3ADA5B2E" w:rsidR="0052259D" w:rsidRPr="005C122D" w:rsidDel="008F45D0" w:rsidRDefault="00D863C2">
      <w:pPr>
        <w:pStyle w:val="Legenda"/>
        <w:spacing w:after="0" w:line="480" w:lineRule="auto"/>
        <w:jc w:val="center"/>
        <w:rPr>
          <w:del w:id="3470" w:author="Emeson Santos" w:date="2019-08-23T08:59:00Z"/>
          <w:color w:val="auto"/>
        </w:rPr>
        <w:pPrChange w:id="3471" w:author="Emeson Santos" w:date="2019-08-23T09:50:00Z">
          <w:pPr>
            <w:pStyle w:val="Legenda"/>
            <w:jc w:val="center"/>
          </w:pPr>
        </w:pPrChange>
      </w:pPr>
      <w:del w:id="3472" w:author="Emeson Santos" w:date="2019-08-23T08:59:00Z">
        <w:r w:rsidRPr="005C122D" w:rsidDel="008F45D0">
          <w:rPr>
            <w:i w:val="0"/>
            <w:iCs w:val="0"/>
            <w:color w:val="auto"/>
          </w:rPr>
          <w:delText xml:space="preserve">Figura </w:delText>
        </w:r>
        <w:r w:rsidR="00612455" w:rsidRPr="005C122D" w:rsidDel="008F45D0">
          <w:rPr>
            <w:i w:val="0"/>
            <w:iCs w:val="0"/>
            <w:color w:val="auto"/>
          </w:rPr>
          <w:fldChar w:fldCharType="begin"/>
        </w:r>
        <w:r w:rsidR="00612455" w:rsidRPr="005C122D" w:rsidDel="008F45D0">
          <w:rPr>
            <w:i w:val="0"/>
            <w:iCs w:val="0"/>
            <w:color w:val="auto"/>
          </w:rPr>
          <w:delInstrText xml:space="preserve"> SEQ Figura \* ARABIC </w:delInstrText>
        </w:r>
        <w:r w:rsidR="00612455" w:rsidRPr="008F45D0" w:rsidDel="008F45D0">
          <w:rPr>
            <w:i w:val="0"/>
            <w:iCs w:val="0"/>
            <w:color w:val="auto"/>
            <w:rPrChange w:id="3473" w:author="Emeson Santos" w:date="2019-08-23T09:00:00Z">
              <w:rPr>
                <w:i w:val="0"/>
                <w:iCs w:val="0"/>
                <w:noProof/>
              </w:rPr>
            </w:rPrChange>
          </w:rPr>
          <w:fldChar w:fldCharType="separate"/>
        </w:r>
        <w:r w:rsidR="004C776B" w:rsidRPr="005C122D" w:rsidDel="008F45D0">
          <w:rPr>
            <w:i w:val="0"/>
            <w:iCs w:val="0"/>
            <w:noProof/>
            <w:color w:val="auto"/>
          </w:rPr>
          <w:delText>5</w:delText>
        </w:r>
        <w:r w:rsidR="00612455" w:rsidRPr="005C122D" w:rsidDel="008F45D0">
          <w:rPr>
            <w:i w:val="0"/>
            <w:iCs w:val="0"/>
            <w:noProof/>
            <w:color w:val="auto"/>
          </w:rPr>
          <w:fldChar w:fldCharType="end"/>
        </w:r>
      </w:del>
    </w:p>
    <w:p w14:paraId="2CC62626" w14:textId="65E8C95B" w:rsidR="00D863C2" w:rsidRPr="008F45D0" w:rsidDel="008F45D0" w:rsidRDefault="00D863C2">
      <w:pPr>
        <w:spacing w:line="480" w:lineRule="auto"/>
        <w:rPr>
          <w:del w:id="3474" w:author="Emeson Santos" w:date="2019-08-23T08:59:00Z"/>
          <w:highlight w:val="white"/>
        </w:rPr>
        <w:pPrChange w:id="3475" w:author="Emeson Santos" w:date="2019-08-23T09:50:00Z">
          <w:pPr/>
        </w:pPrChange>
      </w:pPr>
    </w:p>
    <w:p w14:paraId="78A4F724" w14:textId="52EADEA4" w:rsidR="004A0712" w:rsidRPr="008F45D0" w:rsidDel="008F45D0" w:rsidRDefault="004240D8">
      <w:pPr>
        <w:spacing w:line="480" w:lineRule="auto"/>
        <w:ind w:left="720" w:hanging="720"/>
        <w:rPr>
          <w:del w:id="3476" w:author="Emeson Santos" w:date="2019-08-23T08:59:00Z"/>
          <w:rFonts w:cs="Times New Roman"/>
          <w:b/>
          <w:sz w:val="28"/>
          <w:szCs w:val="28"/>
          <w:highlight w:val="white"/>
        </w:rPr>
        <w:pPrChange w:id="3477" w:author="Emeson Santos" w:date="2019-08-23T09:50:00Z">
          <w:pPr>
            <w:spacing w:after="160"/>
            <w:ind w:left="720" w:hanging="720"/>
          </w:pPr>
        </w:pPrChange>
      </w:pPr>
      <w:del w:id="3478" w:author="Emeson Santos" w:date="2019-08-23T08:59:00Z">
        <w:r w:rsidRPr="008F45D0" w:rsidDel="008F45D0">
          <w:rPr>
            <w:rFonts w:cs="Times New Roman"/>
            <w:b/>
            <w:highlight w:val="white"/>
          </w:rPr>
          <w:delText>3.3.</w:delText>
        </w:r>
        <w:r w:rsidRPr="008F45D0" w:rsidDel="008F45D0">
          <w:rPr>
            <w:rFonts w:eastAsia="Times New Roman" w:cs="Times New Roman"/>
            <w:b/>
            <w:sz w:val="18"/>
            <w:szCs w:val="18"/>
            <w:highlight w:val="white"/>
          </w:rPr>
          <w:delText xml:space="preserve"> </w:delText>
        </w:r>
        <w:r w:rsidR="00E75127" w:rsidRPr="008F45D0" w:rsidDel="008F45D0">
          <w:rPr>
            <w:rFonts w:cs="Times New Roman"/>
            <w:b/>
            <w:sz w:val="28"/>
            <w:szCs w:val="28"/>
            <w:highlight w:val="white"/>
          </w:rPr>
          <w:delText>Aproveitamentos de estudos (AE)</w:delText>
        </w:r>
        <w:r w:rsidRPr="008F45D0" w:rsidDel="008F45D0">
          <w:rPr>
            <w:rFonts w:cs="Times New Roman"/>
            <w:b/>
            <w:sz w:val="28"/>
            <w:szCs w:val="28"/>
            <w:highlight w:val="white"/>
          </w:rPr>
          <w:delText>.</w:delText>
        </w:r>
      </w:del>
    </w:p>
    <w:p w14:paraId="23E9DC41" w14:textId="4FE28471" w:rsidR="00A86963" w:rsidRPr="008F45D0" w:rsidDel="006F6003" w:rsidRDefault="00A86963">
      <w:pPr>
        <w:spacing w:line="480" w:lineRule="auto"/>
        <w:ind w:left="200" w:firstLine="700"/>
        <w:jc w:val="both"/>
        <w:rPr>
          <w:del w:id="3479" w:author="Emeson Santos" w:date="2019-08-19T10:05:00Z"/>
          <w:rFonts w:cs="Times New Roman"/>
          <w:bCs/>
        </w:rPr>
        <w:pPrChange w:id="3480" w:author="Emeson Santos" w:date="2019-08-23T09:50:00Z">
          <w:pPr>
            <w:spacing w:after="160"/>
            <w:ind w:left="200" w:firstLine="700"/>
            <w:jc w:val="both"/>
          </w:pPr>
        </w:pPrChange>
      </w:pPr>
      <w:del w:id="3481" w:author="Emeson Santos" w:date="2019-08-23T08:59:00Z">
        <w:r w:rsidRPr="008F45D0" w:rsidDel="008F45D0">
          <w:rPr>
            <w:rFonts w:cs="Times New Roman"/>
            <w:bCs/>
          </w:rPr>
          <w:delText xml:space="preserve">O objetivo desse processo é fazer a análise de processos para execução de aproveitamento de estudos (AE). O processo inicia com o Discente solicitando AE depois a SEAP </w:delText>
        </w:r>
        <w:r w:rsidRPr="008F45D0" w:rsidDel="008F45D0">
          <w:rPr>
            <w:rFonts w:cs="Times New Roman"/>
            <w:bCs/>
            <w:rPrChange w:id="3482" w:author="Emeson Santos" w:date="2019-08-23T09:00:00Z">
              <w:rPr>
                <w:rFonts w:cs="Times New Roman"/>
                <w:bCs/>
                <w:color w:val="FF0000"/>
              </w:rPr>
            </w:rPrChange>
          </w:rPr>
          <w:delText xml:space="preserve">(pegar o significado de SEAP) </w:delText>
        </w:r>
        <w:r w:rsidRPr="008F45D0" w:rsidDel="008F45D0">
          <w:rPr>
            <w:rFonts w:cs="Times New Roman"/>
            <w:bCs/>
          </w:rPr>
          <w:delText>ve</w:delText>
        </w:r>
        <w:r w:rsidR="008374CD" w:rsidRPr="008F45D0" w:rsidDel="008F45D0">
          <w:rPr>
            <w:rFonts w:cs="Times New Roman"/>
            <w:bCs/>
          </w:rPr>
          <w:delText>r</w:delText>
        </w:r>
        <w:r w:rsidRPr="008F45D0" w:rsidDel="008F45D0">
          <w:rPr>
            <w:rFonts w:cs="Times New Roman"/>
            <w:bCs/>
          </w:rPr>
          <w:delText>ifica se o solicitante</w:delText>
        </w:r>
        <w:r w:rsidR="00240F7C" w:rsidRPr="008F45D0" w:rsidDel="008F45D0">
          <w:rPr>
            <w:rFonts w:cs="Times New Roman"/>
            <w:bCs/>
          </w:rPr>
          <w:delText xml:space="preserve"> </w:delText>
        </w:r>
        <w:r w:rsidR="001838B9" w:rsidRPr="008F45D0" w:rsidDel="008F45D0">
          <w:rPr>
            <w:rFonts w:cs="Times New Roman"/>
            <w:bCs/>
          </w:rPr>
          <w:delText xml:space="preserve">vai se formar com menos de três anos e seis meses, </w:delText>
        </w:r>
        <w:r w:rsidRPr="008F45D0" w:rsidDel="008F45D0">
          <w:rPr>
            <w:rFonts w:cs="Times New Roman"/>
            <w:bCs/>
          </w:rPr>
          <w:delText xml:space="preserve"> </w:delText>
        </w:r>
        <w:r w:rsidR="00C90049" w:rsidRPr="008F45D0" w:rsidDel="008F45D0">
          <w:rPr>
            <w:rFonts w:cs="Times New Roman"/>
            <w:bCs/>
          </w:rPr>
          <w:delText>se caso a resposta for sim a SEAP indeferi o pedido do discente, mas se foro não a SEAP verifica se o solicitante possui os requisitos para o deferimento do pedido que são eles: já ter feito a disciplina a pelo menos dois períodos antes, ter frequência de no mínimo 75% na disciplina</w:delText>
        </w:r>
        <w:r w:rsidR="00A82604" w:rsidRPr="008F45D0" w:rsidDel="008F45D0">
          <w:rPr>
            <w:rFonts w:cs="Times New Roman"/>
            <w:bCs/>
          </w:rPr>
          <w:delText xml:space="preserve"> e possuir uma media cinco ou maior que cinco</w:delText>
        </w:r>
        <w:r w:rsidR="008440DD" w:rsidRPr="008F45D0" w:rsidDel="008F45D0">
          <w:rPr>
            <w:rFonts w:cs="Times New Roman"/>
            <w:bCs/>
          </w:rPr>
          <w:delText>, caso o discente não possuir todos os requisitos é indeferido o processo e se o discente possuir os requisitos o SEAP emite um parecer de AE e envia para o protocolo. O protocolo abre o processo de AE</w:delText>
        </w:r>
        <w:r w:rsidR="00A77B54" w:rsidRPr="008F45D0" w:rsidDel="008F45D0">
          <w:rPr>
            <w:rFonts w:cs="Times New Roman"/>
            <w:bCs/>
          </w:rPr>
          <w:delText xml:space="preserve"> e envia para o colegiado do curso. O colegiado do curso avalia em reunião o pedido de AE. se não for aprovado o pedido o colegiado do curso envia para o SEAP que arquiva o processo mas se for aprovado o pedido o colegiado do curso envia o pedido para a DEAP. O DEAP aprova o AE e envia para o DCAC. O DCAC vai matricular o discente na disciplina solicitada à AE e finaliza o processo.</w:delText>
        </w:r>
        <w:r w:rsidR="00C90049" w:rsidRPr="008F45D0" w:rsidDel="008F45D0">
          <w:rPr>
            <w:rFonts w:cs="Times New Roman"/>
            <w:bCs/>
          </w:rPr>
          <w:delText xml:space="preserve"> </w:delText>
        </w:r>
      </w:del>
    </w:p>
    <w:p w14:paraId="1FAE14EB" w14:textId="30BF7685" w:rsidR="00A86963" w:rsidRPr="008F45D0" w:rsidDel="006F6003" w:rsidRDefault="00A86963">
      <w:pPr>
        <w:spacing w:line="480" w:lineRule="auto"/>
        <w:jc w:val="both"/>
        <w:rPr>
          <w:del w:id="3483" w:author="Emeson Santos" w:date="2019-08-19T10:04:00Z"/>
          <w:rFonts w:cs="Times New Roman"/>
          <w:bCs/>
        </w:rPr>
        <w:pPrChange w:id="3484" w:author="Emeson Santos" w:date="2019-08-23T09:50:00Z">
          <w:pPr>
            <w:spacing w:after="160"/>
            <w:ind w:left="200" w:firstLine="700"/>
            <w:jc w:val="both"/>
          </w:pPr>
        </w:pPrChange>
      </w:pPr>
      <w:del w:id="3485" w:author="Emeson Santos" w:date="2019-08-19T10:04:00Z">
        <w:r w:rsidRPr="008F45D0" w:rsidDel="006F6003">
          <w:rPr>
            <w:rFonts w:cs="Times New Roman"/>
            <w:bCs/>
          </w:rPr>
          <w:delText xml:space="preserve">Segue abaixo a figura </w:delText>
        </w:r>
        <w:r w:rsidRPr="008F45D0" w:rsidDel="006F6003">
          <w:rPr>
            <w:rFonts w:cs="Times New Roman"/>
            <w:bCs/>
            <w:rPrChange w:id="3486" w:author="Emeson Santos" w:date="2019-08-23T09:00:00Z">
              <w:rPr>
                <w:rFonts w:cs="Times New Roman"/>
                <w:bCs/>
                <w:color w:val="FF0000"/>
              </w:rPr>
            </w:rPrChange>
          </w:rPr>
          <w:delText>x o processo modelado:</w:delText>
        </w:r>
      </w:del>
    </w:p>
    <w:p w14:paraId="44CFE9ED" w14:textId="3FFFB16D" w:rsidR="00935DF4" w:rsidRPr="008F45D0" w:rsidDel="008F45D0" w:rsidRDefault="00935DF4">
      <w:pPr>
        <w:spacing w:line="480" w:lineRule="auto"/>
        <w:ind w:left="200" w:firstLine="700"/>
        <w:jc w:val="both"/>
        <w:rPr>
          <w:del w:id="3487" w:author="Emeson Santos" w:date="2019-08-23T08:59:00Z"/>
          <w:rFonts w:cs="Times New Roman"/>
          <w:b/>
          <w:highlight w:val="white"/>
          <w:rPrChange w:id="3488" w:author="Emeson Santos" w:date="2019-08-23T09:00:00Z">
            <w:rPr>
              <w:del w:id="3489" w:author="Emeson Santos" w:date="2019-08-23T08:59:00Z"/>
              <w:rFonts w:cs="Times New Roman"/>
              <w:b/>
              <w:color w:val="00B050"/>
              <w:highlight w:val="white"/>
            </w:rPr>
          </w:rPrChange>
        </w:rPr>
        <w:pPrChange w:id="3490" w:author="Emeson Santos" w:date="2019-08-23T09:50:00Z">
          <w:pPr>
            <w:spacing w:after="160"/>
            <w:ind w:left="200" w:firstLine="520"/>
            <w:jc w:val="both"/>
          </w:pPr>
        </w:pPrChange>
      </w:pPr>
    </w:p>
    <w:p w14:paraId="5CDC5D27" w14:textId="5E1AE69E" w:rsidR="000C1A3C" w:rsidRPr="008F45D0" w:rsidDel="008F45D0" w:rsidRDefault="00935DF4">
      <w:pPr>
        <w:spacing w:line="480" w:lineRule="auto"/>
        <w:ind w:left="720" w:hanging="720"/>
        <w:rPr>
          <w:del w:id="3491" w:author="Emeson Santos" w:date="2019-08-23T08:59:00Z"/>
          <w:rFonts w:cs="Times New Roman"/>
          <w:b/>
          <w:highlight w:val="white"/>
          <w:rPrChange w:id="3492" w:author="Emeson Santos" w:date="2019-08-23T09:00:00Z">
            <w:rPr>
              <w:del w:id="3493" w:author="Emeson Santos" w:date="2019-08-23T08:59:00Z"/>
              <w:rFonts w:cs="Times New Roman"/>
              <w:b/>
              <w:color w:val="00B050"/>
              <w:highlight w:val="white"/>
            </w:rPr>
          </w:rPrChange>
        </w:rPr>
        <w:pPrChange w:id="3494" w:author="Emeson Santos" w:date="2019-08-23T09:50:00Z">
          <w:pPr>
            <w:spacing w:after="160"/>
            <w:ind w:left="720" w:hanging="720"/>
          </w:pPr>
        </w:pPrChange>
      </w:pPr>
      <w:del w:id="3495" w:author="Emeson Santos" w:date="2019-08-23T08:59:00Z">
        <w:r w:rsidRPr="005C122D" w:rsidDel="008F45D0">
          <w:rPr>
            <w:noProof/>
          </w:rPr>
          <w:drawing>
            <wp:inline distT="0" distB="0" distL="0" distR="0" wp14:anchorId="009A806B" wp14:editId="2048DEBF">
              <wp:extent cx="5733415" cy="4421505"/>
              <wp:effectExtent l="0" t="0" r="635"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9" cstate="print">
                        <a:extLst>
                          <a:ext uri="{BEBA8EAE-BF5A-486C-A8C5-ECC9F3942E4B}">
                            <a14:imgProps xmlns:a14="http://schemas.microsoft.com/office/drawing/2010/main">
                              <a14:imgLayer r:embed="rId60">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5733415" cy="4421505"/>
                      </a:xfrm>
                      <a:prstGeom prst="rect">
                        <a:avLst/>
                      </a:prstGeom>
                      <a:noFill/>
                      <a:ln>
                        <a:noFill/>
                      </a:ln>
                    </pic:spPr>
                  </pic:pic>
                </a:graphicData>
              </a:graphic>
            </wp:inline>
          </w:drawing>
        </w:r>
      </w:del>
    </w:p>
    <w:p w14:paraId="2C515A3C" w14:textId="7852E2E0" w:rsidR="55997AC8" w:rsidRPr="008F45D0" w:rsidDel="008F45D0" w:rsidRDefault="55997AC8">
      <w:pPr>
        <w:spacing w:line="480" w:lineRule="auto"/>
        <w:ind w:left="720" w:hanging="720"/>
        <w:rPr>
          <w:del w:id="3496" w:author="Emeson Santos" w:date="2019-08-23T08:59:00Z"/>
          <w:rFonts w:cs="Times New Roman"/>
          <w:b/>
          <w:bCs/>
          <w:sz w:val="28"/>
          <w:szCs w:val="28"/>
          <w:highlight w:val="white"/>
        </w:rPr>
        <w:pPrChange w:id="3497" w:author="Emeson Santos" w:date="2019-08-23T09:50:00Z">
          <w:pPr>
            <w:spacing w:after="160"/>
            <w:ind w:left="720" w:hanging="720"/>
          </w:pPr>
        </w:pPrChange>
      </w:pPr>
      <w:del w:id="3498" w:author="Emeson Santos" w:date="2019-08-23T08:59:00Z">
        <w:r w:rsidRPr="008F45D0" w:rsidDel="008F45D0">
          <w:rPr>
            <w:rFonts w:cs="Times New Roman"/>
            <w:b/>
            <w:bCs/>
            <w:sz w:val="28"/>
            <w:szCs w:val="28"/>
            <w:highlight w:val="white"/>
          </w:rPr>
          <w:delText xml:space="preserve">3.4. Aproveitamento </w:delText>
        </w:r>
      </w:del>
      <w:del w:id="3499" w:author="Emeson Santos" w:date="2019-08-19T10:05:00Z">
        <w:r w:rsidRPr="008F45D0" w:rsidDel="0010424A">
          <w:rPr>
            <w:rFonts w:cs="Times New Roman"/>
            <w:b/>
            <w:bCs/>
            <w:sz w:val="28"/>
            <w:szCs w:val="28"/>
            <w:highlight w:val="white"/>
          </w:rPr>
          <w:delText>E</w:delText>
        </w:r>
      </w:del>
      <w:del w:id="3500" w:author="Emeson Santos" w:date="2019-08-23T08:59:00Z">
        <w:r w:rsidRPr="008F45D0" w:rsidDel="008F45D0">
          <w:rPr>
            <w:rFonts w:cs="Times New Roman"/>
            <w:b/>
            <w:bCs/>
            <w:sz w:val="28"/>
            <w:szCs w:val="28"/>
            <w:highlight w:val="white"/>
          </w:rPr>
          <w:delText>special de estudos (AEE)</w:delText>
        </w:r>
      </w:del>
    </w:p>
    <w:p w14:paraId="4CEDA242" w14:textId="1A879495" w:rsidR="55997AC8" w:rsidRPr="008F45D0" w:rsidDel="008F45D0" w:rsidRDefault="55997AC8">
      <w:pPr>
        <w:spacing w:line="480" w:lineRule="auto"/>
        <w:ind w:left="200" w:firstLine="700"/>
        <w:jc w:val="both"/>
        <w:rPr>
          <w:del w:id="3501" w:author="Emeson Santos" w:date="2019-08-23T08:59:00Z"/>
          <w:rFonts w:cs="Times New Roman"/>
        </w:rPr>
        <w:pPrChange w:id="3502" w:author="Emeson Santos" w:date="2019-08-23T09:50:00Z">
          <w:pPr>
            <w:spacing w:after="160"/>
            <w:ind w:left="200" w:firstLine="700"/>
            <w:jc w:val="both"/>
          </w:pPr>
        </w:pPrChange>
      </w:pPr>
      <w:del w:id="3503" w:author="Emeson Santos" w:date="2019-08-23T08:59:00Z">
        <w:r w:rsidRPr="008F45D0" w:rsidDel="008F45D0">
          <w:rPr>
            <w:rFonts w:cs="Times New Roman"/>
          </w:rPr>
          <w:delText xml:space="preserve">O objetivo desse processo é fazer a análise de processos para execução de aproveitamento especial de estudos (AEE). O processo inicia com o Discente solicitando AEE depois a SEAP </w:delText>
        </w:r>
        <w:r w:rsidRPr="008F45D0" w:rsidDel="008F45D0">
          <w:rPr>
            <w:rFonts w:cs="Times New Roman"/>
            <w:rPrChange w:id="3504" w:author="Emeson Santos" w:date="2019-08-23T09:00:00Z">
              <w:rPr>
                <w:rFonts w:cs="Times New Roman"/>
                <w:color w:val="FF0000"/>
              </w:rPr>
            </w:rPrChange>
          </w:rPr>
          <w:delText xml:space="preserve">(pegar o significado de SEAP) </w:delText>
        </w:r>
        <w:r w:rsidRPr="008F45D0" w:rsidDel="008F45D0">
          <w:rPr>
            <w:rFonts w:cs="Times New Roman"/>
          </w:rPr>
          <w:delText>verifica se o solicitante vai se formar com menos de três anos e seis meses,  se caso a resposta for sim a SEAP indeferi o pedido do discente, mas se for o não a SEAP verifica se o solicitante possui os requisitos para o deferimento do pedido que são eles: já tem um índice de irregularidade de no mínimo 0.75% na disciplina e possuir uma média sete ou maior que sete, caso o discente não possuir todos os requisitos é indeferido o processo e se o discente possuir os requisitos o SEAP emite um parecer de AEE e envia para o protocolo. O protocolo abre o processo de AEE e envia para o Departamento. O Departamento o avalia o pedido de AEE. Aplica a prova ao solicitante se não for aprovado envia para o SEAP que arquiva o processo mas se for aprovado envia  para a DEAP. A DEAP aprova o AEE e envia para o DCAC. O DCAC vai matricular o discente na disciplina solicitada à AEE e finaliza o processo.</w:delText>
        </w:r>
      </w:del>
    </w:p>
    <w:p w14:paraId="239066AF" w14:textId="049B9418" w:rsidR="55997AC8" w:rsidRPr="008F45D0" w:rsidDel="008F45D0" w:rsidRDefault="55997AC8">
      <w:pPr>
        <w:spacing w:line="480" w:lineRule="auto"/>
        <w:ind w:left="200"/>
        <w:rPr>
          <w:del w:id="3505" w:author="Emeson Santos" w:date="2019-08-23T08:59:00Z"/>
          <w:rFonts w:cs="Times New Roman"/>
          <w:b/>
          <w:bCs/>
          <w:highlight w:val="white"/>
        </w:rPr>
        <w:pPrChange w:id="3506" w:author="Emeson Santos" w:date="2019-08-23T09:50:00Z">
          <w:pPr>
            <w:spacing w:after="160"/>
            <w:ind w:left="200"/>
          </w:pPr>
        </w:pPrChange>
      </w:pPr>
      <w:del w:id="3507" w:author="Emeson Santos" w:date="2019-08-23T08:59:00Z">
        <w:r w:rsidRPr="005C122D" w:rsidDel="008F45D0">
          <w:rPr>
            <w:noProof/>
          </w:rPr>
          <w:drawing>
            <wp:inline distT="0" distB="0" distL="0" distR="0" wp14:anchorId="0CA25ED1" wp14:editId="53AAA4A0">
              <wp:extent cx="6144021" cy="4486275"/>
              <wp:effectExtent l="0" t="0" r="9525" b="0"/>
              <wp:docPr id="1571250806" name="Imagem 15712508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extLst>
                          <a:ext uri="{BEBA8EAE-BF5A-486C-A8C5-ECC9F3942E4B}">
                            <a14:imgProps xmlns:a14="http://schemas.microsoft.com/office/drawing/2010/main">
                              <a14:imgLayer r:embed="rId62">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6144021" cy="4486275"/>
                      </a:xfrm>
                      <a:prstGeom prst="rect">
                        <a:avLst/>
                      </a:prstGeom>
                    </pic:spPr>
                  </pic:pic>
                </a:graphicData>
              </a:graphic>
            </wp:inline>
          </w:drawing>
        </w:r>
      </w:del>
    </w:p>
    <w:p w14:paraId="585AB3C0" w14:textId="418DC184" w:rsidR="55997AC8" w:rsidRPr="008F45D0" w:rsidDel="008F45D0" w:rsidRDefault="55997AC8">
      <w:pPr>
        <w:spacing w:line="480" w:lineRule="auto"/>
        <w:ind w:left="720" w:hanging="720"/>
        <w:rPr>
          <w:del w:id="3508" w:author="Emeson Santos" w:date="2019-08-23T08:59:00Z"/>
          <w:rFonts w:cs="Times New Roman"/>
          <w:b/>
          <w:bCs/>
          <w:sz w:val="28"/>
          <w:szCs w:val="28"/>
          <w:highlight w:val="white"/>
        </w:rPr>
        <w:pPrChange w:id="3509" w:author="Emeson Santos" w:date="2019-08-23T09:50:00Z">
          <w:pPr>
            <w:spacing w:after="160"/>
            <w:ind w:left="720" w:hanging="720"/>
          </w:pPr>
        </w:pPrChange>
      </w:pPr>
      <w:del w:id="3510" w:author="Emeson Santos" w:date="2019-08-23T08:59:00Z">
        <w:r w:rsidRPr="008F45D0" w:rsidDel="008F45D0">
          <w:rPr>
            <w:rFonts w:cs="Times New Roman"/>
            <w:b/>
            <w:bCs/>
            <w:sz w:val="28"/>
            <w:szCs w:val="28"/>
            <w:highlight w:val="white"/>
          </w:rPr>
          <w:delText>3.5. Quebra de pré-requisito</w:delText>
        </w:r>
      </w:del>
    </w:p>
    <w:p w14:paraId="4D32548A" w14:textId="378F55FC" w:rsidR="003C7417" w:rsidRPr="008F45D0" w:rsidDel="008F45D0" w:rsidRDefault="55997AC8">
      <w:pPr>
        <w:spacing w:line="480" w:lineRule="auto"/>
        <w:ind w:firstLine="720"/>
        <w:jc w:val="both"/>
        <w:rPr>
          <w:del w:id="3511" w:author="Emeson Santos" w:date="2019-08-23T08:59:00Z"/>
          <w:rFonts w:cs="Times New Roman"/>
        </w:rPr>
        <w:pPrChange w:id="3512" w:author="Emeson Santos" w:date="2019-08-23T09:50:00Z">
          <w:pPr>
            <w:spacing w:after="160"/>
            <w:ind w:firstLine="720"/>
            <w:jc w:val="both"/>
          </w:pPr>
        </w:pPrChange>
      </w:pPr>
      <w:del w:id="3513" w:author="Emeson Santos" w:date="2019-08-23T08:59:00Z">
        <w:r w:rsidRPr="008F45D0" w:rsidDel="008F45D0">
          <w:rPr>
            <w:rFonts w:cs="Times New Roman"/>
            <w:highlight w:val="white"/>
          </w:rPr>
          <w:delText xml:space="preserve">O objetivo deste processo é fazer a análise da quebra de pré-requisito de disciplina. Onde o Discente irá solicitar a quebra de pré-requisito para SEAP, que o mesmo vai verificar se o discente atende as condições para aprovação sobre a resolução N° 21/2013 </w:delText>
        </w:r>
        <w:r w:rsidR="007E3961" w:rsidRPr="008F45D0" w:rsidDel="008F45D0">
          <w:rPr>
            <w:rFonts w:cs="Times New Roman"/>
            <w:highlight w:val="white"/>
          </w:rPr>
          <w:delText>CONEPE</w:delText>
        </w:r>
        <w:r w:rsidRPr="008F45D0" w:rsidDel="008F45D0">
          <w:rPr>
            <w:rFonts w:cs="Times New Roman"/>
            <w:highlight w:val="white"/>
          </w:rPr>
          <w:delText>, se não atende as condições a SEAP emite um parecer desfavorável para a quebra de pré-requisito, se atende todas as condições emite um parecer favorável para a quebra de pré-requisito. Após o parecer a SEAP encaminha o discente para o SECON para abrir o processo de quebra de pré-requisito. O SECON abre o processo de quebra de pré-requisito do discente, onde envia o processo para o colegiado do curso do mesmo. O colegiado do curso de discente analisa a solicitação de quebra de pré-requisito do mesmo, se não for aprovado emite um parecer desfavorável, se for aprovado emite um parecer favorável a quebra de pré-requisito e encaminha o processo para o DEAP onde o mesmo irá efetivar a quebra de pré-requisito da disciplina para o discente depois a DEAP envia o processo para a DICAC onde o mesmo vai matricular o discente na disciplina que ele solicitou a quebra de pré-requisito onde finaliza como o aluno matriculado</w:delText>
        </w:r>
        <w:r w:rsidR="003C7417" w:rsidRPr="008F45D0" w:rsidDel="008F45D0">
          <w:rPr>
            <w:rFonts w:cs="Times New Roman"/>
          </w:rPr>
          <w:delText>.</w:delText>
        </w:r>
      </w:del>
    </w:p>
    <w:p w14:paraId="40889586" w14:textId="598AEAFE" w:rsidR="55997AC8" w:rsidRPr="008F45D0" w:rsidDel="008F45D0" w:rsidRDefault="003C7417">
      <w:pPr>
        <w:spacing w:line="480" w:lineRule="auto"/>
        <w:jc w:val="both"/>
        <w:rPr>
          <w:del w:id="3514" w:author="Emeson Santos" w:date="2019-08-23T08:59:00Z"/>
          <w:rFonts w:cs="Times New Roman"/>
          <w:highlight w:val="white"/>
        </w:rPr>
        <w:pPrChange w:id="3515" w:author="Emeson Santos" w:date="2019-08-23T09:50:00Z">
          <w:pPr>
            <w:spacing w:after="160"/>
            <w:jc w:val="both"/>
          </w:pPr>
        </w:pPrChange>
      </w:pPr>
      <w:del w:id="3516" w:author="Emeson Santos" w:date="2019-08-23T08:59:00Z">
        <w:r w:rsidRPr="005C122D" w:rsidDel="008F45D0">
          <w:rPr>
            <w:noProof/>
          </w:rPr>
          <w:drawing>
            <wp:inline distT="0" distB="0" distL="0" distR="0" wp14:anchorId="7CFE1092" wp14:editId="75D0ED76">
              <wp:extent cx="5733415" cy="3122573"/>
              <wp:effectExtent l="0" t="0" r="635" b="1905"/>
              <wp:docPr id="378917735" name="Imagem 3789177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extLst>
                          <a:ext uri="{BEBA8EAE-BF5A-486C-A8C5-ECC9F3942E4B}">
                            <a14:imgProps xmlns:a14="http://schemas.microsoft.com/office/drawing/2010/main">
                              <a14:imgLayer r:embed="rId64">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5733415" cy="3122573"/>
                      </a:xfrm>
                      <a:prstGeom prst="rect">
                        <a:avLst/>
                      </a:prstGeom>
                    </pic:spPr>
                  </pic:pic>
                </a:graphicData>
              </a:graphic>
            </wp:inline>
          </w:drawing>
        </w:r>
      </w:del>
    </w:p>
    <w:p w14:paraId="4856ADFD" w14:textId="4165FA6D" w:rsidR="55997AC8" w:rsidRPr="008F45D0" w:rsidDel="008F45D0" w:rsidRDefault="55997AC8">
      <w:pPr>
        <w:spacing w:line="480" w:lineRule="auto"/>
        <w:ind w:left="720"/>
        <w:rPr>
          <w:del w:id="3517" w:author="Emeson Santos" w:date="2019-08-23T08:59:00Z"/>
          <w:rFonts w:cs="Times New Roman"/>
          <w:highlight w:val="white"/>
        </w:rPr>
        <w:pPrChange w:id="3518" w:author="Emeson Santos" w:date="2019-08-23T09:50:00Z">
          <w:pPr>
            <w:spacing w:after="160"/>
            <w:ind w:left="720"/>
          </w:pPr>
        </w:pPrChange>
      </w:pPr>
    </w:p>
    <w:p w14:paraId="3522A60B" w14:textId="6F5859C2" w:rsidR="55997AC8" w:rsidRPr="008F45D0" w:rsidDel="008F45D0" w:rsidRDefault="55997AC8">
      <w:pPr>
        <w:spacing w:line="480" w:lineRule="auto"/>
        <w:ind w:left="720" w:hanging="720"/>
        <w:rPr>
          <w:del w:id="3519" w:author="Emeson Santos" w:date="2019-08-23T08:59:00Z"/>
          <w:rFonts w:cs="Times New Roman"/>
          <w:b/>
          <w:bCs/>
          <w:sz w:val="28"/>
          <w:szCs w:val="28"/>
          <w:highlight w:val="white"/>
        </w:rPr>
        <w:pPrChange w:id="3520" w:author="Emeson Santos" w:date="2019-08-23T09:50:00Z">
          <w:pPr>
            <w:spacing w:after="160"/>
            <w:ind w:left="720" w:hanging="720"/>
          </w:pPr>
        </w:pPrChange>
      </w:pPr>
      <w:del w:id="3521" w:author="Emeson Santos" w:date="2019-08-23T08:59:00Z">
        <w:r w:rsidRPr="008F45D0" w:rsidDel="008F45D0">
          <w:rPr>
            <w:rFonts w:cs="Times New Roman"/>
            <w:b/>
            <w:bCs/>
            <w:sz w:val="28"/>
            <w:szCs w:val="28"/>
            <w:highlight w:val="white"/>
          </w:rPr>
          <w:delText>3.6. Aproveitamento de Componente Curricular</w:delText>
        </w:r>
      </w:del>
    </w:p>
    <w:p w14:paraId="5DA21747" w14:textId="0D63DDDE" w:rsidR="005B37F3" w:rsidRPr="008F45D0" w:rsidDel="008F45D0" w:rsidRDefault="55997AC8">
      <w:pPr>
        <w:spacing w:line="480" w:lineRule="auto"/>
        <w:ind w:firstLine="720"/>
        <w:jc w:val="both"/>
        <w:rPr>
          <w:del w:id="3522" w:author="Emeson Santos" w:date="2019-08-23T08:59:00Z"/>
          <w:rFonts w:cs="Times New Roman"/>
        </w:rPr>
        <w:pPrChange w:id="3523" w:author="Emeson Santos" w:date="2019-08-23T09:50:00Z">
          <w:pPr>
            <w:spacing w:after="160"/>
            <w:ind w:firstLine="720"/>
            <w:jc w:val="both"/>
          </w:pPr>
        </w:pPrChange>
      </w:pPr>
      <w:del w:id="3524" w:author="Emeson Santos" w:date="2019-08-23T08:59:00Z">
        <w:r w:rsidRPr="008F45D0" w:rsidDel="008F45D0">
          <w:rPr>
            <w:rFonts w:cs="Times New Roman"/>
            <w:highlight w:val="white"/>
          </w:rPr>
          <w:delText xml:space="preserve">O objetivo deste processo é fazer a análise do Aproveitamento de Componente Curricular. O processo se inicia com o Discente solicitando o pedido de Aproveitamento de Componente Curricular, </w:delText>
        </w:r>
        <w:r w:rsidRPr="008F45D0" w:rsidDel="008F45D0">
          <w:rPr>
            <w:rFonts w:cs="Times New Roman"/>
          </w:rPr>
          <w:delText xml:space="preserve">a SEAP </w:delText>
        </w:r>
        <w:r w:rsidRPr="008F45D0" w:rsidDel="008F45D0">
          <w:rPr>
            <w:rFonts w:cs="Times New Roman"/>
            <w:rPrChange w:id="3525" w:author="Emeson Santos" w:date="2019-08-23T09:00:00Z">
              <w:rPr>
                <w:rFonts w:cs="Times New Roman"/>
                <w:color w:val="FF0000"/>
              </w:rPr>
            </w:rPrChange>
          </w:rPr>
          <w:delText xml:space="preserve">(pegar o significado de SEAP) </w:delText>
        </w:r>
        <w:r w:rsidRPr="008F45D0" w:rsidDel="008F45D0">
          <w:rPr>
            <w:rFonts w:cs="Times New Roman"/>
          </w:rPr>
          <w:delText>informa a discente sobre toda documentação necessária para abrir o processo. A SECON abre o processo para Aproveitamento de componente curricular e depois envia para o colegiado do curso do discente. O colegiado vai analisar o processo de equivalência de disciplina se a aprovação for sim ou não o colegiado imite um parecer de deferimento e/ou indeferido sobre a equivalência de disciplina depois envia o mesmo para o DAA. O DAA vai inclui a equivalência de deferimento no histórico do discente. Depois envia e-mail para o discente informado sobre a equivalência da disciplina. O discente recebe o e-mail sobre o resultado do Aproveitamento de componente Curricular.</w:delText>
        </w:r>
      </w:del>
    </w:p>
    <w:p w14:paraId="730004E3" w14:textId="703CE23D" w:rsidR="55997AC8" w:rsidRPr="008F45D0" w:rsidDel="008F45D0" w:rsidRDefault="00433877">
      <w:pPr>
        <w:spacing w:line="480" w:lineRule="auto"/>
        <w:jc w:val="both"/>
        <w:rPr>
          <w:del w:id="3526" w:author="Emeson Santos" w:date="2019-08-23T08:59:00Z"/>
          <w:rFonts w:cs="Times New Roman"/>
        </w:rPr>
        <w:pPrChange w:id="3527" w:author="Emeson Santos" w:date="2019-08-23T09:50:00Z">
          <w:pPr>
            <w:spacing w:after="160"/>
            <w:jc w:val="both"/>
          </w:pPr>
        </w:pPrChange>
      </w:pPr>
      <w:del w:id="3528" w:author="Emeson Santos" w:date="2019-08-23T08:59:00Z">
        <w:r w:rsidRPr="005C122D" w:rsidDel="008F45D0">
          <w:rPr>
            <w:noProof/>
          </w:rPr>
          <w:drawing>
            <wp:inline distT="0" distB="0" distL="0" distR="0" wp14:anchorId="600B8353" wp14:editId="1C69C966">
              <wp:extent cx="5733415" cy="3644300"/>
              <wp:effectExtent l="0" t="0" r="635" b="0"/>
              <wp:docPr id="622487187" name="Imagem 622487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extLst>
                          <a:ext uri="{BEBA8EAE-BF5A-486C-A8C5-ECC9F3942E4B}">
                            <a14:imgProps xmlns:a14="http://schemas.microsoft.com/office/drawing/2010/main">
                              <a14:imgLayer r:embed="rId66">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5733415" cy="3644300"/>
                      </a:xfrm>
                      <a:prstGeom prst="rect">
                        <a:avLst/>
                      </a:prstGeom>
                    </pic:spPr>
                  </pic:pic>
                </a:graphicData>
              </a:graphic>
            </wp:inline>
          </w:drawing>
        </w:r>
      </w:del>
    </w:p>
    <w:p w14:paraId="19E746E8" w14:textId="73F77C42" w:rsidR="004A0712" w:rsidRPr="008F45D0" w:rsidDel="00CD3E27" w:rsidRDefault="004240D8">
      <w:pPr>
        <w:spacing w:line="480" w:lineRule="auto"/>
        <w:ind w:left="720" w:hanging="720"/>
        <w:rPr>
          <w:del w:id="3529" w:author="Emeson Santos" w:date="2019-08-19T10:13:00Z"/>
          <w:rFonts w:cs="Times New Roman"/>
          <w:b/>
          <w:highlight w:val="white"/>
          <w:rPrChange w:id="3530" w:author="Emeson Santos" w:date="2019-08-23T09:00:00Z">
            <w:rPr>
              <w:del w:id="3531" w:author="Emeson Santos" w:date="2019-08-19T10:13:00Z"/>
              <w:rFonts w:cs="Times New Roman"/>
              <w:b/>
              <w:color w:val="00B050"/>
              <w:highlight w:val="white"/>
            </w:rPr>
          </w:rPrChange>
        </w:rPr>
        <w:pPrChange w:id="3532" w:author="Emeson Santos" w:date="2019-08-23T09:50:00Z">
          <w:pPr>
            <w:spacing w:after="160"/>
            <w:ind w:left="720" w:hanging="720"/>
          </w:pPr>
        </w:pPrChange>
      </w:pPr>
      <w:del w:id="3533" w:author="Emeson Santos" w:date="2019-08-19T10:13:00Z">
        <w:r w:rsidRPr="008F45D0" w:rsidDel="00CD3E27">
          <w:rPr>
            <w:rFonts w:cs="Times New Roman"/>
            <w:b/>
            <w:highlight w:val="white"/>
            <w:rPrChange w:id="3534" w:author="Emeson Santos" w:date="2019-08-23T09:00:00Z">
              <w:rPr>
                <w:rFonts w:cs="Times New Roman"/>
                <w:b/>
                <w:color w:val="FF0000"/>
                <w:highlight w:val="white"/>
              </w:rPr>
            </w:rPrChange>
          </w:rPr>
          <w:delText>3.9.1.</w:delText>
        </w:r>
        <w:r w:rsidRPr="008F45D0" w:rsidDel="00CD3E27">
          <w:rPr>
            <w:rFonts w:eastAsia="Times New Roman" w:cs="Times New Roman"/>
            <w:b/>
            <w:sz w:val="18"/>
            <w:szCs w:val="18"/>
            <w:highlight w:val="white"/>
            <w:rPrChange w:id="3535" w:author="Emeson Santos" w:date="2019-08-23T09:00:00Z">
              <w:rPr>
                <w:rFonts w:eastAsia="Times New Roman" w:cs="Times New Roman"/>
                <w:b/>
                <w:color w:val="FF0000"/>
                <w:sz w:val="18"/>
                <w:szCs w:val="18"/>
                <w:highlight w:val="white"/>
              </w:rPr>
            </w:rPrChange>
          </w:rPr>
          <w:delText xml:space="preserve"> </w:delText>
        </w:r>
        <w:r w:rsidRPr="008F45D0" w:rsidDel="00CD3E27">
          <w:rPr>
            <w:rFonts w:eastAsia="Times New Roman" w:cs="Times New Roman"/>
            <w:b/>
            <w:sz w:val="18"/>
            <w:szCs w:val="18"/>
            <w:highlight w:val="white"/>
            <w:rPrChange w:id="3536" w:author="Emeson Santos" w:date="2019-08-23T09:00:00Z">
              <w:rPr>
                <w:rFonts w:eastAsia="Times New Roman" w:cs="Times New Roman"/>
                <w:b/>
                <w:color w:val="FF0000"/>
                <w:sz w:val="18"/>
                <w:szCs w:val="18"/>
                <w:highlight w:val="white"/>
              </w:rPr>
            </w:rPrChange>
          </w:rPr>
          <w:tab/>
        </w:r>
        <w:r w:rsidRPr="008F45D0" w:rsidDel="00CD3E27">
          <w:rPr>
            <w:rFonts w:cs="Times New Roman"/>
            <w:b/>
            <w:highlight w:val="white"/>
            <w:rPrChange w:id="3537" w:author="Emeson Santos" w:date="2019-08-23T09:00:00Z">
              <w:rPr>
                <w:rFonts w:cs="Times New Roman"/>
                <w:b/>
                <w:color w:val="00B050"/>
                <w:highlight w:val="white"/>
              </w:rPr>
            </w:rPrChange>
          </w:rPr>
          <w:delText>Processo A.</w:delText>
        </w:r>
      </w:del>
    </w:p>
    <w:p w14:paraId="5897FB09" w14:textId="04BAC7FD" w:rsidR="004A0712" w:rsidRPr="008F45D0" w:rsidDel="00CD3E27" w:rsidRDefault="004240D8">
      <w:pPr>
        <w:spacing w:line="480" w:lineRule="auto"/>
        <w:ind w:left="720" w:hanging="720"/>
        <w:rPr>
          <w:del w:id="3538" w:author="Emeson Santos" w:date="2019-08-19T10:13:00Z"/>
          <w:rFonts w:cs="Times New Roman"/>
          <w:b/>
          <w:highlight w:val="white"/>
          <w:rPrChange w:id="3539" w:author="Emeson Santos" w:date="2019-08-23T09:00:00Z">
            <w:rPr>
              <w:del w:id="3540" w:author="Emeson Santos" w:date="2019-08-19T10:13:00Z"/>
              <w:rFonts w:cs="Times New Roman"/>
              <w:b/>
              <w:color w:val="00B050"/>
              <w:highlight w:val="white"/>
            </w:rPr>
          </w:rPrChange>
        </w:rPr>
        <w:pPrChange w:id="3541" w:author="Emeson Santos" w:date="2019-08-23T09:50:00Z">
          <w:pPr>
            <w:spacing w:after="160"/>
            <w:ind w:left="720" w:hanging="720"/>
          </w:pPr>
        </w:pPrChange>
      </w:pPr>
      <w:del w:id="3542" w:author="Emeson Santos" w:date="2019-08-19T10:13:00Z">
        <w:r w:rsidRPr="008F45D0" w:rsidDel="00CD3E27">
          <w:rPr>
            <w:rFonts w:cs="Times New Roman"/>
            <w:b/>
            <w:highlight w:val="white"/>
            <w:rPrChange w:id="3543" w:author="Emeson Santos" w:date="2019-08-23T09:00:00Z">
              <w:rPr>
                <w:rFonts w:cs="Times New Roman"/>
                <w:b/>
                <w:color w:val="FF0000"/>
                <w:highlight w:val="white"/>
              </w:rPr>
            </w:rPrChange>
          </w:rPr>
          <w:delText>3.9.2.</w:delText>
        </w:r>
        <w:r w:rsidRPr="008F45D0" w:rsidDel="00CD3E27">
          <w:rPr>
            <w:rFonts w:eastAsia="Times New Roman" w:cs="Times New Roman"/>
            <w:b/>
            <w:sz w:val="18"/>
            <w:szCs w:val="18"/>
            <w:highlight w:val="white"/>
            <w:rPrChange w:id="3544" w:author="Emeson Santos" w:date="2019-08-23T09:00:00Z">
              <w:rPr>
                <w:rFonts w:eastAsia="Times New Roman" w:cs="Times New Roman"/>
                <w:b/>
                <w:color w:val="FF0000"/>
                <w:sz w:val="18"/>
                <w:szCs w:val="18"/>
                <w:highlight w:val="white"/>
              </w:rPr>
            </w:rPrChange>
          </w:rPr>
          <w:delText xml:space="preserve"> </w:delText>
        </w:r>
        <w:r w:rsidRPr="008F45D0" w:rsidDel="00CD3E27">
          <w:rPr>
            <w:rFonts w:eastAsia="Times New Roman" w:cs="Times New Roman"/>
            <w:b/>
            <w:sz w:val="18"/>
            <w:szCs w:val="18"/>
            <w:highlight w:val="white"/>
            <w:rPrChange w:id="3545" w:author="Emeson Santos" w:date="2019-08-23T09:00:00Z">
              <w:rPr>
                <w:rFonts w:eastAsia="Times New Roman" w:cs="Times New Roman"/>
                <w:b/>
                <w:color w:val="FF0000"/>
                <w:sz w:val="18"/>
                <w:szCs w:val="18"/>
                <w:highlight w:val="white"/>
              </w:rPr>
            </w:rPrChange>
          </w:rPr>
          <w:tab/>
        </w:r>
        <w:r w:rsidRPr="008F45D0" w:rsidDel="00CD3E27">
          <w:rPr>
            <w:rFonts w:cs="Times New Roman"/>
            <w:b/>
            <w:highlight w:val="white"/>
            <w:rPrChange w:id="3546" w:author="Emeson Santos" w:date="2019-08-23T09:00:00Z">
              <w:rPr>
                <w:rFonts w:cs="Times New Roman"/>
                <w:b/>
                <w:color w:val="00B050"/>
                <w:highlight w:val="white"/>
              </w:rPr>
            </w:rPrChange>
          </w:rPr>
          <w:delText>Processo B.</w:delText>
        </w:r>
      </w:del>
    </w:p>
    <w:p w14:paraId="5986706B" w14:textId="7A19BAB1" w:rsidR="004A0712" w:rsidRPr="008F45D0" w:rsidDel="00CD3E27" w:rsidRDefault="004240D8">
      <w:pPr>
        <w:spacing w:line="480" w:lineRule="auto"/>
        <w:ind w:left="720" w:hanging="720"/>
        <w:rPr>
          <w:del w:id="3547" w:author="Emeson Santos" w:date="2019-08-19T10:13:00Z"/>
          <w:rFonts w:cs="Times New Roman"/>
          <w:b/>
          <w:highlight w:val="white"/>
          <w:rPrChange w:id="3548" w:author="Emeson Santos" w:date="2019-08-23T09:00:00Z">
            <w:rPr>
              <w:del w:id="3549" w:author="Emeson Santos" w:date="2019-08-19T10:13:00Z"/>
              <w:rFonts w:cs="Times New Roman"/>
              <w:b/>
              <w:color w:val="00B050"/>
              <w:highlight w:val="white"/>
            </w:rPr>
          </w:rPrChange>
        </w:rPr>
        <w:pPrChange w:id="3550" w:author="Emeson Santos" w:date="2019-08-23T09:50:00Z">
          <w:pPr>
            <w:spacing w:after="160"/>
            <w:ind w:left="720" w:hanging="720"/>
          </w:pPr>
        </w:pPrChange>
      </w:pPr>
      <w:del w:id="3551" w:author="Emeson Santos" w:date="2019-08-19T10:13:00Z">
        <w:r w:rsidRPr="008F45D0" w:rsidDel="00CD3E27">
          <w:rPr>
            <w:rFonts w:cs="Times New Roman"/>
            <w:b/>
            <w:highlight w:val="white"/>
            <w:rPrChange w:id="3552" w:author="Emeson Santos" w:date="2019-08-23T09:00:00Z">
              <w:rPr>
                <w:rFonts w:cs="Times New Roman"/>
                <w:b/>
                <w:color w:val="FF0000"/>
                <w:highlight w:val="white"/>
              </w:rPr>
            </w:rPrChange>
          </w:rPr>
          <w:delText>3.9.3.</w:delText>
        </w:r>
        <w:r w:rsidRPr="008F45D0" w:rsidDel="00CD3E27">
          <w:rPr>
            <w:rFonts w:eastAsia="Times New Roman" w:cs="Times New Roman"/>
            <w:b/>
            <w:sz w:val="18"/>
            <w:szCs w:val="18"/>
            <w:highlight w:val="white"/>
            <w:rPrChange w:id="3553" w:author="Emeson Santos" w:date="2019-08-23T09:00:00Z">
              <w:rPr>
                <w:rFonts w:eastAsia="Times New Roman" w:cs="Times New Roman"/>
                <w:b/>
                <w:color w:val="FF0000"/>
                <w:sz w:val="18"/>
                <w:szCs w:val="18"/>
                <w:highlight w:val="white"/>
              </w:rPr>
            </w:rPrChange>
          </w:rPr>
          <w:delText xml:space="preserve"> </w:delText>
        </w:r>
        <w:r w:rsidRPr="008F45D0" w:rsidDel="00CD3E27">
          <w:rPr>
            <w:rFonts w:eastAsia="Times New Roman" w:cs="Times New Roman"/>
            <w:b/>
            <w:sz w:val="18"/>
            <w:szCs w:val="18"/>
            <w:highlight w:val="white"/>
            <w:rPrChange w:id="3554" w:author="Emeson Santos" w:date="2019-08-23T09:00:00Z">
              <w:rPr>
                <w:rFonts w:eastAsia="Times New Roman" w:cs="Times New Roman"/>
                <w:b/>
                <w:color w:val="FF0000"/>
                <w:sz w:val="18"/>
                <w:szCs w:val="18"/>
                <w:highlight w:val="white"/>
              </w:rPr>
            </w:rPrChange>
          </w:rPr>
          <w:tab/>
        </w:r>
        <w:r w:rsidRPr="008F45D0" w:rsidDel="00CD3E27">
          <w:rPr>
            <w:rFonts w:cs="Times New Roman"/>
            <w:b/>
            <w:highlight w:val="white"/>
            <w:rPrChange w:id="3555" w:author="Emeson Santos" w:date="2019-08-23T09:00:00Z">
              <w:rPr>
                <w:rFonts w:cs="Times New Roman"/>
                <w:b/>
                <w:color w:val="00B050"/>
                <w:highlight w:val="white"/>
              </w:rPr>
            </w:rPrChange>
          </w:rPr>
          <w:delText>Processo C.</w:delText>
        </w:r>
      </w:del>
    </w:p>
    <w:p w14:paraId="3E25440F" w14:textId="6AC03EA9" w:rsidR="004A0712" w:rsidRPr="008F45D0" w:rsidDel="008F45D0" w:rsidRDefault="004A0712">
      <w:pPr>
        <w:spacing w:line="480" w:lineRule="auto"/>
        <w:ind w:left="1420"/>
        <w:rPr>
          <w:del w:id="3556" w:author="Emeson Santos" w:date="2019-08-23T08:59:00Z"/>
          <w:rFonts w:cs="Times New Roman"/>
          <w:b/>
          <w:sz w:val="21"/>
          <w:szCs w:val="21"/>
          <w:highlight w:val="white"/>
          <w:rPrChange w:id="3557" w:author="Emeson Santos" w:date="2019-08-23T09:00:00Z">
            <w:rPr>
              <w:del w:id="3558" w:author="Emeson Santos" w:date="2019-08-23T08:59:00Z"/>
              <w:rFonts w:cs="Times New Roman"/>
              <w:b/>
              <w:color w:val="FF0000"/>
              <w:sz w:val="21"/>
              <w:szCs w:val="21"/>
              <w:highlight w:val="white"/>
            </w:rPr>
          </w:rPrChange>
        </w:rPr>
        <w:pPrChange w:id="3559" w:author="Emeson Santos" w:date="2019-08-23T09:50:00Z">
          <w:pPr>
            <w:spacing w:after="160"/>
            <w:ind w:left="1420"/>
          </w:pPr>
        </w:pPrChange>
      </w:pPr>
    </w:p>
    <w:p w14:paraId="631CFDF1" w14:textId="005087B3" w:rsidR="00CD3E27" w:rsidRPr="008F45D0" w:rsidDel="008F45D0" w:rsidRDefault="004240D8">
      <w:pPr>
        <w:spacing w:line="480" w:lineRule="auto"/>
        <w:jc w:val="both"/>
        <w:rPr>
          <w:del w:id="3560" w:author="Emeson Santos" w:date="2019-08-23T08:59:00Z"/>
          <w:rFonts w:eastAsia="Times New Roman" w:cs="Times New Roman"/>
          <w:b/>
          <w:sz w:val="32"/>
          <w:szCs w:val="32"/>
        </w:rPr>
        <w:pPrChange w:id="3561" w:author="Emeson Santos" w:date="2019-08-23T09:50:00Z">
          <w:pPr>
            <w:spacing w:after="160" w:line="256" w:lineRule="auto"/>
            <w:jc w:val="both"/>
          </w:pPr>
        </w:pPrChange>
      </w:pPr>
      <w:del w:id="3562" w:author="Emeson Santos" w:date="2019-08-23T08:59:00Z">
        <w:r w:rsidRPr="008F45D0" w:rsidDel="008F45D0">
          <w:rPr>
            <w:rFonts w:eastAsia="Times New Roman" w:cs="Times New Roman"/>
            <w:b/>
            <w:sz w:val="32"/>
            <w:szCs w:val="32"/>
          </w:rPr>
          <w:delText>CAPÍTULO 4</w:delText>
        </w:r>
      </w:del>
    </w:p>
    <w:p w14:paraId="34EEE204" w14:textId="43A0A3E3" w:rsidR="004A0712" w:rsidRPr="008F45D0" w:rsidDel="008F45D0" w:rsidRDefault="004240D8">
      <w:pPr>
        <w:spacing w:line="480" w:lineRule="auto"/>
        <w:jc w:val="both"/>
        <w:rPr>
          <w:del w:id="3563" w:author="Emeson Santos" w:date="2019-08-23T08:59:00Z"/>
          <w:rFonts w:eastAsia="Times New Roman" w:cs="Times New Roman"/>
          <w:b/>
          <w:sz w:val="28"/>
          <w:szCs w:val="28"/>
        </w:rPr>
        <w:pPrChange w:id="3564" w:author="Emeson Santos" w:date="2019-08-23T09:50:00Z">
          <w:pPr>
            <w:spacing w:line="256" w:lineRule="auto"/>
            <w:jc w:val="both"/>
          </w:pPr>
        </w:pPrChange>
      </w:pPr>
      <w:del w:id="3565" w:author="Emeson Santos" w:date="2019-08-23T08:59:00Z">
        <w:r w:rsidRPr="008F45D0" w:rsidDel="008F45D0">
          <w:rPr>
            <w:rFonts w:eastAsia="Times New Roman" w:cs="Times New Roman"/>
            <w:b/>
            <w:sz w:val="28"/>
            <w:szCs w:val="28"/>
          </w:rPr>
          <w:delText>CONCLUSÕES</w:delText>
        </w:r>
      </w:del>
    </w:p>
    <w:p w14:paraId="4B618B6B" w14:textId="40A3AAD3" w:rsidR="004A0712" w:rsidRPr="008F45D0" w:rsidDel="008F45D0" w:rsidRDefault="004240D8">
      <w:pPr>
        <w:spacing w:line="480" w:lineRule="auto"/>
        <w:ind w:left="360"/>
        <w:jc w:val="both"/>
        <w:rPr>
          <w:del w:id="3566" w:author="Emeson Santos" w:date="2019-08-23T08:59:00Z"/>
          <w:rFonts w:eastAsia="Times New Roman" w:cs="Times New Roman"/>
          <w:b/>
          <w:sz w:val="28"/>
          <w:szCs w:val="28"/>
          <w:rPrChange w:id="3567" w:author="Emeson Santos" w:date="2019-08-23T09:00:00Z">
            <w:rPr>
              <w:del w:id="3568" w:author="Emeson Santos" w:date="2019-08-23T08:59:00Z"/>
              <w:rFonts w:eastAsia="Times New Roman" w:cs="Times New Roman"/>
              <w:b/>
              <w:color w:val="FF0000"/>
              <w:sz w:val="28"/>
              <w:szCs w:val="28"/>
            </w:rPr>
          </w:rPrChange>
        </w:rPr>
        <w:pPrChange w:id="3569" w:author="Emeson Santos" w:date="2019-08-23T09:50:00Z">
          <w:pPr>
            <w:spacing w:line="256" w:lineRule="auto"/>
            <w:ind w:left="360"/>
            <w:jc w:val="both"/>
          </w:pPr>
        </w:pPrChange>
      </w:pPr>
      <w:del w:id="3570" w:author="Emeson Santos" w:date="2019-08-23T08:59:00Z">
        <w:r w:rsidRPr="008F45D0" w:rsidDel="008F45D0">
          <w:rPr>
            <w:rFonts w:eastAsia="Times New Roman" w:cs="Times New Roman"/>
            <w:b/>
            <w:sz w:val="28"/>
            <w:szCs w:val="28"/>
            <w:rPrChange w:id="3571" w:author="Emeson Santos" w:date="2019-08-23T09:00:00Z">
              <w:rPr>
                <w:rFonts w:eastAsia="Times New Roman" w:cs="Times New Roman"/>
                <w:b/>
                <w:color w:val="FF0000"/>
                <w:sz w:val="28"/>
                <w:szCs w:val="28"/>
              </w:rPr>
            </w:rPrChange>
          </w:rPr>
          <w:delText>(...)</w:delText>
        </w:r>
      </w:del>
    </w:p>
    <w:p w14:paraId="782E6B26" w14:textId="61DD36AB" w:rsidR="004A0712" w:rsidRPr="008F45D0" w:rsidDel="008F45D0" w:rsidRDefault="004A0712">
      <w:pPr>
        <w:spacing w:line="480" w:lineRule="auto"/>
        <w:ind w:left="360"/>
        <w:jc w:val="both"/>
        <w:rPr>
          <w:del w:id="3572" w:author="Emeson Santos" w:date="2019-08-23T08:59:00Z"/>
          <w:rFonts w:eastAsia="Times New Roman" w:cs="Times New Roman"/>
          <w:b/>
          <w:sz w:val="28"/>
          <w:szCs w:val="28"/>
          <w:rPrChange w:id="3573" w:author="Emeson Santos" w:date="2019-08-23T09:00:00Z">
            <w:rPr>
              <w:del w:id="3574" w:author="Emeson Santos" w:date="2019-08-23T08:59:00Z"/>
              <w:rFonts w:eastAsia="Times New Roman" w:cs="Times New Roman"/>
              <w:b/>
              <w:color w:val="FF0000"/>
              <w:sz w:val="28"/>
              <w:szCs w:val="28"/>
            </w:rPr>
          </w:rPrChange>
        </w:rPr>
        <w:pPrChange w:id="3575" w:author="Emeson Santos" w:date="2019-08-23T09:50:00Z">
          <w:pPr>
            <w:spacing w:line="256" w:lineRule="auto"/>
            <w:ind w:left="360"/>
            <w:jc w:val="both"/>
          </w:pPr>
        </w:pPrChange>
      </w:pPr>
    </w:p>
    <w:p w14:paraId="27D1847F" w14:textId="22B16762" w:rsidR="004A0712" w:rsidRPr="008F45D0" w:rsidDel="008F45D0" w:rsidRDefault="004240D8">
      <w:pPr>
        <w:spacing w:line="480" w:lineRule="auto"/>
        <w:rPr>
          <w:del w:id="3576" w:author="Emeson Santos" w:date="2019-08-23T08:59:00Z"/>
          <w:rFonts w:eastAsia="Times New Roman" w:cs="Times New Roman"/>
          <w:b/>
        </w:rPr>
        <w:pPrChange w:id="3577" w:author="Emeson Santos" w:date="2019-08-23T09:50:00Z">
          <w:pPr/>
        </w:pPrChange>
      </w:pPr>
      <w:del w:id="3578" w:author="Emeson Santos" w:date="2019-08-23T08:59:00Z">
        <w:r w:rsidRPr="008F45D0" w:rsidDel="008F45D0">
          <w:rPr>
            <w:rFonts w:eastAsia="Times New Roman" w:cs="Times New Roman"/>
            <w:b/>
          </w:rPr>
          <w:delText xml:space="preserve">          </w:delText>
        </w:r>
        <w:r w:rsidRPr="008F45D0" w:rsidDel="008F45D0">
          <w:rPr>
            <w:rFonts w:eastAsia="Times New Roman" w:cs="Times New Roman"/>
            <w:b/>
          </w:rPr>
          <w:tab/>
        </w:r>
      </w:del>
    </w:p>
    <w:p w14:paraId="2BD4C0FF" w14:textId="0AD7D5E0" w:rsidR="004A0712" w:rsidRPr="008F45D0" w:rsidDel="008F45D0" w:rsidRDefault="004A0712">
      <w:pPr>
        <w:spacing w:line="480" w:lineRule="auto"/>
        <w:rPr>
          <w:del w:id="3579" w:author="Emeson Santos" w:date="2019-08-23T08:59:00Z"/>
          <w:rFonts w:eastAsia="Times New Roman" w:cs="Times New Roman"/>
          <w:b/>
        </w:rPr>
        <w:pPrChange w:id="3580" w:author="Emeson Santos" w:date="2019-08-23T09:50:00Z">
          <w:pPr/>
        </w:pPrChange>
      </w:pPr>
    </w:p>
    <w:p w14:paraId="1BFCCDB5" w14:textId="1DF12335" w:rsidR="004A0712" w:rsidRPr="008F45D0" w:rsidDel="008F45D0" w:rsidRDefault="004240D8">
      <w:pPr>
        <w:spacing w:line="480" w:lineRule="auto"/>
        <w:rPr>
          <w:del w:id="3581" w:author="Emeson Santos" w:date="2019-08-23T08:59:00Z"/>
          <w:rFonts w:eastAsia="Times New Roman" w:cs="Times New Roman"/>
          <w:b/>
          <w:sz w:val="28"/>
          <w:szCs w:val="28"/>
        </w:rPr>
        <w:pPrChange w:id="3582" w:author="Emeson Santos" w:date="2019-08-23T09:50:00Z">
          <w:pPr/>
        </w:pPrChange>
      </w:pPr>
      <w:del w:id="3583" w:author="Emeson Santos" w:date="2019-08-23T08:59:00Z">
        <w:r w:rsidRPr="008F45D0" w:rsidDel="008F45D0">
          <w:rPr>
            <w:rFonts w:eastAsia="Times New Roman" w:cs="Times New Roman"/>
            <w:b/>
            <w:sz w:val="28"/>
            <w:szCs w:val="28"/>
          </w:rPr>
          <w:delText>REFERÊNCIAS</w:delText>
        </w:r>
      </w:del>
    </w:p>
    <w:p w14:paraId="7BF31EA5" w14:textId="4939B328" w:rsidR="00401640" w:rsidRPr="008F45D0" w:rsidDel="008F45D0" w:rsidRDefault="00401640">
      <w:pPr>
        <w:pBdr>
          <w:bottom w:val="single" w:sz="6" w:space="1" w:color="auto"/>
        </w:pBdr>
        <w:spacing w:line="480" w:lineRule="auto"/>
        <w:jc w:val="both"/>
        <w:rPr>
          <w:del w:id="3584" w:author="Emeson Santos" w:date="2019-08-23T08:59:00Z"/>
          <w:rFonts w:eastAsia="Times New Roman" w:cs="Times New Roman"/>
        </w:rPr>
        <w:pPrChange w:id="3585" w:author="Emeson Santos" w:date="2019-08-23T09:50:00Z">
          <w:pPr>
            <w:pBdr>
              <w:bottom w:val="single" w:sz="6" w:space="1" w:color="auto"/>
            </w:pBdr>
            <w:jc w:val="both"/>
          </w:pPr>
        </w:pPrChange>
      </w:pPr>
    </w:p>
    <w:p w14:paraId="56AFE87C" w14:textId="03398455" w:rsidR="00401640" w:rsidRPr="008F45D0" w:rsidDel="008F45D0" w:rsidRDefault="00D55EBF">
      <w:pPr>
        <w:pBdr>
          <w:bottom w:val="single" w:sz="6" w:space="1" w:color="auto"/>
        </w:pBdr>
        <w:spacing w:line="480" w:lineRule="auto"/>
        <w:jc w:val="both"/>
        <w:rPr>
          <w:del w:id="3586" w:author="Emeson Santos" w:date="2019-08-23T08:59:00Z"/>
          <w:rFonts w:eastAsia="Times New Roman" w:cs="Times New Roman"/>
        </w:rPr>
        <w:pPrChange w:id="3587" w:author="Emeson Santos" w:date="2019-08-23T09:50:00Z">
          <w:pPr>
            <w:pBdr>
              <w:bottom w:val="single" w:sz="6" w:space="1" w:color="auto"/>
            </w:pBdr>
            <w:jc w:val="both"/>
          </w:pPr>
        </w:pPrChange>
      </w:pPr>
      <w:del w:id="3588" w:author="Emeson Santos" w:date="2019-08-23T08:59:00Z">
        <w:r w:rsidRPr="008F45D0" w:rsidDel="008F45D0">
          <w:rPr>
            <w:sz w:val="20"/>
            <w:szCs w:val="20"/>
            <w:shd w:val="clear" w:color="auto" w:fill="FFFFFF"/>
            <w:rPrChange w:id="3589" w:author="Emeson Santos" w:date="2019-08-23T09:00:00Z">
              <w:rPr>
                <w:color w:val="222222"/>
                <w:sz w:val="20"/>
                <w:szCs w:val="20"/>
                <w:shd w:val="clear" w:color="auto" w:fill="FFFFFF"/>
              </w:rPr>
            </w:rPrChange>
          </w:rPr>
          <w:delText>PEREIRA, Isabel Boaventura. Modelagem de processos de tratamento de incidentes de segurança da informação do NTIC/UNIPAMPA. 2013.</w:delText>
        </w:r>
      </w:del>
    </w:p>
    <w:p w14:paraId="5D95A543" w14:textId="1BF15BCB" w:rsidR="00EB4526" w:rsidRPr="008F45D0" w:rsidDel="008F45D0" w:rsidRDefault="00EB4526">
      <w:pPr>
        <w:pBdr>
          <w:bottom w:val="single" w:sz="6" w:space="1" w:color="auto"/>
        </w:pBdr>
        <w:spacing w:line="480" w:lineRule="auto"/>
        <w:jc w:val="both"/>
        <w:rPr>
          <w:del w:id="3590" w:author="Emeson Santos" w:date="2019-08-23T08:59:00Z"/>
          <w:sz w:val="20"/>
          <w:szCs w:val="20"/>
          <w:shd w:val="clear" w:color="auto" w:fill="FFFFFF"/>
          <w:rPrChange w:id="3591" w:author="Emeson Santos" w:date="2019-08-23T09:00:00Z">
            <w:rPr>
              <w:del w:id="3592" w:author="Emeson Santos" w:date="2019-08-23T08:59:00Z"/>
              <w:color w:val="222222"/>
              <w:sz w:val="20"/>
              <w:szCs w:val="20"/>
              <w:shd w:val="clear" w:color="auto" w:fill="FFFFFF"/>
            </w:rPr>
          </w:rPrChange>
        </w:rPr>
        <w:pPrChange w:id="3593" w:author="Emeson Santos" w:date="2019-08-23T09:50:00Z">
          <w:pPr>
            <w:pBdr>
              <w:bottom w:val="single" w:sz="6" w:space="1" w:color="auto"/>
            </w:pBdr>
            <w:jc w:val="both"/>
          </w:pPr>
        </w:pPrChange>
      </w:pPr>
      <w:commentRangeStart w:id="3594"/>
      <w:del w:id="3595" w:author="Emeson Santos" w:date="2019-08-23T08:59:00Z">
        <w:r w:rsidRPr="008F45D0" w:rsidDel="008F45D0">
          <w:rPr>
            <w:sz w:val="20"/>
            <w:szCs w:val="20"/>
            <w:shd w:val="clear" w:color="auto" w:fill="FFFFFF"/>
            <w:rPrChange w:id="3596" w:author="Emeson Santos" w:date="2019-08-23T09:00:00Z">
              <w:rPr>
                <w:color w:val="222222"/>
                <w:sz w:val="20"/>
                <w:szCs w:val="20"/>
                <w:shd w:val="clear" w:color="auto" w:fill="FFFFFF"/>
              </w:rPr>
            </w:rPrChange>
          </w:rPr>
          <w:delText>CAMPOS, André LN. </w:delText>
        </w:r>
        <w:r w:rsidRPr="008F45D0" w:rsidDel="008F45D0">
          <w:rPr>
            <w:b/>
            <w:bCs/>
            <w:sz w:val="20"/>
            <w:szCs w:val="20"/>
            <w:shd w:val="clear" w:color="auto" w:fill="FFFFFF"/>
            <w:rPrChange w:id="3597" w:author="Emeson Santos" w:date="2019-08-23T09:00:00Z">
              <w:rPr>
                <w:b/>
                <w:bCs/>
                <w:color w:val="222222"/>
                <w:sz w:val="20"/>
                <w:szCs w:val="20"/>
                <w:shd w:val="clear" w:color="auto" w:fill="FFFFFF"/>
              </w:rPr>
            </w:rPrChange>
          </w:rPr>
          <w:delText>Modelagem de Processos com BPMN 2ª edição</w:delText>
        </w:r>
        <w:r w:rsidRPr="008F45D0" w:rsidDel="008F45D0">
          <w:rPr>
            <w:sz w:val="20"/>
            <w:szCs w:val="20"/>
            <w:shd w:val="clear" w:color="auto" w:fill="FFFFFF"/>
            <w:rPrChange w:id="3598" w:author="Emeson Santos" w:date="2019-08-23T09:00:00Z">
              <w:rPr>
                <w:color w:val="222222"/>
                <w:sz w:val="20"/>
                <w:szCs w:val="20"/>
                <w:shd w:val="clear" w:color="auto" w:fill="FFFFFF"/>
              </w:rPr>
            </w:rPrChange>
          </w:rPr>
          <w:delText>. Brasport, 2014.</w:delText>
        </w:r>
        <w:commentRangeEnd w:id="3594"/>
        <w:r w:rsidR="0024696E" w:rsidRPr="008F45D0" w:rsidDel="008F45D0">
          <w:rPr>
            <w:rStyle w:val="Refdecomentrio"/>
          </w:rPr>
          <w:commentReference w:id="3594"/>
        </w:r>
      </w:del>
    </w:p>
    <w:p w14:paraId="526527E5" w14:textId="155B42E8" w:rsidR="00EB4526" w:rsidRPr="008F45D0" w:rsidDel="008F45D0" w:rsidRDefault="00EB4526">
      <w:pPr>
        <w:pBdr>
          <w:bottom w:val="single" w:sz="6" w:space="1" w:color="auto"/>
        </w:pBdr>
        <w:spacing w:line="480" w:lineRule="auto"/>
        <w:jc w:val="both"/>
        <w:rPr>
          <w:del w:id="3599" w:author="Emeson Santos" w:date="2019-08-23T08:59:00Z"/>
          <w:rFonts w:eastAsia="Times New Roman" w:cs="Times New Roman"/>
        </w:rPr>
        <w:pPrChange w:id="3600" w:author="Emeson Santos" w:date="2019-08-23T09:50:00Z">
          <w:pPr>
            <w:pBdr>
              <w:bottom w:val="single" w:sz="6" w:space="1" w:color="auto"/>
            </w:pBdr>
            <w:jc w:val="both"/>
          </w:pPr>
        </w:pPrChange>
      </w:pPr>
    </w:p>
    <w:p w14:paraId="4C6C4EC7" w14:textId="71C14FD3" w:rsidR="004A0712" w:rsidRPr="008F45D0" w:rsidDel="008F45D0" w:rsidRDefault="002917CD">
      <w:pPr>
        <w:pBdr>
          <w:bottom w:val="single" w:sz="6" w:space="1" w:color="auto"/>
        </w:pBdr>
        <w:spacing w:line="480" w:lineRule="auto"/>
        <w:jc w:val="both"/>
        <w:rPr>
          <w:del w:id="3601" w:author="Emeson Santos" w:date="2019-08-23T08:59:00Z"/>
          <w:rFonts w:eastAsia="Times New Roman" w:cs="Times New Roman"/>
        </w:rPr>
        <w:pPrChange w:id="3602" w:author="Emeson Santos" w:date="2019-08-23T09:50:00Z">
          <w:pPr>
            <w:pBdr>
              <w:bottom w:val="single" w:sz="6" w:space="1" w:color="auto"/>
            </w:pBdr>
            <w:jc w:val="both"/>
          </w:pPr>
        </w:pPrChange>
      </w:pPr>
      <w:commentRangeStart w:id="3603"/>
      <w:del w:id="3604" w:author="Emeson Santos" w:date="2019-08-23T08:59:00Z">
        <w:r w:rsidRPr="008F45D0" w:rsidDel="008F45D0">
          <w:rPr>
            <w:rFonts w:cs="Times New Roman"/>
            <w:sz w:val="20"/>
            <w:szCs w:val="20"/>
            <w:shd w:val="clear" w:color="auto" w:fill="FFFFFF"/>
            <w:rPrChange w:id="3605" w:author="Emeson Santos" w:date="2019-08-23T09:00:00Z">
              <w:rPr>
                <w:rFonts w:cs="Times New Roman"/>
                <w:color w:val="222222"/>
                <w:sz w:val="20"/>
                <w:szCs w:val="20"/>
                <w:shd w:val="clear" w:color="auto" w:fill="FFFFFF"/>
              </w:rPr>
            </w:rPrChange>
          </w:rPr>
          <w:delText>CAVALCANTI, Rubens. </w:delText>
        </w:r>
        <w:r w:rsidRPr="008F45D0" w:rsidDel="008F45D0">
          <w:rPr>
            <w:rFonts w:cs="Times New Roman"/>
            <w:b/>
            <w:bCs/>
            <w:sz w:val="20"/>
            <w:szCs w:val="20"/>
            <w:shd w:val="clear" w:color="auto" w:fill="FFFFFF"/>
            <w:rPrChange w:id="3606" w:author="Emeson Santos" w:date="2019-08-23T09:00:00Z">
              <w:rPr>
                <w:rFonts w:cs="Times New Roman"/>
                <w:b/>
                <w:bCs/>
                <w:color w:val="222222"/>
                <w:sz w:val="20"/>
                <w:szCs w:val="20"/>
                <w:shd w:val="clear" w:color="auto" w:fill="FFFFFF"/>
              </w:rPr>
            </w:rPrChange>
          </w:rPr>
          <w:delText>Modelagem de processos de negócios: Roteiro para realização de projetos de modelagem de processos de negócios</w:delText>
        </w:r>
        <w:r w:rsidRPr="008F45D0" w:rsidDel="008F45D0">
          <w:rPr>
            <w:rFonts w:cs="Times New Roman"/>
            <w:sz w:val="20"/>
            <w:szCs w:val="20"/>
            <w:shd w:val="clear" w:color="auto" w:fill="FFFFFF"/>
            <w:rPrChange w:id="3607" w:author="Emeson Santos" w:date="2019-08-23T09:00:00Z">
              <w:rPr>
                <w:rFonts w:cs="Times New Roman"/>
                <w:color w:val="222222"/>
                <w:sz w:val="20"/>
                <w:szCs w:val="20"/>
                <w:shd w:val="clear" w:color="auto" w:fill="FFFFFF"/>
              </w:rPr>
            </w:rPrChange>
          </w:rPr>
          <w:delText>. Brasport, 2017.</w:delText>
        </w:r>
        <w:r w:rsidR="004240D8" w:rsidRPr="008F45D0" w:rsidDel="008F45D0">
          <w:rPr>
            <w:rFonts w:eastAsia="Times New Roman" w:cs="Times New Roman"/>
          </w:rPr>
          <w:delText xml:space="preserve"> </w:delText>
        </w:r>
        <w:commentRangeEnd w:id="3603"/>
        <w:r w:rsidR="0024696E" w:rsidRPr="008F45D0" w:rsidDel="008F45D0">
          <w:rPr>
            <w:rStyle w:val="Refdecomentrio"/>
          </w:rPr>
          <w:commentReference w:id="3603"/>
        </w:r>
      </w:del>
    </w:p>
    <w:p w14:paraId="04CCA95D" w14:textId="20203323" w:rsidR="000F381E" w:rsidRPr="008F45D0" w:rsidDel="008F45D0" w:rsidRDefault="000F381E">
      <w:pPr>
        <w:pBdr>
          <w:bottom w:val="single" w:sz="6" w:space="1" w:color="auto"/>
        </w:pBdr>
        <w:spacing w:line="480" w:lineRule="auto"/>
        <w:jc w:val="both"/>
        <w:rPr>
          <w:del w:id="3608" w:author="Emeson Santos" w:date="2019-08-23T08:59:00Z"/>
          <w:rFonts w:eastAsia="Times New Roman" w:cs="Times New Roman"/>
        </w:rPr>
        <w:pPrChange w:id="3609" w:author="Emeson Santos" w:date="2019-08-23T09:50:00Z">
          <w:pPr>
            <w:pBdr>
              <w:bottom w:val="single" w:sz="6" w:space="1" w:color="auto"/>
            </w:pBdr>
            <w:jc w:val="both"/>
          </w:pPr>
        </w:pPrChange>
      </w:pPr>
    </w:p>
    <w:p w14:paraId="5D829777" w14:textId="456E7A49" w:rsidR="000F381E" w:rsidRPr="008F45D0" w:rsidDel="008F45D0" w:rsidRDefault="000F381E">
      <w:pPr>
        <w:pBdr>
          <w:bottom w:val="single" w:sz="6" w:space="1" w:color="auto"/>
        </w:pBdr>
        <w:spacing w:line="480" w:lineRule="auto"/>
        <w:jc w:val="both"/>
        <w:rPr>
          <w:del w:id="3610" w:author="Emeson Santos" w:date="2019-08-23T08:59:00Z"/>
          <w:rFonts w:cs="Times New Roman"/>
          <w:sz w:val="20"/>
          <w:szCs w:val="20"/>
          <w:shd w:val="clear" w:color="auto" w:fill="FFFFFF"/>
          <w:rPrChange w:id="3611" w:author="Emeson Santos" w:date="2019-08-23T09:00:00Z">
            <w:rPr>
              <w:del w:id="3612" w:author="Emeson Santos" w:date="2019-08-23T08:59:00Z"/>
              <w:rFonts w:cs="Times New Roman"/>
              <w:color w:val="222222"/>
              <w:sz w:val="20"/>
              <w:szCs w:val="20"/>
              <w:shd w:val="clear" w:color="auto" w:fill="FFFFFF"/>
            </w:rPr>
          </w:rPrChange>
        </w:rPr>
        <w:pPrChange w:id="3613" w:author="Emeson Santos" w:date="2019-08-23T09:50:00Z">
          <w:pPr>
            <w:pBdr>
              <w:bottom w:val="single" w:sz="6" w:space="1" w:color="auto"/>
            </w:pBdr>
            <w:jc w:val="both"/>
          </w:pPr>
        </w:pPrChange>
      </w:pPr>
      <w:commentRangeStart w:id="3614"/>
      <w:del w:id="3615" w:author="Emeson Santos" w:date="2019-08-23T08:59:00Z">
        <w:r w:rsidRPr="008F45D0" w:rsidDel="008F45D0">
          <w:rPr>
            <w:rFonts w:cs="Times New Roman"/>
            <w:sz w:val="20"/>
            <w:szCs w:val="20"/>
            <w:shd w:val="clear" w:color="auto" w:fill="FFFFFF"/>
            <w:rPrChange w:id="3616" w:author="Emeson Santos" w:date="2019-08-23T09:00:00Z">
              <w:rPr>
                <w:rFonts w:cs="Times New Roman"/>
                <w:color w:val="222222"/>
                <w:sz w:val="20"/>
                <w:szCs w:val="20"/>
                <w:shd w:val="clear" w:color="auto" w:fill="FFFFFF"/>
              </w:rPr>
            </w:rPrChange>
          </w:rPr>
          <w:delText>BALDAM, Roquemar; ABEPRO, Associacao; ROZENFELD, Henriq. </w:delText>
        </w:r>
        <w:r w:rsidRPr="008F45D0" w:rsidDel="008F45D0">
          <w:rPr>
            <w:rFonts w:cs="Times New Roman"/>
            <w:b/>
            <w:bCs/>
            <w:sz w:val="20"/>
            <w:szCs w:val="20"/>
            <w:shd w:val="clear" w:color="auto" w:fill="FFFFFF"/>
            <w:rPrChange w:id="3617" w:author="Emeson Santos" w:date="2019-08-23T09:00:00Z">
              <w:rPr>
                <w:rFonts w:cs="Times New Roman"/>
                <w:b/>
                <w:bCs/>
                <w:color w:val="222222"/>
                <w:sz w:val="20"/>
                <w:szCs w:val="20"/>
                <w:shd w:val="clear" w:color="auto" w:fill="FFFFFF"/>
              </w:rPr>
            </w:rPrChange>
          </w:rPr>
          <w:delText>Gerenciamento de Processos de Negócio-BPM: uma referência para implantação prática</w:delText>
        </w:r>
        <w:r w:rsidRPr="008F45D0" w:rsidDel="008F45D0">
          <w:rPr>
            <w:rFonts w:cs="Times New Roman"/>
            <w:sz w:val="20"/>
            <w:szCs w:val="20"/>
            <w:shd w:val="clear" w:color="auto" w:fill="FFFFFF"/>
            <w:rPrChange w:id="3618" w:author="Emeson Santos" w:date="2019-08-23T09:00:00Z">
              <w:rPr>
                <w:rFonts w:cs="Times New Roman"/>
                <w:color w:val="222222"/>
                <w:sz w:val="20"/>
                <w:szCs w:val="20"/>
                <w:shd w:val="clear" w:color="auto" w:fill="FFFFFF"/>
              </w:rPr>
            </w:rPrChange>
          </w:rPr>
          <w:delText>. Elsevier Brasil, 2014.</w:delText>
        </w:r>
        <w:commentRangeEnd w:id="3614"/>
        <w:r w:rsidR="0024696E" w:rsidRPr="008F45D0" w:rsidDel="008F45D0">
          <w:rPr>
            <w:rStyle w:val="Refdecomentrio"/>
          </w:rPr>
          <w:commentReference w:id="3614"/>
        </w:r>
      </w:del>
    </w:p>
    <w:p w14:paraId="5FDA357A" w14:textId="3A5626ED" w:rsidR="00CC45D5" w:rsidRPr="008F45D0" w:rsidDel="008F45D0" w:rsidRDefault="00CC45D5">
      <w:pPr>
        <w:pBdr>
          <w:bottom w:val="single" w:sz="6" w:space="1" w:color="auto"/>
        </w:pBdr>
        <w:spacing w:line="480" w:lineRule="auto"/>
        <w:jc w:val="both"/>
        <w:rPr>
          <w:del w:id="3619" w:author="Emeson Santos" w:date="2019-08-23T08:59:00Z"/>
          <w:rFonts w:cs="Times New Roman"/>
          <w:sz w:val="20"/>
          <w:szCs w:val="20"/>
          <w:shd w:val="clear" w:color="auto" w:fill="FFFFFF"/>
          <w:rPrChange w:id="3620" w:author="Emeson Santos" w:date="2019-08-23T09:00:00Z">
            <w:rPr>
              <w:del w:id="3621" w:author="Emeson Santos" w:date="2019-08-23T08:59:00Z"/>
              <w:rFonts w:cs="Times New Roman"/>
              <w:color w:val="222222"/>
              <w:sz w:val="20"/>
              <w:szCs w:val="20"/>
              <w:shd w:val="clear" w:color="auto" w:fill="FFFFFF"/>
            </w:rPr>
          </w:rPrChange>
        </w:rPr>
        <w:pPrChange w:id="3622" w:author="Emeson Santos" w:date="2019-08-23T09:50:00Z">
          <w:pPr>
            <w:pBdr>
              <w:bottom w:val="single" w:sz="6" w:space="1" w:color="auto"/>
            </w:pBdr>
            <w:jc w:val="both"/>
          </w:pPr>
        </w:pPrChange>
      </w:pPr>
    </w:p>
    <w:p w14:paraId="7F861827" w14:textId="1EC29FFD" w:rsidR="00CC45D5" w:rsidRPr="008F45D0" w:rsidDel="008F45D0" w:rsidRDefault="00CC45D5">
      <w:pPr>
        <w:pBdr>
          <w:bottom w:val="single" w:sz="6" w:space="1" w:color="auto"/>
        </w:pBdr>
        <w:spacing w:line="480" w:lineRule="auto"/>
        <w:jc w:val="both"/>
        <w:rPr>
          <w:del w:id="3623" w:author="Emeson Santos" w:date="2019-08-23T08:59:00Z"/>
          <w:rFonts w:cs="Times New Roman"/>
          <w:sz w:val="20"/>
          <w:szCs w:val="20"/>
          <w:shd w:val="clear" w:color="auto" w:fill="FFFFFF"/>
          <w:rPrChange w:id="3624" w:author="Emeson Santos" w:date="2019-08-23T09:00:00Z">
            <w:rPr>
              <w:del w:id="3625" w:author="Emeson Santos" w:date="2019-08-23T08:59:00Z"/>
              <w:rFonts w:cs="Times New Roman"/>
              <w:color w:val="222222"/>
              <w:sz w:val="20"/>
              <w:szCs w:val="20"/>
              <w:shd w:val="clear" w:color="auto" w:fill="FFFFFF"/>
            </w:rPr>
          </w:rPrChange>
        </w:rPr>
        <w:pPrChange w:id="3626" w:author="Emeson Santos" w:date="2019-08-23T09:50:00Z">
          <w:pPr>
            <w:pBdr>
              <w:bottom w:val="single" w:sz="6" w:space="1" w:color="auto"/>
            </w:pBdr>
            <w:jc w:val="both"/>
          </w:pPr>
        </w:pPrChange>
      </w:pPr>
      <w:commentRangeStart w:id="3627"/>
      <w:del w:id="3628" w:author="Emeson Santos" w:date="2019-08-23T08:59:00Z">
        <w:r w:rsidRPr="008F45D0" w:rsidDel="008F45D0">
          <w:rPr>
            <w:rFonts w:cs="Times New Roman"/>
            <w:sz w:val="20"/>
            <w:szCs w:val="20"/>
            <w:shd w:val="clear" w:color="auto" w:fill="FFFFFF"/>
            <w:rPrChange w:id="3629" w:author="Emeson Santos" w:date="2019-08-23T09:00:00Z">
              <w:rPr>
                <w:rFonts w:cs="Times New Roman"/>
                <w:color w:val="222222"/>
                <w:sz w:val="20"/>
                <w:szCs w:val="20"/>
                <w:shd w:val="clear" w:color="auto" w:fill="FFFFFF"/>
              </w:rPr>
            </w:rPrChange>
          </w:rPr>
          <w:delText>BRAGHETTO, Kelly Rosa. Técnicas de modelagem para a análise de desempenho de processos de negócio. </w:delText>
        </w:r>
        <w:r w:rsidRPr="008F45D0" w:rsidDel="008F45D0">
          <w:rPr>
            <w:rFonts w:cs="Times New Roman"/>
            <w:b/>
            <w:bCs/>
            <w:sz w:val="20"/>
            <w:szCs w:val="20"/>
            <w:shd w:val="clear" w:color="auto" w:fill="FFFFFF"/>
            <w:rPrChange w:id="3630" w:author="Emeson Santos" w:date="2019-08-23T09:00:00Z">
              <w:rPr>
                <w:rFonts w:cs="Times New Roman"/>
                <w:b/>
                <w:bCs/>
                <w:color w:val="222222"/>
                <w:sz w:val="20"/>
                <w:szCs w:val="20"/>
                <w:shd w:val="clear" w:color="auto" w:fill="FFFFFF"/>
              </w:rPr>
            </w:rPrChange>
          </w:rPr>
          <w:delText>Instituto de Matemática e Estatística da Universidade de São Paulo</w:delText>
        </w:r>
        <w:r w:rsidRPr="008F45D0" w:rsidDel="008F45D0">
          <w:rPr>
            <w:rFonts w:cs="Times New Roman"/>
            <w:sz w:val="20"/>
            <w:szCs w:val="20"/>
            <w:shd w:val="clear" w:color="auto" w:fill="FFFFFF"/>
            <w:rPrChange w:id="3631" w:author="Emeson Santos" w:date="2019-08-23T09:00:00Z">
              <w:rPr>
                <w:rFonts w:cs="Times New Roman"/>
                <w:color w:val="222222"/>
                <w:sz w:val="20"/>
                <w:szCs w:val="20"/>
                <w:shd w:val="clear" w:color="auto" w:fill="FFFFFF"/>
              </w:rPr>
            </w:rPrChange>
          </w:rPr>
          <w:delText>, 2011.</w:delText>
        </w:r>
        <w:commentRangeEnd w:id="3627"/>
        <w:r w:rsidR="0024696E" w:rsidRPr="008F45D0" w:rsidDel="008F45D0">
          <w:rPr>
            <w:rStyle w:val="Refdecomentrio"/>
          </w:rPr>
          <w:commentReference w:id="3627"/>
        </w:r>
      </w:del>
    </w:p>
    <w:p w14:paraId="0F3308C3" w14:textId="2B806303" w:rsidR="00356CFA" w:rsidRPr="008F45D0" w:rsidDel="008F45D0" w:rsidRDefault="00356CFA">
      <w:pPr>
        <w:pBdr>
          <w:bottom w:val="single" w:sz="6" w:space="1" w:color="auto"/>
        </w:pBdr>
        <w:spacing w:line="480" w:lineRule="auto"/>
        <w:jc w:val="both"/>
        <w:rPr>
          <w:del w:id="3632" w:author="Emeson Santos" w:date="2019-08-23T08:59:00Z"/>
          <w:rFonts w:cs="Times New Roman"/>
          <w:sz w:val="20"/>
          <w:szCs w:val="20"/>
          <w:shd w:val="clear" w:color="auto" w:fill="FFFFFF"/>
          <w:rPrChange w:id="3633" w:author="Emeson Santos" w:date="2019-08-23T09:00:00Z">
            <w:rPr>
              <w:del w:id="3634" w:author="Emeson Santos" w:date="2019-08-23T08:59:00Z"/>
              <w:rFonts w:cs="Times New Roman"/>
              <w:color w:val="222222"/>
              <w:sz w:val="20"/>
              <w:szCs w:val="20"/>
              <w:shd w:val="clear" w:color="auto" w:fill="FFFFFF"/>
            </w:rPr>
          </w:rPrChange>
        </w:rPr>
        <w:pPrChange w:id="3635" w:author="Emeson Santos" w:date="2019-08-23T09:50:00Z">
          <w:pPr>
            <w:pBdr>
              <w:bottom w:val="single" w:sz="6" w:space="1" w:color="auto"/>
            </w:pBdr>
            <w:jc w:val="both"/>
          </w:pPr>
        </w:pPrChange>
      </w:pPr>
    </w:p>
    <w:p w14:paraId="48EA1B5A" w14:textId="7763231B" w:rsidR="00356CFA" w:rsidRPr="008F45D0" w:rsidDel="008F45D0" w:rsidRDefault="00356CFA">
      <w:pPr>
        <w:pBdr>
          <w:bottom w:val="single" w:sz="6" w:space="1" w:color="auto"/>
        </w:pBdr>
        <w:spacing w:line="480" w:lineRule="auto"/>
        <w:jc w:val="both"/>
        <w:rPr>
          <w:del w:id="3636" w:author="Emeson Santos" w:date="2019-08-23T08:59:00Z"/>
          <w:rFonts w:eastAsia="Times New Roman" w:cs="Times New Roman"/>
        </w:rPr>
        <w:pPrChange w:id="3637" w:author="Emeson Santos" w:date="2019-08-23T09:50:00Z">
          <w:pPr>
            <w:pBdr>
              <w:bottom w:val="single" w:sz="6" w:space="1" w:color="auto"/>
            </w:pBdr>
            <w:jc w:val="both"/>
          </w:pPr>
        </w:pPrChange>
      </w:pPr>
    </w:p>
    <w:p w14:paraId="2DF62E24" w14:textId="3146CBC7" w:rsidR="002917CD" w:rsidRPr="008F45D0" w:rsidDel="008F45D0" w:rsidRDefault="002917CD">
      <w:pPr>
        <w:spacing w:line="480" w:lineRule="auto"/>
        <w:jc w:val="both"/>
        <w:rPr>
          <w:del w:id="3638" w:author="Emeson Santos" w:date="2019-08-23T08:59:00Z"/>
          <w:rFonts w:eastAsia="Times New Roman" w:cs="Times New Roman"/>
        </w:rPr>
        <w:pPrChange w:id="3639" w:author="Emeson Santos" w:date="2019-08-23T09:50:00Z">
          <w:pPr>
            <w:jc w:val="both"/>
          </w:pPr>
        </w:pPrChange>
      </w:pPr>
    </w:p>
    <w:p w14:paraId="789C77B8" w14:textId="04046CA2" w:rsidR="004A0712" w:rsidRPr="008F45D0" w:rsidDel="008F45D0" w:rsidRDefault="004A0712">
      <w:pPr>
        <w:spacing w:line="480" w:lineRule="auto"/>
        <w:jc w:val="both"/>
        <w:rPr>
          <w:del w:id="3640" w:author="Emeson Santos" w:date="2019-08-23T08:59:00Z"/>
          <w:rFonts w:eastAsia="Times New Roman" w:cs="Times New Roman"/>
        </w:rPr>
        <w:pPrChange w:id="3641" w:author="Emeson Santos" w:date="2019-08-23T09:50:00Z">
          <w:pPr>
            <w:jc w:val="both"/>
          </w:pPr>
        </w:pPrChange>
      </w:pPr>
    </w:p>
    <w:p w14:paraId="25A9C25C" w14:textId="059621A9" w:rsidR="004A0712" w:rsidRPr="008F45D0" w:rsidDel="008F45D0" w:rsidRDefault="004240D8">
      <w:pPr>
        <w:spacing w:line="480" w:lineRule="auto"/>
        <w:jc w:val="both"/>
        <w:rPr>
          <w:del w:id="3642" w:author="Emeson Santos" w:date="2019-08-23T08:59:00Z"/>
          <w:rFonts w:eastAsia="Times New Roman" w:cs="Times New Roman"/>
        </w:rPr>
        <w:pPrChange w:id="3643" w:author="Emeson Santos" w:date="2019-08-23T09:50:00Z">
          <w:pPr>
            <w:jc w:val="both"/>
          </w:pPr>
        </w:pPrChange>
      </w:pPr>
      <w:del w:id="3644" w:author="Emeson Santos" w:date="2019-08-23T08:59:00Z">
        <w:r w:rsidRPr="008F45D0" w:rsidDel="008F45D0">
          <w:rPr>
            <w:rFonts w:eastAsia="Times New Roman" w:cs="Times New Roman"/>
          </w:rPr>
          <w:delText xml:space="preserve">SANTOS, J. C. B. </w:delText>
        </w:r>
        <w:r w:rsidRPr="008F45D0" w:rsidDel="008F45D0">
          <w:rPr>
            <w:rFonts w:eastAsia="Times New Roman" w:cs="Times New Roman"/>
            <w:b/>
          </w:rPr>
          <w:delText>Modelagem de Processos de Negócio nos Departamentos de Graduação do Campus Prof. Alberto Carvalho</w:delText>
        </w:r>
        <w:r w:rsidRPr="008F45D0" w:rsidDel="008F45D0">
          <w:rPr>
            <w:rFonts w:eastAsia="Times New Roman" w:cs="Times New Roman"/>
          </w:rPr>
          <w:delText>. Itabaiana: 2015.</w:delText>
        </w:r>
      </w:del>
    </w:p>
    <w:p w14:paraId="7C920847" w14:textId="734DA8A2" w:rsidR="004A0712" w:rsidRPr="008F45D0" w:rsidDel="008F45D0" w:rsidRDefault="004240D8">
      <w:pPr>
        <w:spacing w:line="480" w:lineRule="auto"/>
        <w:ind w:left="360"/>
        <w:jc w:val="both"/>
        <w:rPr>
          <w:del w:id="3645" w:author="Emeson Santos" w:date="2019-08-23T08:59:00Z"/>
          <w:rFonts w:eastAsia="Times New Roman" w:cs="Times New Roman"/>
        </w:rPr>
        <w:pPrChange w:id="3646" w:author="Emeson Santos" w:date="2019-08-23T09:50:00Z">
          <w:pPr>
            <w:spacing w:line="256" w:lineRule="auto"/>
            <w:ind w:left="360"/>
            <w:jc w:val="both"/>
          </w:pPr>
        </w:pPrChange>
      </w:pPr>
      <w:del w:id="3647" w:author="Emeson Santos" w:date="2019-08-23T08:59:00Z">
        <w:r w:rsidRPr="008F45D0" w:rsidDel="008F45D0">
          <w:rPr>
            <w:rFonts w:eastAsia="Times New Roman" w:cs="Times New Roman"/>
          </w:rPr>
          <w:delText xml:space="preserve"> </w:delText>
        </w:r>
      </w:del>
    </w:p>
    <w:p w14:paraId="2F79798D" w14:textId="50412A9B" w:rsidR="00C4455D" w:rsidRPr="008F45D0" w:rsidDel="008F45D0" w:rsidRDefault="004240D8">
      <w:pPr>
        <w:spacing w:line="480" w:lineRule="auto"/>
        <w:jc w:val="both"/>
        <w:rPr>
          <w:del w:id="3648" w:author="Emeson Santos" w:date="2019-08-23T08:59:00Z"/>
          <w:rFonts w:eastAsia="Times New Roman" w:cs="Times New Roman"/>
          <w:sz w:val="16"/>
          <w:szCs w:val="16"/>
        </w:rPr>
        <w:pPrChange w:id="3649" w:author="Emeson Santos" w:date="2019-08-23T09:50:00Z">
          <w:pPr>
            <w:spacing w:line="256" w:lineRule="auto"/>
            <w:jc w:val="both"/>
          </w:pPr>
        </w:pPrChange>
      </w:pPr>
      <w:del w:id="3650" w:author="Emeson Santos" w:date="2019-08-15T22:41:00Z">
        <w:r w:rsidRPr="008F45D0" w:rsidDel="000218E0">
          <w:rPr>
            <w:rFonts w:eastAsia="Times New Roman" w:cs="Times New Roman"/>
          </w:rPr>
          <w:delText xml:space="preserve">MÜCKENBERGERA, E.; TOGASHIB, G. B.; PÁDUAC, S. I. D.; MIURAD, I. K. </w:delText>
        </w:r>
        <w:r w:rsidRPr="008F45D0" w:rsidDel="000218E0">
          <w:rPr>
            <w:rFonts w:eastAsia="Times New Roman" w:cs="Times New Roman"/>
            <w:b/>
          </w:rPr>
          <w:delText xml:space="preserve">Gestão de processos aplicada à realização de convênios internacionais bilaterais em uma instituição de ensino superior pública brasileira. </w:delText>
        </w:r>
        <w:r w:rsidRPr="008F45D0" w:rsidDel="000218E0">
          <w:rPr>
            <w:rFonts w:eastAsia="Times New Roman" w:cs="Times New Roman"/>
          </w:rPr>
          <w:delText>São Paulo: 2010.</w:delText>
        </w:r>
        <w:r w:rsidRPr="008F45D0" w:rsidDel="000218E0">
          <w:rPr>
            <w:rFonts w:eastAsia="Times New Roman" w:cs="Times New Roman"/>
            <w:sz w:val="16"/>
            <w:szCs w:val="16"/>
          </w:rPr>
          <w:delText xml:space="preserve"> </w:delText>
        </w:r>
      </w:del>
    </w:p>
    <w:p w14:paraId="4BE56BDC" w14:textId="47DE9B24" w:rsidR="004A0712" w:rsidRPr="008F45D0" w:rsidDel="008F45D0" w:rsidRDefault="004240D8">
      <w:pPr>
        <w:spacing w:line="480" w:lineRule="auto"/>
        <w:ind w:left="360"/>
        <w:jc w:val="both"/>
        <w:rPr>
          <w:del w:id="3651" w:author="Emeson Santos" w:date="2019-08-23T08:59:00Z"/>
          <w:rFonts w:eastAsia="Times New Roman" w:cs="Times New Roman"/>
        </w:rPr>
        <w:pPrChange w:id="3652" w:author="Emeson Santos" w:date="2019-08-23T09:50:00Z">
          <w:pPr>
            <w:spacing w:line="256" w:lineRule="auto"/>
            <w:ind w:left="360"/>
            <w:jc w:val="both"/>
          </w:pPr>
        </w:pPrChange>
      </w:pPr>
      <w:del w:id="3653" w:author="Emeson Santos" w:date="2019-08-23T08:59:00Z">
        <w:r w:rsidRPr="008F45D0" w:rsidDel="008F45D0">
          <w:rPr>
            <w:rFonts w:eastAsia="Times New Roman" w:cs="Times New Roman"/>
          </w:rPr>
          <w:delText xml:space="preserve"> </w:delText>
        </w:r>
      </w:del>
    </w:p>
    <w:p w14:paraId="3B67B2A2" w14:textId="41F2836D" w:rsidR="004A0712" w:rsidRPr="008F45D0" w:rsidDel="008F45D0" w:rsidRDefault="004A0712">
      <w:pPr>
        <w:spacing w:line="480" w:lineRule="auto"/>
        <w:jc w:val="both"/>
        <w:rPr>
          <w:del w:id="3654" w:author="Emeson Santos" w:date="2019-08-23T08:59:00Z"/>
          <w:rFonts w:eastAsia="Times New Roman" w:cs="Times New Roman"/>
        </w:rPr>
        <w:pPrChange w:id="3655" w:author="Emeson Santos" w:date="2019-08-23T09:50:00Z">
          <w:pPr>
            <w:jc w:val="both"/>
          </w:pPr>
        </w:pPrChange>
      </w:pPr>
    </w:p>
    <w:p w14:paraId="143CD748" w14:textId="2020609F" w:rsidR="004A0712" w:rsidRPr="008F45D0" w:rsidDel="0068050B" w:rsidRDefault="004240D8">
      <w:pPr>
        <w:spacing w:line="480" w:lineRule="auto"/>
        <w:ind w:left="720"/>
        <w:rPr>
          <w:del w:id="3656" w:author="Emeson Santos" w:date="2019-08-23T09:40:00Z"/>
          <w:rFonts w:eastAsia="Times New Roman" w:cs="Times New Roman"/>
          <w:b/>
        </w:rPr>
        <w:pPrChange w:id="3657" w:author="Emeson Santos" w:date="2019-08-23T09:50:00Z">
          <w:pPr>
            <w:ind w:left="720"/>
          </w:pPr>
        </w:pPrChange>
      </w:pPr>
      <w:del w:id="3658" w:author="Emeson Santos" w:date="2019-08-23T09:40:00Z">
        <w:r w:rsidRPr="008F45D0" w:rsidDel="0068050B">
          <w:rPr>
            <w:rFonts w:eastAsia="Times New Roman" w:cs="Times New Roman"/>
            <w:b/>
          </w:rPr>
          <w:delText xml:space="preserve"> </w:delText>
        </w:r>
      </w:del>
    </w:p>
    <w:p w14:paraId="7D1BA43E" w14:textId="24A4B5D7" w:rsidR="004A0712" w:rsidRPr="008F45D0" w:rsidDel="0068050B" w:rsidRDefault="004240D8">
      <w:pPr>
        <w:spacing w:line="480" w:lineRule="auto"/>
        <w:ind w:left="720"/>
        <w:rPr>
          <w:del w:id="3659" w:author="Emeson Santos" w:date="2019-08-23T09:40:00Z"/>
          <w:rFonts w:eastAsia="Times New Roman" w:cs="Times New Roman"/>
          <w:b/>
        </w:rPr>
        <w:pPrChange w:id="3660" w:author="Emeson Santos" w:date="2019-08-23T09:50:00Z">
          <w:pPr>
            <w:ind w:left="720"/>
          </w:pPr>
        </w:pPrChange>
      </w:pPr>
      <w:del w:id="3661" w:author="Emeson Santos" w:date="2019-08-23T09:40:00Z">
        <w:r w:rsidRPr="008F45D0" w:rsidDel="0068050B">
          <w:rPr>
            <w:rFonts w:eastAsia="Times New Roman" w:cs="Times New Roman"/>
            <w:b/>
          </w:rPr>
          <w:delText xml:space="preserve"> </w:delText>
        </w:r>
      </w:del>
    </w:p>
    <w:p w14:paraId="2878DC7B" w14:textId="5E8EF9AC" w:rsidR="004A0712" w:rsidRPr="008F45D0" w:rsidDel="0068050B" w:rsidRDefault="004A0712">
      <w:pPr>
        <w:spacing w:line="480" w:lineRule="auto"/>
        <w:rPr>
          <w:del w:id="3662" w:author="Emeson Santos" w:date="2019-08-23T09:40:00Z"/>
          <w:rFonts w:eastAsia="Times New Roman" w:cs="Times New Roman"/>
          <w:b/>
        </w:rPr>
        <w:pPrChange w:id="3663" w:author="Emeson Santos" w:date="2019-08-23T09:50:00Z">
          <w:pPr/>
        </w:pPrChange>
      </w:pPr>
    </w:p>
    <w:p w14:paraId="3FAF1B32" w14:textId="4853B32D" w:rsidR="004A0712" w:rsidRPr="008F45D0" w:rsidDel="0068050B" w:rsidRDefault="004240D8">
      <w:pPr>
        <w:spacing w:line="480" w:lineRule="auto"/>
        <w:rPr>
          <w:del w:id="3664" w:author="Emeson Santos" w:date="2019-08-23T09:40:00Z"/>
          <w:rFonts w:eastAsia="Times New Roman" w:cs="Times New Roman"/>
          <w:b/>
          <w:sz w:val="28"/>
          <w:szCs w:val="28"/>
        </w:rPr>
        <w:pPrChange w:id="3665" w:author="Emeson Santos" w:date="2019-08-23T09:50:00Z">
          <w:pPr/>
        </w:pPrChange>
      </w:pPr>
      <w:del w:id="3666" w:author="Emeson Santos" w:date="2019-08-23T09:40:00Z">
        <w:r w:rsidRPr="008F45D0" w:rsidDel="0068050B">
          <w:rPr>
            <w:rFonts w:eastAsia="Times New Roman" w:cs="Times New Roman"/>
            <w:b/>
            <w:sz w:val="28"/>
            <w:szCs w:val="28"/>
          </w:rPr>
          <w:delText>GLOSSÁRIO (OPCIONAL)</w:delText>
        </w:r>
      </w:del>
    </w:p>
    <w:p w14:paraId="3BB33610" w14:textId="7B9266C1" w:rsidR="004A0712" w:rsidRPr="008F45D0" w:rsidDel="0068050B" w:rsidRDefault="004240D8">
      <w:pPr>
        <w:spacing w:line="480" w:lineRule="auto"/>
        <w:rPr>
          <w:del w:id="3667" w:author="Emeson Santos" w:date="2019-08-23T09:40:00Z"/>
          <w:rFonts w:eastAsia="Times New Roman" w:cs="Times New Roman"/>
          <w:b/>
        </w:rPr>
        <w:pPrChange w:id="3668" w:author="Emeson Santos" w:date="2019-08-23T09:50:00Z">
          <w:pPr/>
        </w:pPrChange>
      </w:pPr>
      <w:del w:id="3669" w:author="Emeson Santos" w:date="2019-08-23T09:40:00Z">
        <w:r w:rsidRPr="008F45D0" w:rsidDel="0068050B">
          <w:rPr>
            <w:rFonts w:eastAsia="Times New Roman" w:cs="Times New Roman"/>
            <w:b/>
          </w:rPr>
          <w:delText xml:space="preserve"> </w:delText>
        </w:r>
      </w:del>
    </w:p>
    <w:p w14:paraId="652DE90A" w14:textId="64E14686" w:rsidR="004A0712" w:rsidRPr="008F45D0" w:rsidDel="0068050B" w:rsidRDefault="004240D8">
      <w:pPr>
        <w:spacing w:line="480" w:lineRule="auto"/>
        <w:rPr>
          <w:del w:id="3670" w:author="Emeson Santos" w:date="2019-08-23T09:40:00Z"/>
          <w:rFonts w:eastAsia="Times New Roman" w:cs="Times New Roman"/>
          <w:b/>
        </w:rPr>
        <w:pPrChange w:id="3671" w:author="Emeson Santos" w:date="2019-08-23T09:50:00Z">
          <w:pPr/>
        </w:pPrChange>
      </w:pPr>
      <w:del w:id="3672" w:author="Emeson Santos" w:date="2019-08-23T09:40:00Z">
        <w:r w:rsidRPr="008F45D0" w:rsidDel="0068050B">
          <w:rPr>
            <w:rFonts w:eastAsia="Times New Roman" w:cs="Times New Roman"/>
            <w:b/>
          </w:rPr>
          <w:delText xml:space="preserve"> </w:delText>
        </w:r>
      </w:del>
    </w:p>
    <w:p w14:paraId="2D520DAF" w14:textId="6906D329" w:rsidR="004A0712" w:rsidRPr="008F45D0" w:rsidDel="0068050B" w:rsidRDefault="004240D8">
      <w:pPr>
        <w:spacing w:line="480" w:lineRule="auto"/>
        <w:rPr>
          <w:del w:id="3673" w:author="Emeson Santos" w:date="2019-08-23T09:40:00Z"/>
          <w:rFonts w:eastAsia="Times New Roman" w:cs="Times New Roman"/>
        </w:rPr>
        <w:pPrChange w:id="3674" w:author="Emeson Santos" w:date="2019-08-23T09:50:00Z">
          <w:pPr/>
        </w:pPrChange>
      </w:pPr>
      <w:del w:id="3675" w:author="Emeson Santos" w:date="2019-08-23T09:40:00Z">
        <w:r w:rsidRPr="008F45D0" w:rsidDel="0068050B">
          <w:rPr>
            <w:rFonts w:eastAsia="Times New Roman" w:cs="Times New Roman"/>
            <w:b/>
          </w:rPr>
          <w:delText xml:space="preserve">Termo/Palavra: </w:delText>
        </w:r>
        <w:r w:rsidRPr="008F45D0" w:rsidDel="0068050B">
          <w:rPr>
            <w:rFonts w:eastAsia="Times New Roman" w:cs="Times New Roman"/>
          </w:rPr>
          <w:delText>Definição. [Os termos devem estar organizados em ordem alfabética].</w:delText>
        </w:r>
      </w:del>
    </w:p>
    <w:p w14:paraId="3FE3BF60" w14:textId="30CBE4A0" w:rsidR="004A0712" w:rsidRPr="008F45D0" w:rsidDel="0068050B" w:rsidRDefault="004240D8">
      <w:pPr>
        <w:spacing w:line="480" w:lineRule="auto"/>
        <w:rPr>
          <w:del w:id="3676" w:author="Emeson Santos" w:date="2019-08-23T09:40:00Z"/>
          <w:rFonts w:eastAsia="Times New Roman" w:cs="Times New Roman"/>
          <w:b/>
          <w:sz w:val="28"/>
          <w:szCs w:val="28"/>
        </w:rPr>
        <w:pPrChange w:id="3677" w:author="Emeson Santos" w:date="2019-08-23T09:50:00Z">
          <w:pPr/>
        </w:pPrChange>
      </w:pPr>
      <w:del w:id="3678" w:author="Emeson Santos" w:date="2019-08-23T09:40:00Z">
        <w:r w:rsidRPr="008F45D0" w:rsidDel="0068050B">
          <w:rPr>
            <w:rFonts w:eastAsia="Times New Roman" w:cs="Times New Roman"/>
            <w:b/>
            <w:sz w:val="28"/>
            <w:szCs w:val="28"/>
          </w:rPr>
          <w:delText>APÊNDICE (OPCIONAL)</w:delText>
        </w:r>
      </w:del>
    </w:p>
    <w:p w14:paraId="1F31A6AF" w14:textId="5ED3687E" w:rsidR="004A0712" w:rsidRPr="008F45D0" w:rsidDel="0068050B" w:rsidRDefault="004240D8">
      <w:pPr>
        <w:spacing w:line="480" w:lineRule="auto"/>
        <w:rPr>
          <w:del w:id="3679" w:author="Emeson Santos" w:date="2019-08-23T09:40:00Z"/>
          <w:rFonts w:eastAsia="Times New Roman" w:cs="Times New Roman"/>
          <w:b/>
        </w:rPr>
        <w:pPrChange w:id="3680" w:author="Emeson Santos" w:date="2019-08-23T09:50:00Z">
          <w:pPr/>
        </w:pPrChange>
      </w:pPr>
      <w:del w:id="3681" w:author="Emeson Santos" w:date="2019-08-23T09:40:00Z">
        <w:r w:rsidRPr="008F45D0" w:rsidDel="0068050B">
          <w:rPr>
            <w:rFonts w:eastAsia="Times New Roman" w:cs="Times New Roman"/>
            <w:b/>
          </w:rPr>
          <w:delText xml:space="preserve"> </w:delText>
        </w:r>
      </w:del>
    </w:p>
    <w:p w14:paraId="4ED45520" w14:textId="4CDB5C91" w:rsidR="004A0712" w:rsidRPr="008F45D0" w:rsidDel="0068050B" w:rsidRDefault="004240D8">
      <w:pPr>
        <w:spacing w:line="480" w:lineRule="auto"/>
        <w:rPr>
          <w:del w:id="3682" w:author="Emeson Santos" w:date="2019-08-23T09:40:00Z"/>
          <w:rFonts w:eastAsia="Times New Roman" w:cs="Times New Roman"/>
          <w:b/>
        </w:rPr>
        <w:pPrChange w:id="3683" w:author="Emeson Santos" w:date="2019-08-23T09:50:00Z">
          <w:pPr/>
        </w:pPrChange>
      </w:pPr>
      <w:del w:id="3684" w:author="Emeson Santos" w:date="2019-08-23T09:40:00Z">
        <w:r w:rsidRPr="008F45D0" w:rsidDel="0068050B">
          <w:rPr>
            <w:rFonts w:eastAsia="Times New Roman" w:cs="Times New Roman"/>
            <w:b/>
          </w:rPr>
          <w:delText xml:space="preserve"> </w:delText>
        </w:r>
      </w:del>
    </w:p>
    <w:p w14:paraId="42D28664" w14:textId="0859936C" w:rsidR="004A0712" w:rsidRPr="008F45D0" w:rsidDel="0068050B" w:rsidRDefault="004240D8">
      <w:pPr>
        <w:spacing w:line="480" w:lineRule="auto"/>
        <w:rPr>
          <w:del w:id="3685" w:author="Emeson Santos" w:date="2019-08-23T09:40:00Z"/>
          <w:rFonts w:eastAsia="Times New Roman" w:cs="Times New Roman"/>
          <w:b/>
        </w:rPr>
        <w:pPrChange w:id="3686" w:author="Emeson Santos" w:date="2019-08-23T09:50:00Z">
          <w:pPr/>
        </w:pPrChange>
      </w:pPr>
      <w:del w:id="3687" w:author="Emeson Santos" w:date="2019-08-23T09:40:00Z">
        <w:r w:rsidRPr="008F45D0" w:rsidDel="0068050B">
          <w:rPr>
            <w:rFonts w:eastAsia="Times New Roman" w:cs="Times New Roman"/>
            <w:b/>
          </w:rPr>
          <w:delText>APÊNDICE A – Título do Apêndice A</w:delText>
        </w:r>
      </w:del>
    </w:p>
    <w:p w14:paraId="217A7509" w14:textId="6F794344" w:rsidR="004A0712" w:rsidRPr="008F45D0" w:rsidDel="0068050B" w:rsidRDefault="004A0712">
      <w:pPr>
        <w:spacing w:line="480" w:lineRule="auto"/>
        <w:rPr>
          <w:del w:id="3688" w:author="Emeson Santos" w:date="2019-08-23T09:40:00Z"/>
          <w:rFonts w:eastAsia="Times New Roman" w:cs="Times New Roman"/>
          <w:b/>
        </w:rPr>
        <w:pPrChange w:id="3689" w:author="Emeson Santos" w:date="2019-08-23T09:50:00Z">
          <w:pPr/>
        </w:pPrChange>
      </w:pPr>
    </w:p>
    <w:p w14:paraId="71E8916A" w14:textId="689D382C" w:rsidR="004A0712" w:rsidRPr="008F45D0" w:rsidDel="0068050B" w:rsidRDefault="004240D8">
      <w:pPr>
        <w:spacing w:line="480" w:lineRule="auto"/>
        <w:rPr>
          <w:del w:id="3690" w:author="Emeson Santos" w:date="2019-08-23T09:40:00Z"/>
          <w:rFonts w:eastAsia="Times New Roman" w:cs="Times New Roman"/>
          <w:b/>
          <w:sz w:val="28"/>
          <w:szCs w:val="28"/>
        </w:rPr>
        <w:pPrChange w:id="3691" w:author="Emeson Santos" w:date="2019-08-23T09:50:00Z">
          <w:pPr/>
        </w:pPrChange>
      </w:pPr>
      <w:del w:id="3692" w:author="Emeson Santos" w:date="2019-08-23T09:40:00Z">
        <w:r w:rsidRPr="008F45D0" w:rsidDel="0068050B">
          <w:rPr>
            <w:rFonts w:eastAsia="Times New Roman" w:cs="Times New Roman"/>
            <w:b/>
            <w:sz w:val="28"/>
            <w:szCs w:val="28"/>
          </w:rPr>
          <w:delText>ANEXOS (OPCIONAL)</w:delText>
        </w:r>
      </w:del>
    </w:p>
    <w:p w14:paraId="021F83BA" w14:textId="5DE0CD79" w:rsidR="004A0712" w:rsidRPr="008F45D0" w:rsidDel="0068050B" w:rsidRDefault="004240D8">
      <w:pPr>
        <w:spacing w:line="480" w:lineRule="auto"/>
        <w:rPr>
          <w:del w:id="3693" w:author="Emeson Santos" w:date="2019-08-23T09:40:00Z"/>
          <w:rFonts w:eastAsia="Times New Roman" w:cs="Times New Roman"/>
          <w:b/>
        </w:rPr>
        <w:pPrChange w:id="3694" w:author="Emeson Santos" w:date="2019-08-23T09:50:00Z">
          <w:pPr/>
        </w:pPrChange>
      </w:pPr>
      <w:del w:id="3695" w:author="Emeson Santos" w:date="2019-08-23T09:40:00Z">
        <w:r w:rsidRPr="008F45D0" w:rsidDel="0068050B">
          <w:rPr>
            <w:rFonts w:eastAsia="Times New Roman" w:cs="Times New Roman"/>
            <w:b/>
          </w:rPr>
          <w:delText xml:space="preserve"> </w:delText>
        </w:r>
      </w:del>
    </w:p>
    <w:p w14:paraId="0E0D1F8F" w14:textId="3190A4DD" w:rsidR="004A0712" w:rsidRPr="008F45D0" w:rsidDel="0068050B" w:rsidRDefault="004240D8">
      <w:pPr>
        <w:spacing w:line="480" w:lineRule="auto"/>
        <w:rPr>
          <w:del w:id="3696" w:author="Emeson Santos" w:date="2019-08-23T09:40:00Z"/>
          <w:rFonts w:eastAsia="Times New Roman" w:cs="Times New Roman"/>
          <w:b/>
        </w:rPr>
        <w:pPrChange w:id="3697" w:author="Emeson Santos" w:date="2019-08-23T09:50:00Z">
          <w:pPr/>
        </w:pPrChange>
      </w:pPr>
      <w:del w:id="3698" w:author="Emeson Santos" w:date="2019-08-23T09:40:00Z">
        <w:r w:rsidRPr="008F45D0" w:rsidDel="0068050B">
          <w:rPr>
            <w:rFonts w:eastAsia="Times New Roman" w:cs="Times New Roman"/>
            <w:b/>
          </w:rPr>
          <w:delText xml:space="preserve"> </w:delText>
        </w:r>
      </w:del>
    </w:p>
    <w:p w14:paraId="28807224" w14:textId="5D227A54" w:rsidR="004A0712" w:rsidRPr="008F45D0" w:rsidDel="0068050B" w:rsidRDefault="004240D8">
      <w:pPr>
        <w:spacing w:line="480" w:lineRule="auto"/>
        <w:rPr>
          <w:del w:id="3699" w:author="Emeson Santos" w:date="2019-08-23T09:40:00Z"/>
          <w:rFonts w:eastAsia="Times New Roman" w:cs="Times New Roman"/>
          <w:b/>
        </w:rPr>
        <w:pPrChange w:id="3700" w:author="Emeson Santos" w:date="2019-08-23T09:50:00Z">
          <w:pPr/>
        </w:pPrChange>
      </w:pPr>
      <w:del w:id="3701" w:author="Emeson Santos" w:date="2019-08-23T09:40:00Z">
        <w:r w:rsidRPr="008F45D0" w:rsidDel="0068050B">
          <w:rPr>
            <w:rFonts w:eastAsia="Times New Roman" w:cs="Times New Roman"/>
            <w:b/>
          </w:rPr>
          <w:delText>ANEXO I – Título do Anexo I</w:delText>
        </w:r>
      </w:del>
    </w:p>
    <w:p w14:paraId="62A79A9B" w14:textId="58FB769A" w:rsidR="004A0712" w:rsidRPr="008F45D0" w:rsidDel="0068050B" w:rsidRDefault="004240D8">
      <w:pPr>
        <w:spacing w:line="480" w:lineRule="auto"/>
        <w:rPr>
          <w:del w:id="3702" w:author="Emeson Santos" w:date="2019-08-23T09:40:00Z"/>
          <w:rFonts w:eastAsia="Times New Roman" w:cs="Times New Roman"/>
          <w:b/>
        </w:rPr>
        <w:pPrChange w:id="3703" w:author="Emeson Santos" w:date="2019-08-23T09:50:00Z">
          <w:pPr/>
        </w:pPrChange>
      </w:pPr>
      <w:del w:id="3704" w:author="Emeson Santos" w:date="2019-08-23T09:40:00Z">
        <w:r w:rsidRPr="008F45D0" w:rsidDel="0068050B">
          <w:rPr>
            <w:rFonts w:eastAsia="Times New Roman" w:cs="Times New Roman"/>
            <w:b/>
          </w:rPr>
          <w:delText xml:space="preserve"> </w:delText>
        </w:r>
      </w:del>
    </w:p>
    <w:p w14:paraId="52E309BE" w14:textId="705DB622" w:rsidR="004A0712" w:rsidRPr="008F45D0" w:rsidDel="0068050B" w:rsidRDefault="004240D8">
      <w:pPr>
        <w:spacing w:line="480" w:lineRule="auto"/>
        <w:rPr>
          <w:del w:id="3705" w:author="Emeson Santos" w:date="2019-08-23T09:40:00Z"/>
          <w:rFonts w:eastAsia="Times New Roman" w:cs="Times New Roman"/>
          <w:b/>
        </w:rPr>
        <w:pPrChange w:id="3706" w:author="Emeson Santos" w:date="2019-08-23T09:50:00Z">
          <w:pPr/>
        </w:pPrChange>
      </w:pPr>
      <w:del w:id="3707" w:author="Emeson Santos" w:date="2019-08-23T09:40:00Z">
        <w:r w:rsidRPr="008F45D0" w:rsidDel="0068050B">
          <w:rPr>
            <w:rFonts w:eastAsia="Times New Roman" w:cs="Times New Roman"/>
            <w:b/>
          </w:rPr>
          <w:delText>ANEXO II – Título do Anexo II</w:delText>
        </w:r>
      </w:del>
    </w:p>
    <w:p w14:paraId="6AF9AB44" w14:textId="562124A5" w:rsidR="004A0712" w:rsidRPr="008F45D0" w:rsidDel="0068050B" w:rsidRDefault="004A0712">
      <w:pPr>
        <w:spacing w:line="480" w:lineRule="auto"/>
        <w:rPr>
          <w:del w:id="3708" w:author="Emeson Santos" w:date="2019-08-23T09:40:00Z"/>
          <w:rFonts w:eastAsia="Times New Roman" w:cs="Times New Roman"/>
          <w:b/>
        </w:rPr>
        <w:pPrChange w:id="3709" w:author="Emeson Santos" w:date="2019-08-23T09:50:00Z">
          <w:pPr/>
        </w:pPrChange>
      </w:pPr>
    </w:p>
    <w:p w14:paraId="072C4977" w14:textId="01645C80" w:rsidR="004A0712" w:rsidRPr="008F45D0" w:rsidDel="0068050B" w:rsidRDefault="004240D8">
      <w:pPr>
        <w:spacing w:line="480" w:lineRule="auto"/>
        <w:rPr>
          <w:del w:id="3710" w:author="Emeson Santos" w:date="2019-08-23T09:40:00Z"/>
          <w:rFonts w:eastAsia="Times New Roman" w:cs="Times New Roman"/>
          <w:b/>
          <w:sz w:val="28"/>
          <w:szCs w:val="28"/>
        </w:rPr>
        <w:pPrChange w:id="3711" w:author="Emeson Santos" w:date="2019-08-23T09:50:00Z">
          <w:pPr/>
        </w:pPrChange>
      </w:pPr>
      <w:del w:id="3712" w:author="Emeson Santos" w:date="2019-08-23T09:40:00Z">
        <w:r w:rsidRPr="008F45D0" w:rsidDel="0068050B">
          <w:rPr>
            <w:rFonts w:eastAsia="Times New Roman" w:cs="Times New Roman"/>
            <w:b/>
            <w:sz w:val="28"/>
            <w:szCs w:val="28"/>
          </w:rPr>
          <w:delText>ÍNDICE (OPCIONAL)</w:delText>
        </w:r>
      </w:del>
    </w:p>
    <w:p w14:paraId="490B1426" w14:textId="6C4EF5E4" w:rsidR="004A0712" w:rsidRPr="008F45D0" w:rsidDel="0068050B" w:rsidRDefault="004240D8">
      <w:pPr>
        <w:spacing w:line="480" w:lineRule="auto"/>
        <w:rPr>
          <w:del w:id="3713" w:author="Emeson Santos" w:date="2019-08-23T09:40:00Z"/>
          <w:rFonts w:eastAsia="Times New Roman" w:cs="Times New Roman"/>
          <w:b/>
        </w:rPr>
        <w:pPrChange w:id="3714" w:author="Emeson Santos" w:date="2019-08-23T09:50:00Z">
          <w:pPr/>
        </w:pPrChange>
      </w:pPr>
      <w:del w:id="3715" w:author="Emeson Santos" w:date="2019-08-23T09:40:00Z">
        <w:r w:rsidRPr="008F45D0" w:rsidDel="0068050B">
          <w:rPr>
            <w:rFonts w:eastAsia="Times New Roman" w:cs="Times New Roman"/>
            <w:b/>
          </w:rPr>
          <w:delText xml:space="preserve"> </w:delText>
        </w:r>
      </w:del>
    </w:p>
    <w:p w14:paraId="4910DF4E" w14:textId="09375354" w:rsidR="004A0712" w:rsidRPr="008F45D0" w:rsidDel="0068050B" w:rsidRDefault="004240D8">
      <w:pPr>
        <w:spacing w:line="480" w:lineRule="auto"/>
        <w:rPr>
          <w:del w:id="3716" w:author="Emeson Santos" w:date="2019-08-23T09:40:00Z"/>
          <w:rFonts w:eastAsia="Times New Roman" w:cs="Times New Roman"/>
          <w:b/>
        </w:rPr>
        <w:pPrChange w:id="3717" w:author="Emeson Santos" w:date="2019-08-23T09:50:00Z">
          <w:pPr/>
        </w:pPrChange>
      </w:pPr>
      <w:del w:id="3718" w:author="Emeson Santos" w:date="2019-08-23T09:40:00Z">
        <w:r w:rsidRPr="008F45D0" w:rsidDel="0068050B">
          <w:rPr>
            <w:rFonts w:eastAsia="Times New Roman" w:cs="Times New Roman"/>
            <w:b/>
          </w:rPr>
          <w:delText xml:space="preserve"> </w:delText>
        </w:r>
      </w:del>
    </w:p>
    <w:p w14:paraId="27538396" w14:textId="37A36A56" w:rsidR="004A0712" w:rsidRPr="008F45D0" w:rsidDel="0068050B" w:rsidRDefault="004240D8">
      <w:pPr>
        <w:spacing w:line="480" w:lineRule="auto"/>
        <w:rPr>
          <w:del w:id="3719" w:author="Emeson Santos" w:date="2019-08-23T09:40:00Z"/>
          <w:rFonts w:eastAsia="Times New Roman" w:cs="Times New Roman"/>
        </w:rPr>
        <w:pPrChange w:id="3720" w:author="Emeson Santos" w:date="2019-08-23T09:50:00Z">
          <w:pPr/>
        </w:pPrChange>
      </w:pPr>
      <w:del w:id="3721" w:author="Emeson Santos" w:date="2019-08-23T09:40:00Z">
        <w:r w:rsidRPr="008F45D0" w:rsidDel="0068050B">
          <w:rPr>
            <w:rFonts w:eastAsia="Times New Roman" w:cs="Times New Roman"/>
          </w:rPr>
          <w:delText>Palavra 1/Frase 1 – número da página.</w:delText>
        </w:r>
      </w:del>
    </w:p>
    <w:p w14:paraId="49EBD993" w14:textId="30768549" w:rsidR="004A0712" w:rsidRPr="008F45D0" w:rsidDel="0068050B" w:rsidRDefault="004240D8">
      <w:pPr>
        <w:spacing w:line="480" w:lineRule="auto"/>
        <w:rPr>
          <w:del w:id="3722" w:author="Emeson Santos" w:date="2019-08-23T09:40:00Z"/>
          <w:rFonts w:eastAsia="Times New Roman" w:cs="Times New Roman"/>
        </w:rPr>
        <w:pPrChange w:id="3723" w:author="Emeson Santos" w:date="2019-08-23T09:50:00Z">
          <w:pPr/>
        </w:pPrChange>
      </w:pPr>
      <w:del w:id="3724" w:author="Emeson Santos" w:date="2019-08-23T09:40:00Z">
        <w:r w:rsidRPr="008F45D0" w:rsidDel="0068050B">
          <w:rPr>
            <w:rFonts w:eastAsia="Times New Roman" w:cs="Times New Roman"/>
          </w:rPr>
          <w:delText>Palavra 2/Frase 1 – número da página.</w:delText>
        </w:r>
      </w:del>
    </w:p>
    <w:p w14:paraId="7806AC33" w14:textId="419BB9DF" w:rsidR="004A0712" w:rsidRPr="008F45D0" w:rsidDel="0068050B" w:rsidRDefault="004240D8">
      <w:pPr>
        <w:spacing w:line="480" w:lineRule="auto"/>
        <w:rPr>
          <w:del w:id="3725" w:author="Emeson Santos" w:date="2019-08-23T09:40:00Z"/>
          <w:rFonts w:eastAsia="Times New Roman" w:cs="Times New Roman"/>
        </w:rPr>
        <w:pPrChange w:id="3726" w:author="Emeson Santos" w:date="2019-08-23T09:50:00Z">
          <w:pPr/>
        </w:pPrChange>
      </w:pPr>
      <w:del w:id="3727" w:author="Emeson Santos" w:date="2019-08-23T09:40:00Z">
        <w:r w:rsidRPr="008F45D0" w:rsidDel="0068050B">
          <w:rPr>
            <w:rFonts w:eastAsia="Times New Roman" w:cs="Times New Roman"/>
          </w:rPr>
          <w:delText xml:space="preserve"> </w:delText>
        </w:r>
      </w:del>
    </w:p>
    <w:p w14:paraId="33090B87" w14:textId="716CF697" w:rsidR="004A0712" w:rsidRPr="008F45D0" w:rsidDel="0068050B" w:rsidRDefault="004240D8">
      <w:pPr>
        <w:spacing w:line="480" w:lineRule="auto"/>
        <w:jc w:val="both"/>
        <w:rPr>
          <w:del w:id="3728" w:author="Emeson Santos" w:date="2019-08-23T09:40:00Z"/>
          <w:rFonts w:eastAsia="Times New Roman" w:cs="Times New Roman"/>
        </w:rPr>
        <w:pPrChange w:id="3729" w:author="Emeson Santos" w:date="2019-08-23T09:50:00Z">
          <w:pPr>
            <w:jc w:val="both"/>
          </w:pPr>
        </w:pPrChange>
      </w:pPr>
      <w:del w:id="3730" w:author="Emeson Santos" w:date="2019-08-23T09:40:00Z">
        <w:r w:rsidRPr="008F45D0" w:rsidDel="0068050B">
          <w:rPr>
            <w:rFonts w:eastAsia="Times New Roman" w:cs="Times New Roman"/>
          </w:rPr>
          <w:delText>[Observação: O índice é uma lista de palavras ou frases ordenadas segundo determinado critério, que localiza e remete para as informações contidas no texto.]</w:delText>
        </w:r>
      </w:del>
    </w:p>
    <w:p w14:paraId="7D0BFC34" w14:textId="2C3C285C" w:rsidR="004A0712" w:rsidRPr="008F45D0" w:rsidDel="0068050B" w:rsidRDefault="004240D8">
      <w:pPr>
        <w:spacing w:line="480" w:lineRule="auto"/>
        <w:rPr>
          <w:del w:id="3731" w:author="Emeson Santos" w:date="2019-08-23T09:40:00Z"/>
          <w:rFonts w:eastAsia="Times New Roman" w:cs="Times New Roman"/>
          <w:b/>
        </w:rPr>
        <w:pPrChange w:id="3732" w:author="Emeson Santos" w:date="2019-08-23T09:50:00Z">
          <w:pPr/>
        </w:pPrChange>
      </w:pPr>
      <w:del w:id="3733" w:author="Emeson Santos" w:date="2019-08-23T09:40:00Z">
        <w:r w:rsidRPr="008F45D0" w:rsidDel="0068050B">
          <w:rPr>
            <w:rFonts w:eastAsia="Times New Roman" w:cs="Times New Roman"/>
            <w:b/>
          </w:rPr>
          <w:delText xml:space="preserve"> </w:delText>
        </w:r>
      </w:del>
    </w:p>
    <w:p w14:paraId="4FD73FA4" w14:textId="77777777" w:rsidR="004A0712" w:rsidRPr="008F45D0" w:rsidRDefault="004A0712">
      <w:pPr>
        <w:spacing w:line="480" w:lineRule="auto"/>
        <w:rPr>
          <w:rFonts w:eastAsia="Times New Roman" w:cs="Times New Roman"/>
        </w:rPr>
        <w:pPrChange w:id="3734" w:author="Emeson Santos" w:date="2019-08-23T09:50:00Z">
          <w:pPr/>
        </w:pPrChange>
      </w:pPr>
    </w:p>
    <w:sectPr w:rsidR="004A0712" w:rsidRPr="008F45D0" w:rsidSect="0068050B">
      <w:headerReference w:type="default" r:id="rId67"/>
      <w:footerReference w:type="default" r:id="rId68"/>
      <w:pgSz w:w="11909" w:h="16834"/>
      <w:pgMar w:top="1701" w:right="1134" w:bottom="1134" w:left="1701" w:header="720" w:footer="720" w:gutter="0"/>
      <w:pgNumType w:start="1"/>
      <w:cols w:space="720"/>
      <w:sectPrChange w:id="3735" w:author="Emeson Santos" w:date="2019-08-23T09:44:00Z">
        <w:sectPr w:rsidR="004A0712" w:rsidRPr="008F45D0" w:rsidSect="0068050B">
          <w:pgMar w:top="1440" w:right="1440" w:bottom="1440" w:left="1440" w:header="720" w:footer="720" w:gutter="0"/>
        </w:sectPr>
      </w:sectPrChange>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98" w:author="Emeson Santos" w:date="2019-08-09T19:48:00Z" w:initials="ES">
    <w:p w14:paraId="2EA59E51" w14:textId="309D90F9" w:rsidR="0057522E" w:rsidRDefault="0057522E">
      <w:pPr>
        <w:pStyle w:val="Textodecomentrio"/>
      </w:pPr>
      <w:r>
        <w:rPr>
          <w:rStyle w:val="Refdecomentrio"/>
        </w:rPr>
        <w:annotationRef/>
      </w:r>
      <w:r>
        <w:t>Ao termino colocar</w:t>
      </w:r>
    </w:p>
  </w:comment>
  <w:comment w:id="105" w:author="Emeson Santos" w:date="2019-08-09T19:47:00Z" w:initials="ES">
    <w:p w14:paraId="1ADDE85F" w14:textId="528FFE05" w:rsidR="0057522E" w:rsidRDefault="0057522E">
      <w:pPr>
        <w:pStyle w:val="Textodecomentrio"/>
      </w:pPr>
      <w:r>
        <w:rPr>
          <w:rStyle w:val="Refdecomentrio"/>
        </w:rPr>
        <w:annotationRef/>
      </w:r>
      <w:r>
        <w:t>Duvida de como fazer isso</w:t>
      </w:r>
    </w:p>
  </w:comment>
  <w:comment w:id="106" w:author="Emeson Santos" w:date="2019-08-09T19:47:00Z" w:initials="ES">
    <w:p w14:paraId="17444300" w14:textId="7943872C" w:rsidR="0057522E" w:rsidRDefault="0057522E">
      <w:pPr>
        <w:pStyle w:val="Textodecomentrio"/>
      </w:pPr>
      <w:r>
        <w:rPr>
          <w:rStyle w:val="Refdecomentrio"/>
        </w:rPr>
        <w:annotationRef/>
      </w:r>
      <w:r>
        <w:t>Como colocar Paulo vitor</w:t>
      </w:r>
    </w:p>
  </w:comment>
  <w:comment w:id="190" w:author="Emeson Santos" w:date="2019-08-09T19:49:00Z" w:initials="ES">
    <w:p w14:paraId="2AB92681" w14:textId="65C689C4" w:rsidR="0057522E" w:rsidRDefault="0057522E">
      <w:pPr>
        <w:pStyle w:val="Textodecomentrio"/>
      </w:pPr>
      <w:r>
        <w:rPr>
          <w:rStyle w:val="Refdecomentrio"/>
        </w:rPr>
        <w:annotationRef/>
      </w:r>
      <w:r>
        <w:t>Colocar depois a data</w:t>
      </w:r>
    </w:p>
  </w:comment>
  <w:comment w:id="292" w:author="Emeson Santos" w:date="2019-08-09T19:51:00Z" w:initials="ES">
    <w:p w14:paraId="0A08CA45" w14:textId="0B99D3F0" w:rsidR="0057522E" w:rsidRDefault="0057522E">
      <w:pPr>
        <w:pStyle w:val="Textodecomentrio"/>
      </w:pPr>
      <w:r>
        <w:rPr>
          <w:rStyle w:val="Refdecomentrio"/>
        </w:rPr>
        <w:annotationRef/>
      </w:r>
      <w:r>
        <w:t>Duvida de como fazer</w:t>
      </w:r>
    </w:p>
  </w:comment>
  <w:comment w:id="1562" w:author="Emeson Santos" w:date="2019-07-19T09:41:00Z" w:initials="ES">
    <w:p w14:paraId="393F6FCC" w14:textId="77777777" w:rsidR="0057522E" w:rsidRDefault="0057522E" w:rsidP="004D4C37">
      <w:pPr>
        <w:pStyle w:val="Textodecomentrio"/>
      </w:pPr>
      <w:r>
        <w:rPr>
          <w:rStyle w:val="Refdecomentrio"/>
        </w:rPr>
        <w:annotationRef/>
      </w:r>
      <w:r>
        <w:t>Colocar logo nas referencias</w:t>
      </w:r>
    </w:p>
  </w:comment>
  <w:comment w:id="1568" w:author="Emeson Santos" w:date="2019-07-19T09:49:00Z" w:initials="ES">
    <w:p w14:paraId="632A9BA0" w14:textId="2549AE96" w:rsidR="0057522E" w:rsidRDefault="0057522E" w:rsidP="00B7786C">
      <w:pPr>
        <w:pStyle w:val="Textodecomentrio"/>
      </w:pPr>
      <w:r>
        <w:rPr>
          <w:rStyle w:val="Refdecomentrio"/>
        </w:rPr>
        <w:annotationRef/>
      </w:r>
      <w:r>
        <w:t xml:space="preserve">Já </w:t>
      </w:r>
      <w:r w:rsidR="005C122D">
        <w:t>está</w:t>
      </w:r>
      <w:r>
        <w:t xml:space="preserve"> referenciada </w:t>
      </w:r>
    </w:p>
  </w:comment>
  <w:comment w:id="1566" w:author="Emeson Santos" w:date="2019-08-14T11:12:00Z" w:initials="ES">
    <w:p w14:paraId="6D8E3206" w14:textId="74BB69BB" w:rsidR="0057522E" w:rsidRDefault="0057522E">
      <w:pPr>
        <w:pStyle w:val="Textodecomentrio"/>
      </w:pPr>
      <w:r>
        <w:rPr>
          <w:rStyle w:val="Refdecomentrio"/>
        </w:rPr>
        <w:annotationRef/>
      </w:r>
      <w:r>
        <w:t>Fazer de forma de citação indireta</w:t>
      </w:r>
    </w:p>
  </w:comment>
  <w:comment w:id="1583" w:author="Emeson Santos" w:date="2019-07-19T09:53:00Z" w:initials="ES">
    <w:p w14:paraId="42D236A4" w14:textId="77777777" w:rsidR="0057522E" w:rsidRDefault="0057522E" w:rsidP="004D4C37">
      <w:pPr>
        <w:pStyle w:val="Textodecomentrio"/>
      </w:pPr>
      <w:r>
        <w:rPr>
          <w:rStyle w:val="Refdecomentrio"/>
        </w:rPr>
        <w:annotationRef/>
      </w:r>
      <w:r>
        <w:t>Verificar se é uma citação de algum trabalho ou são palavras de Paulo Vitor</w:t>
      </w:r>
    </w:p>
  </w:comment>
  <w:comment w:id="1584" w:author="Emeson Santos" w:date="2019-08-14T11:14:00Z" w:initials="ES">
    <w:p w14:paraId="0250DA90" w14:textId="1C26694E" w:rsidR="0057522E" w:rsidRDefault="0057522E">
      <w:pPr>
        <w:pStyle w:val="Textodecomentrio"/>
      </w:pPr>
      <w:r>
        <w:rPr>
          <w:rStyle w:val="Refdecomentrio"/>
        </w:rPr>
        <w:annotationRef/>
      </w:r>
      <w:r>
        <w:t>Contextualizar ou excluir</w:t>
      </w:r>
    </w:p>
  </w:comment>
  <w:comment w:id="1607" w:author="Emeson Santos" w:date="2019-07-18T23:31:00Z" w:initials="ES">
    <w:p w14:paraId="1586FCE2" w14:textId="0549E3FF" w:rsidR="0057522E" w:rsidRDefault="0057522E" w:rsidP="004D4C37">
      <w:pPr>
        <w:pStyle w:val="Textodecomentrio"/>
      </w:pPr>
      <w:r>
        <w:rPr>
          <w:rStyle w:val="Refdecomentrio"/>
        </w:rPr>
        <w:annotationRef/>
      </w:r>
      <w:r>
        <w:t>Definição de Gerenciamento de processos de negocio</w:t>
      </w:r>
    </w:p>
  </w:comment>
  <w:comment w:id="1608" w:author="Emeson Santos" w:date="2019-08-15T08:17:00Z" w:initials="ES">
    <w:p w14:paraId="36A396FE" w14:textId="7DF79490" w:rsidR="0057522E" w:rsidRDefault="0057522E">
      <w:pPr>
        <w:pStyle w:val="Textodecomentrio"/>
      </w:pPr>
      <w:r>
        <w:rPr>
          <w:rStyle w:val="Refdecomentrio"/>
        </w:rPr>
        <w:annotationRef/>
      </w:r>
      <w:r>
        <w:t>Fazer de forma indireta</w:t>
      </w:r>
    </w:p>
  </w:comment>
  <w:comment w:id="1609" w:author="Emeson Santos" w:date="2019-07-19T09:58:00Z" w:initials="ES">
    <w:p w14:paraId="76A032A1" w14:textId="77777777" w:rsidR="0057522E" w:rsidRDefault="0057522E" w:rsidP="004D4C37">
      <w:pPr>
        <w:pStyle w:val="Textodecomentrio"/>
        <w:numPr>
          <w:ilvl w:val="0"/>
          <w:numId w:val="10"/>
        </w:numPr>
      </w:pPr>
      <w:r>
        <w:rPr>
          <w:rStyle w:val="Refdecomentrio"/>
        </w:rPr>
        <w:annotationRef/>
      </w:r>
      <w:r>
        <w:t>referenciado</w:t>
      </w:r>
    </w:p>
  </w:comment>
  <w:comment w:id="1617" w:author="Emeson Santos" w:date="2019-07-19T10:18:00Z" w:initials="ES">
    <w:p w14:paraId="7AC34418" w14:textId="77777777" w:rsidR="0057522E" w:rsidRDefault="0057522E" w:rsidP="004D4C37">
      <w:pPr>
        <w:pStyle w:val="Textodecomentrio"/>
        <w:rPr>
          <w:rStyle w:val="Refdecomentrio"/>
        </w:rPr>
      </w:pPr>
      <w:r>
        <w:rPr>
          <w:rStyle w:val="Refdecomentrio"/>
        </w:rPr>
        <w:annotationRef/>
      </w:r>
      <w:r>
        <w:rPr>
          <w:rStyle w:val="Refdecomentrio"/>
        </w:rPr>
        <w:t>Já esta referenciado</w:t>
      </w:r>
    </w:p>
    <w:p w14:paraId="3018456E" w14:textId="77777777" w:rsidR="0057522E" w:rsidRDefault="0057522E" w:rsidP="004D4C37">
      <w:pPr>
        <w:pStyle w:val="Textodecomentrio"/>
      </w:pPr>
    </w:p>
  </w:comment>
  <w:comment w:id="1618" w:author="Emeson Santos" w:date="2019-08-15T08:18:00Z" w:initials="ES">
    <w:p w14:paraId="1E0B4D5A" w14:textId="1345B700" w:rsidR="0057522E" w:rsidRDefault="0057522E">
      <w:pPr>
        <w:pStyle w:val="Textodecomentrio"/>
      </w:pPr>
      <w:r>
        <w:rPr>
          <w:rStyle w:val="Refdecomentrio"/>
        </w:rPr>
        <w:annotationRef/>
      </w:r>
      <w:r>
        <w:t>Citar de forma indireta</w:t>
      </w:r>
    </w:p>
  </w:comment>
  <w:comment w:id="1627" w:author="Emeson Santos" w:date="2019-07-19T10:19:00Z" w:initials="ES">
    <w:p w14:paraId="2E2C586A" w14:textId="77777777" w:rsidR="0057522E" w:rsidRDefault="0057522E" w:rsidP="004D4C37">
      <w:pPr>
        <w:pStyle w:val="Textodecomentrio"/>
      </w:pPr>
      <w:r>
        <w:rPr>
          <w:rStyle w:val="Refdecomentrio"/>
        </w:rPr>
        <w:annotationRef/>
      </w:r>
      <w:r>
        <w:t>Colocar a referencia</w:t>
      </w:r>
    </w:p>
  </w:comment>
  <w:comment w:id="1631" w:author="Emeson Santos" w:date="2019-07-19T10:20:00Z" w:initials="ES">
    <w:p w14:paraId="7648B0F9" w14:textId="77777777" w:rsidR="0057522E" w:rsidRDefault="0057522E" w:rsidP="004D4C37">
      <w:pPr>
        <w:pStyle w:val="Textodecomentrio"/>
      </w:pPr>
      <w:r>
        <w:rPr>
          <w:rStyle w:val="Refdecomentrio"/>
        </w:rPr>
        <w:annotationRef/>
      </w:r>
      <w:r>
        <w:t>Colocar a referencia</w:t>
      </w:r>
    </w:p>
  </w:comment>
  <w:comment w:id="1634" w:author="Emeson Santos" w:date="2019-07-19T10:20:00Z" w:initials="ES">
    <w:p w14:paraId="5DBA31D2" w14:textId="77777777" w:rsidR="0057522E" w:rsidRDefault="0057522E" w:rsidP="004D4C37">
      <w:pPr>
        <w:pStyle w:val="Textodecomentrio"/>
      </w:pPr>
      <w:r>
        <w:rPr>
          <w:rStyle w:val="Refdecomentrio"/>
        </w:rPr>
        <w:annotationRef/>
      </w:r>
      <w:r>
        <w:t>Colocar na referência</w:t>
      </w:r>
    </w:p>
  </w:comment>
  <w:comment w:id="1623" w:author="Emeson Santos" w:date="2019-08-15T21:50:00Z" w:initials="ES">
    <w:p w14:paraId="5509C84B" w14:textId="29FA6918" w:rsidR="0057522E" w:rsidRDefault="0057522E">
      <w:pPr>
        <w:pStyle w:val="Textodecomentrio"/>
      </w:pPr>
      <w:r>
        <w:rPr>
          <w:rStyle w:val="Refdecomentrio"/>
        </w:rPr>
        <w:annotationRef/>
      </w:r>
      <w:r>
        <w:t>Citado de forma indireta</w:t>
      </w:r>
    </w:p>
  </w:comment>
  <w:comment w:id="1651" w:author="Emeson Santos" w:date="2019-08-09T21:37:00Z" w:initials="ES">
    <w:p w14:paraId="62CC1CF9" w14:textId="55A6BEE5" w:rsidR="0057522E" w:rsidRDefault="0057522E">
      <w:pPr>
        <w:pStyle w:val="Textodecomentrio"/>
      </w:pPr>
      <w:r>
        <w:rPr>
          <w:rStyle w:val="Refdecomentrio"/>
        </w:rPr>
        <w:annotationRef/>
      </w:r>
      <w:r>
        <w:rPr>
          <w:rStyle w:val="Refdecomentrio"/>
        </w:rPr>
        <w:t>Citado de forma indireta</w:t>
      </w:r>
    </w:p>
  </w:comment>
  <w:comment w:id="1647" w:author="Emeson Santos" w:date="2019-07-18T23:28:00Z" w:initials="ES">
    <w:p w14:paraId="2F721016" w14:textId="77777777" w:rsidR="0057522E" w:rsidRDefault="0057522E" w:rsidP="004D4C37">
      <w:pPr>
        <w:pStyle w:val="Textodecomentrio"/>
      </w:pPr>
      <w:r>
        <w:rPr>
          <w:rStyle w:val="Refdecomentrio"/>
        </w:rPr>
        <w:annotationRef/>
      </w:r>
      <w:r>
        <w:t xml:space="preserve">Meu entendimento sobre essa secao em relação as definições </w:t>
      </w:r>
    </w:p>
  </w:comment>
  <w:comment w:id="1734" w:author="Emeson Santos" w:date="2019-07-19T10:26:00Z" w:initials="ES">
    <w:p w14:paraId="45DFE8A5" w14:textId="31CB40B5" w:rsidR="0057522E" w:rsidRDefault="0057522E" w:rsidP="004D4C37">
      <w:pPr>
        <w:pStyle w:val="Textodecomentrio"/>
      </w:pPr>
      <w:r>
        <w:rPr>
          <w:rStyle w:val="Refdecomentrio"/>
        </w:rPr>
        <w:annotationRef/>
      </w:r>
      <w:r>
        <w:rPr>
          <w:rFonts w:cs="Times New Roman"/>
        </w:rPr>
        <w:t>Já foi referenciado</w:t>
      </w:r>
    </w:p>
  </w:comment>
  <w:comment w:id="1749" w:author="Emeson Santos" w:date="2019-08-15T21:52:00Z" w:initials="ES">
    <w:p w14:paraId="5CF26670" w14:textId="77777777" w:rsidR="0057522E" w:rsidRDefault="0057522E" w:rsidP="005B3441">
      <w:pPr>
        <w:pStyle w:val="Textodecomentrio"/>
      </w:pPr>
      <w:r>
        <w:rPr>
          <w:rStyle w:val="Refdecomentrio"/>
        </w:rPr>
        <w:annotationRef/>
      </w:r>
      <w:r>
        <w:t>Citado de forma indireta</w:t>
      </w:r>
    </w:p>
  </w:comment>
  <w:comment w:id="1731" w:author="Emeson Santos" w:date="2019-08-15T08:27:00Z" w:initials="ES">
    <w:p w14:paraId="37288687" w14:textId="5E9EC846" w:rsidR="0057522E" w:rsidRDefault="0057522E">
      <w:pPr>
        <w:pStyle w:val="Textodecomentrio"/>
      </w:pPr>
      <w:r>
        <w:rPr>
          <w:rStyle w:val="Refdecomentrio"/>
        </w:rPr>
        <w:annotationRef/>
      </w:r>
      <w:r>
        <w:t>Fazer de forma indireta</w:t>
      </w:r>
    </w:p>
  </w:comment>
  <w:comment w:id="1758" w:author="Emeson Santos" w:date="2019-08-15T21:00:00Z" w:initials="ES">
    <w:p w14:paraId="4B831F18" w14:textId="0A1BA50A" w:rsidR="0057522E" w:rsidRDefault="0057522E">
      <w:pPr>
        <w:pStyle w:val="Textodecomentrio"/>
      </w:pPr>
      <w:r>
        <w:rPr>
          <w:rStyle w:val="Refdecomentrio"/>
        </w:rPr>
        <w:annotationRef/>
      </w:r>
      <w:r>
        <w:t>Citado indiretamente</w:t>
      </w:r>
    </w:p>
  </w:comment>
  <w:comment w:id="1759" w:author="Emeson Santos" w:date="2019-08-15T21:01:00Z" w:initials="ES">
    <w:p w14:paraId="7944DDD4" w14:textId="0D632908" w:rsidR="0057522E" w:rsidRDefault="0057522E">
      <w:pPr>
        <w:pStyle w:val="Textodecomentrio"/>
      </w:pPr>
      <w:r>
        <w:rPr>
          <w:rStyle w:val="Refdecomentrio"/>
        </w:rPr>
        <w:annotationRef/>
      </w:r>
      <w:r>
        <w:t>Já foi referenciado</w:t>
      </w:r>
    </w:p>
  </w:comment>
  <w:comment w:id="1883" w:author="Emeson Santos" w:date="2019-08-14T13:22:00Z" w:initials="ES">
    <w:p w14:paraId="160E641A" w14:textId="5A38B4D6" w:rsidR="0057522E" w:rsidRDefault="0057522E">
      <w:pPr>
        <w:pStyle w:val="Textodecomentrio"/>
      </w:pPr>
      <w:r>
        <w:rPr>
          <w:rStyle w:val="Refdecomentrio"/>
        </w:rPr>
        <w:annotationRef/>
      </w:r>
      <w:r>
        <w:t>Citar aqui de forma indireta</w:t>
      </w:r>
    </w:p>
    <w:p w14:paraId="75635603" w14:textId="3F82C00C" w:rsidR="0057522E" w:rsidRDefault="0057522E">
      <w:pPr>
        <w:pStyle w:val="Textodecomentrio"/>
      </w:pPr>
    </w:p>
  </w:comment>
  <w:comment w:id="1884" w:author="Emeson Santos" w:date="2019-08-14T13:45:00Z" w:initials="ES">
    <w:p w14:paraId="0B76BF1B" w14:textId="619F1DDF" w:rsidR="0057522E" w:rsidRDefault="0057522E">
      <w:pPr>
        <w:pStyle w:val="Textodecomentrio"/>
      </w:pPr>
      <w:r>
        <w:rPr>
          <w:rStyle w:val="Refdecomentrio"/>
        </w:rPr>
        <w:annotationRef/>
      </w:r>
      <w:r>
        <w:t>Comparar com o próximo paragrafo pra ver se a citação esta feita de forma indireta corretamente</w:t>
      </w:r>
    </w:p>
  </w:comment>
  <w:comment w:id="1885" w:author="Emeson Santos" w:date="2019-08-15T21:52:00Z" w:initials="ES">
    <w:p w14:paraId="7DB7A0AE" w14:textId="525C9210" w:rsidR="0057522E" w:rsidRDefault="0057522E">
      <w:pPr>
        <w:pStyle w:val="Textodecomentrio"/>
      </w:pPr>
      <w:r>
        <w:rPr>
          <w:rStyle w:val="Refdecomentrio"/>
        </w:rPr>
        <w:annotationRef/>
      </w:r>
      <w:r>
        <w:t>Citado de forma indireta</w:t>
      </w:r>
    </w:p>
  </w:comment>
  <w:comment w:id="3037" w:author="Emeson Santos" w:date="2019-07-19T10:19:00Z" w:initials="ES">
    <w:p w14:paraId="4346E3B7" w14:textId="77777777" w:rsidR="0057522E" w:rsidRDefault="0057522E" w:rsidP="55997AC8">
      <w:r>
        <w:t>Colocar a referencia</w:t>
      </w:r>
      <w:r>
        <w:annotationRef/>
      </w:r>
    </w:p>
  </w:comment>
  <w:comment w:id="3173" w:author="Emeson Santos" w:date="2019-07-19T10:19:00Z" w:initials="ES">
    <w:p w14:paraId="440DD0B3" w14:textId="77777777" w:rsidR="0057522E" w:rsidRDefault="0057522E" w:rsidP="55997AC8">
      <w:r>
        <w:t>Colocar a referencia</w:t>
      </w:r>
      <w:r>
        <w:annotationRef/>
      </w:r>
    </w:p>
  </w:comment>
  <w:comment w:id="3594" w:author="Emeson Santos" w:date="2019-08-12T11:25:00Z" w:initials="ES">
    <w:p w14:paraId="6D3D2FE3" w14:textId="278F1321" w:rsidR="0057522E" w:rsidRDefault="0057522E">
      <w:pPr>
        <w:pStyle w:val="Textodecomentrio"/>
      </w:pPr>
      <w:r>
        <w:rPr>
          <w:rStyle w:val="Refdecomentrio"/>
        </w:rPr>
        <w:annotationRef/>
      </w:r>
      <w:r>
        <w:t>Esperando aprovação do professor</w:t>
      </w:r>
    </w:p>
  </w:comment>
  <w:comment w:id="3603" w:author="Emeson Santos" w:date="2019-08-12T11:26:00Z" w:initials="ES">
    <w:p w14:paraId="492135E9" w14:textId="0B8EC5B0" w:rsidR="0057522E" w:rsidRDefault="0057522E">
      <w:pPr>
        <w:pStyle w:val="Textodecomentrio"/>
      </w:pPr>
      <w:r>
        <w:rPr>
          <w:rStyle w:val="Refdecomentrio"/>
        </w:rPr>
        <w:annotationRef/>
      </w:r>
      <w:r>
        <w:t>Esperando aprovação do professor</w:t>
      </w:r>
    </w:p>
  </w:comment>
  <w:comment w:id="3614" w:author="Emeson Santos" w:date="2019-08-12T11:26:00Z" w:initials="ES">
    <w:p w14:paraId="7F42BB0A" w14:textId="48B0D115" w:rsidR="0057522E" w:rsidRDefault="0057522E">
      <w:pPr>
        <w:pStyle w:val="Textodecomentrio"/>
      </w:pPr>
      <w:r>
        <w:rPr>
          <w:rStyle w:val="Refdecomentrio"/>
        </w:rPr>
        <w:annotationRef/>
      </w:r>
      <w:r>
        <w:t>Esperando aprovação do professor</w:t>
      </w:r>
    </w:p>
  </w:comment>
  <w:comment w:id="3627" w:author="Emeson Santos" w:date="2019-08-12T11:27:00Z" w:initials="ES">
    <w:p w14:paraId="4251DEE8" w14:textId="317AF0E2" w:rsidR="0057522E" w:rsidRDefault="0057522E">
      <w:pPr>
        <w:pStyle w:val="Textodecomentrio"/>
      </w:pPr>
      <w:r>
        <w:rPr>
          <w:rStyle w:val="Refdecomentrio"/>
        </w:rPr>
        <w:annotationRef/>
      </w:r>
      <w:r>
        <w:t>Esperando aprovação do professor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EA59E51" w15:done="0"/>
  <w15:commentEx w15:paraId="1ADDE85F" w15:done="0"/>
  <w15:commentEx w15:paraId="17444300" w15:paraIdParent="1ADDE85F" w15:done="0"/>
  <w15:commentEx w15:paraId="2AB92681" w15:done="0"/>
  <w15:commentEx w15:paraId="0A08CA45" w15:done="0"/>
  <w15:commentEx w15:paraId="393F6FCC" w15:done="0"/>
  <w15:commentEx w15:paraId="632A9BA0" w15:done="0"/>
  <w15:commentEx w15:paraId="6D8E3206" w15:done="0"/>
  <w15:commentEx w15:paraId="42D236A4" w15:done="0"/>
  <w15:commentEx w15:paraId="0250DA90" w15:done="0"/>
  <w15:commentEx w15:paraId="1586FCE2" w15:done="0"/>
  <w15:commentEx w15:paraId="36A396FE" w15:paraIdParent="1586FCE2" w15:done="0"/>
  <w15:commentEx w15:paraId="76A032A1" w15:done="0"/>
  <w15:commentEx w15:paraId="3018456E" w15:done="0"/>
  <w15:commentEx w15:paraId="1E0B4D5A" w15:paraIdParent="3018456E" w15:done="0"/>
  <w15:commentEx w15:paraId="2E2C586A" w15:done="0"/>
  <w15:commentEx w15:paraId="7648B0F9" w15:done="0"/>
  <w15:commentEx w15:paraId="5DBA31D2" w15:done="0"/>
  <w15:commentEx w15:paraId="5509C84B" w15:done="0"/>
  <w15:commentEx w15:paraId="62CC1CF9" w15:done="0"/>
  <w15:commentEx w15:paraId="2F721016" w15:done="0"/>
  <w15:commentEx w15:paraId="45DFE8A5" w15:done="0"/>
  <w15:commentEx w15:paraId="5CF26670" w15:done="0"/>
  <w15:commentEx w15:paraId="37288687" w15:done="0"/>
  <w15:commentEx w15:paraId="4B831F18" w15:done="0"/>
  <w15:commentEx w15:paraId="7944DDD4" w15:paraIdParent="4B831F18" w15:done="0"/>
  <w15:commentEx w15:paraId="75635603" w15:done="0"/>
  <w15:commentEx w15:paraId="0B76BF1B" w15:paraIdParent="75635603" w15:done="0"/>
  <w15:commentEx w15:paraId="7DB7A0AE" w15:done="0"/>
  <w15:commentEx w15:paraId="4346E3B7" w15:done="0"/>
  <w15:commentEx w15:paraId="440DD0B3" w15:done="0"/>
  <w15:commentEx w15:paraId="6D3D2FE3" w15:done="0"/>
  <w15:commentEx w15:paraId="492135E9" w15:done="0"/>
  <w15:commentEx w15:paraId="7F42BB0A" w15:done="0"/>
  <w15:commentEx w15:paraId="4251DEE8"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EA59E51" w16cid:durableId="20F84C8C"/>
  <w16cid:commentId w16cid:paraId="1ADDE85F" w16cid:durableId="20F84C5C"/>
  <w16cid:commentId w16cid:paraId="17444300" w16cid:durableId="20F84C6F"/>
  <w16cid:commentId w16cid:paraId="2AB92681" w16cid:durableId="20F84CCE"/>
  <w16cid:commentId w16cid:paraId="0A08CA45" w16cid:durableId="20F84D47"/>
  <w16cid:commentId w16cid:paraId="393F6FCC" w16cid:durableId="20DC0EC9"/>
  <w16cid:commentId w16cid:paraId="632A9BA0" w16cid:durableId="20DC10AB"/>
  <w16cid:commentId w16cid:paraId="6D8E3206" w16cid:durableId="20FE6B0A"/>
  <w16cid:commentId w16cid:paraId="42D236A4" w16cid:durableId="20DC117E"/>
  <w16cid:commentId w16cid:paraId="0250DA90" w16cid:durableId="20FE6BA3"/>
  <w16cid:commentId w16cid:paraId="1586FCE2" w16cid:durableId="20DB7FCE"/>
  <w16cid:commentId w16cid:paraId="36A396FE" w16cid:durableId="20FF93A5"/>
  <w16cid:commentId w16cid:paraId="76A032A1" w16cid:durableId="20DC12D1"/>
  <w16cid:commentId w16cid:paraId="3018456E" w16cid:durableId="20DC1759"/>
  <w16cid:commentId w16cid:paraId="1E0B4D5A" w16cid:durableId="20FF93BD"/>
  <w16cid:commentId w16cid:paraId="2E2C586A" w16cid:durableId="20DC17B8"/>
  <w16cid:commentId w16cid:paraId="7648B0F9" w16cid:durableId="20DC17DA"/>
  <w16cid:commentId w16cid:paraId="5DBA31D2" w16cid:durableId="20DC17F8"/>
  <w16cid:commentId w16cid:paraId="5509C84B" w16cid:durableId="21005216"/>
  <w16cid:commentId w16cid:paraId="62CC1CF9" w16cid:durableId="20F86610"/>
  <w16cid:commentId w16cid:paraId="2F721016" w16cid:durableId="20DB7F0B"/>
  <w16cid:commentId w16cid:paraId="45DFE8A5" w16cid:durableId="20DC1952"/>
  <w16cid:commentId w16cid:paraId="5CF26670" w16cid:durableId="2100EA92"/>
  <w16cid:commentId w16cid:paraId="37288687" w16cid:durableId="20FF95DE"/>
  <w16cid:commentId w16cid:paraId="4B831F18" w16cid:durableId="21004689"/>
  <w16cid:commentId w16cid:paraId="7944DDD4" w16cid:durableId="210046C6"/>
  <w16cid:commentId w16cid:paraId="75635603" w16cid:durableId="20FE8993"/>
  <w16cid:commentId w16cid:paraId="0B76BF1B" w16cid:durableId="20FE8F16"/>
  <w16cid:commentId w16cid:paraId="7DB7A0AE" w16cid:durableId="2100528A"/>
  <w16cid:commentId w16cid:paraId="4346E3B7" w16cid:durableId="3961DB70"/>
  <w16cid:commentId w16cid:paraId="440DD0B3" w16cid:durableId="39040B3C"/>
  <w16cid:commentId w16cid:paraId="6D3D2FE3" w16cid:durableId="20FBCB39"/>
  <w16cid:commentId w16cid:paraId="492135E9" w16cid:durableId="20FBCB56"/>
  <w16cid:commentId w16cid:paraId="7F42BB0A" w16cid:durableId="20FBCB63"/>
  <w16cid:commentId w16cid:paraId="4251DEE8" w16cid:durableId="20FBCB8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BE77A63" w14:textId="77777777" w:rsidR="00020F0E" w:rsidRDefault="00020F0E">
      <w:pPr>
        <w:spacing w:line="240" w:lineRule="auto"/>
      </w:pPr>
      <w:r>
        <w:separator/>
      </w:r>
    </w:p>
  </w:endnote>
  <w:endnote w:type="continuationSeparator" w:id="0">
    <w:p w14:paraId="25FC16E1" w14:textId="77777777" w:rsidR="00020F0E" w:rsidRDefault="00020F0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Gungsuh">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874E68" w14:textId="77777777" w:rsidR="0057522E" w:rsidRDefault="0057522E">
    <w:pPr>
      <w:jc w:val="right"/>
    </w:pPr>
    <w:r>
      <w:fldChar w:fldCharType="begin"/>
    </w:r>
    <w:r>
      <w:instrText>PAGE</w:instrText>
    </w:r>
    <w:r>
      <w:fldChar w:fldCharType="separate"/>
    </w:r>
    <w:r>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3E82001" w14:textId="77777777" w:rsidR="00020F0E" w:rsidRDefault="00020F0E">
      <w:pPr>
        <w:spacing w:line="240" w:lineRule="auto"/>
      </w:pPr>
      <w:r>
        <w:separator/>
      </w:r>
    </w:p>
  </w:footnote>
  <w:footnote w:type="continuationSeparator" w:id="0">
    <w:p w14:paraId="70357F76" w14:textId="77777777" w:rsidR="00020F0E" w:rsidRDefault="00020F0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0CE9A9" w14:textId="77777777" w:rsidR="0057522E" w:rsidRDefault="0057522E"/>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605B5C"/>
    <w:multiLevelType w:val="hybridMultilevel"/>
    <w:tmpl w:val="45E48FF6"/>
    <w:lvl w:ilvl="0" w:tplc="59C68E52">
      <w:start w:val="1"/>
      <w:numFmt w:val="bullet"/>
      <w:lvlText w:val=""/>
      <w:lvlJc w:val="left"/>
      <w:pPr>
        <w:ind w:left="720" w:hanging="360"/>
      </w:pPr>
      <w:rPr>
        <w:rFonts w:ascii="Symbol" w:hAnsi="Symbol" w:hint="default"/>
      </w:rPr>
    </w:lvl>
    <w:lvl w:ilvl="1" w:tplc="44C6DA1C">
      <w:start w:val="1"/>
      <w:numFmt w:val="bullet"/>
      <w:lvlText w:val="o"/>
      <w:lvlJc w:val="left"/>
      <w:pPr>
        <w:ind w:left="1440" w:hanging="360"/>
      </w:pPr>
      <w:rPr>
        <w:rFonts w:ascii="Courier New" w:hAnsi="Courier New" w:hint="default"/>
      </w:rPr>
    </w:lvl>
    <w:lvl w:ilvl="2" w:tplc="04686852">
      <w:start w:val="1"/>
      <w:numFmt w:val="bullet"/>
      <w:lvlText w:val=""/>
      <w:lvlJc w:val="left"/>
      <w:pPr>
        <w:ind w:left="2160" w:hanging="360"/>
      </w:pPr>
      <w:rPr>
        <w:rFonts w:ascii="Symbol" w:hAnsi="Symbol" w:hint="default"/>
      </w:rPr>
    </w:lvl>
    <w:lvl w:ilvl="3" w:tplc="85CE9D0A">
      <w:start w:val="1"/>
      <w:numFmt w:val="bullet"/>
      <w:lvlText w:val=""/>
      <w:lvlJc w:val="left"/>
      <w:pPr>
        <w:ind w:left="2880" w:hanging="360"/>
      </w:pPr>
      <w:rPr>
        <w:rFonts w:ascii="Symbol" w:hAnsi="Symbol" w:hint="default"/>
      </w:rPr>
    </w:lvl>
    <w:lvl w:ilvl="4" w:tplc="FE0A64BC">
      <w:start w:val="1"/>
      <w:numFmt w:val="bullet"/>
      <w:lvlText w:val="o"/>
      <w:lvlJc w:val="left"/>
      <w:pPr>
        <w:ind w:left="3600" w:hanging="360"/>
      </w:pPr>
      <w:rPr>
        <w:rFonts w:ascii="Courier New" w:hAnsi="Courier New" w:hint="default"/>
      </w:rPr>
    </w:lvl>
    <w:lvl w:ilvl="5" w:tplc="171E3160">
      <w:start w:val="1"/>
      <w:numFmt w:val="bullet"/>
      <w:lvlText w:val=""/>
      <w:lvlJc w:val="left"/>
      <w:pPr>
        <w:ind w:left="4320" w:hanging="360"/>
      </w:pPr>
      <w:rPr>
        <w:rFonts w:ascii="Wingdings" w:hAnsi="Wingdings" w:hint="default"/>
      </w:rPr>
    </w:lvl>
    <w:lvl w:ilvl="6" w:tplc="8F66DA06">
      <w:start w:val="1"/>
      <w:numFmt w:val="bullet"/>
      <w:lvlText w:val=""/>
      <w:lvlJc w:val="left"/>
      <w:pPr>
        <w:ind w:left="5040" w:hanging="360"/>
      </w:pPr>
      <w:rPr>
        <w:rFonts w:ascii="Symbol" w:hAnsi="Symbol" w:hint="default"/>
      </w:rPr>
    </w:lvl>
    <w:lvl w:ilvl="7" w:tplc="B1F0D19C">
      <w:start w:val="1"/>
      <w:numFmt w:val="bullet"/>
      <w:lvlText w:val="o"/>
      <w:lvlJc w:val="left"/>
      <w:pPr>
        <w:ind w:left="5760" w:hanging="360"/>
      </w:pPr>
      <w:rPr>
        <w:rFonts w:ascii="Courier New" w:hAnsi="Courier New" w:hint="default"/>
      </w:rPr>
    </w:lvl>
    <w:lvl w:ilvl="8" w:tplc="C52CBA86">
      <w:start w:val="1"/>
      <w:numFmt w:val="bullet"/>
      <w:lvlText w:val=""/>
      <w:lvlJc w:val="left"/>
      <w:pPr>
        <w:ind w:left="6480" w:hanging="360"/>
      </w:pPr>
      <w:rPr>
        <w:rFonts w:ascii="Wingdings" w:hAnsi="Wingdings" w:hint="default"/>
      </w:rPr>
    </w:lvl>
  </w:abstractNum>
  <w:abstractNum w:abstractNumId="1" w15:restartNumberingAfterBreak="0">
    <w:nsid w:val="0A5E71E3"/>
    <w:multiLevelType w:val="hybridMultilevel"/>
    <w:tmpl w:val="C04A4FC8"/>
    <w:lvl w:ilvl="0" w:tplc="4216B0B6">
      <w:start w:val="1"/>
      <w:numFmt w:val="bullet"/>
      <w:lvlText w:val=""/>
      <w:lvlJc w:val="left"/>
      <w:pPr>
        <w:ind w:left="1776" w:hanging="360"/>
      </w:pPr>
      <w:rPr>
        <w:rFonts w:ascii="Symbol" w:hAnsi="Symbol" w:hint="default"/>
      </w:rPr>
    </w:lvl>
    <w:lvl w:ilvl="1" w:tplc="BB60FB54">
      <w:start w:val="1"/>
      <w:numFmt w:val="bullet"/>
      <w:lvlText w:val="o"/>
      <w:lvlJc w:val="left"/>
      <w:pPr>
        <w:ind w:left="2496" w:hanging="360"/>
      </w:pPr>
      <w:rPr>
        <w:rFonts w:ascii="Courier New" w:hAnsi="Courier New" w:hint="default"/>
      </w:rPr>
    </w:lvl>
    <w:lvl w:ilvl="2" w:tplc="50A6437E">
      <w:start w:val="1"/>
      <w:numFmt w:val="bullet"/>
      <w:lvlText w:val=""/>
      <w:lvlJc w:val="left"/>
      <w:pPr>
        <w:ind w:left="3216" w:hanging="360"/>
      </w:pPr>
      <w:rPr>
        <w:rFonts w:ascii="Wingdings" w:hAnsi="Wingdings" w:hint="default"/>
      </w:rPr>
    </w:lvl>
    <w:lvl w:ilvl="3" w:tplc="B02AABEE">
      <w:start w:val="1"/>
      <w:numFmt w:val="bullet"/>
      <w:lvlText w:val=""/>
      <w:lvlJc w:val="left"/>
      <w:pPr>
        <w:ind w:left="3936" w:hanging="360"/>
      </w:pPr>
      <w:rPr>
        <w:rFonts w:ascii="Symbol" w:hAnsi="Symbol" w:hint="default"/>
      </w:rPr>
    </w:lvl>
    <w:lvl w:ilvl="4" w:tplc="618EFD8A">
      <w:start w:val="1"/>
      <w:numFmt w:val="bullet"/>
      <w:lvlText w:val="o"/>
      <w:lvlJc w:val="left"/>
      <w:pPr>
        <w:ind w:left="4656" w:hanging="360"/>
      </w:pPr>
      <w:rPr>
        <w:rFonts w:ascii="Courier New" w:hAnsi="Courier New" w:hint="default"/>
      </w:rPr>
    </w:lvl>
    <w:lvl w:ilvl="5" w:tplc="5936F8CA">
      <w:start w:val="1"/>
      <w:numFmt w:val="bullet"/>
      <w:lvlText w:val=""/>
      <w:lvlJc w:val="left"/>
      <w:pPr>
        <w:ind w:left="5376" w:hanging="360"/>
      </w:pPr>
      <w:rPr>
        <w:rFonts w:ascii="Wingdings" w:hAnsi="Wingdings" w:hint="default"/>
      </w:rPr>
    </w:lvl>
    <w:lvl w:ilvl="6" w:tplc="119C0F5A">
      <w:start w:val="1"/>
      <w:numFmt w:val="bullet"/>
      <w:lvlText w:val=""/>
      <w:lvlJc w:val="left"/>
      <w:pPr>
        <w:ind w:left="6096" w:hanging="360"/>
      </w:pPr>
      <w:rPr>
        <w:rFonts w:ascii="Symbol" w:hAnsi="Symbol" w:hint="default"/>
      </w:rPr>
    </w:lvl>
    <w:lvl w:ilvl="7" w:tplc="518485F4">
      <w:start w:val="1"/>
      <w:numFmt w:val="bullet"/>
      <w:lvlText w:val="o"/>
      <w:lvlJc w:val="left"/>
      <w:pPr>
        <w:ind w:left="6816" w:hanging="360"/>
      </w:pPr>
      <w:rPr>
        <w:rFonts w:ascii="Courier New" w:hAnsi="Courier New" w:hint="default"/>
      </w:rPr>
    </w:lvl>
    <w:lvl w:ilvl="8" w:tplc="619C281A">
      <w:start w:val="1"/>
      <w:numFmt w:val="bullet"/>
      <w:lvlText w:val=""/>
      <w:lvlJc w:val="left"/>
      <w:pPr>
        <w:ind w:left="7536" w:hanging="360"/>
      </w:pPr>
      <w:rPr>
        <w:rFonts w:ascii="Wingdings" w:hAnsi="Wingdings" w:hint="default"/>
      </w:rPr>
    </w:lvl>
  </w:abstractNum>
  <w:abstractNum w:abstractNumId="2" w15:restartNumberingAfterBreak="0">
    <w:nsid w:val="0CCA6588"/>
    <w:multiLevelType w:val="hybridMultilevel"/>
    <w:tmpl w:val="C77ECA54"/>
    <w:lvl w:ilvl="0" w:tplc="73DE6BF2">
      <w:start w:val="1"/>
      <w:numFmt w:val="bullet"/>
      <w:lvlText w:val=""/>
      <w:lvlJc w:val="left"/>
      <w:pPr>
        <w:ind w:left="720" w:hanging="360"/>
      </w:pPr>
      <w:rPr>
        <w:rFonts w:ascii="Symbol" w:hAnsi="Symbol" w:hint="default"/>
      </w:rPr>
    </w:lvl>
    <w:lvl w:ilvl="1" w:tplc="8E085AA4">
      <w:start w:val="1"/>
      <w:numFmt w:val="bullet"/>
      <w:lvlText w:val=""/>
      <w:lvlJc w:val="left"/>
      <w:pPr>
        <w:ind w:left="1440" w:hanging="360"/>
      </w:pPr>
      <w:rPr>
        <w:rFonts w:ascii="Symbol" w:hAnsi="Symbol" w:hint="default"/>
      </w:rPr>
    </w:lvl>
    <w:lvl w:ilvl="2" w:tplc="C45805CA">
      <w:start w:val="1"/>
      <w:numFmt w:val="bullet"/>
      <w:lvlText w:val=""/>
      <w:lvlJc w:val="left"/>
      <w:pPr>
        <w:ind w:left="2160" w:hanging="360"/>
      </w:pPr>
      <w:rPr>
        <w:rFonts w:ascii="Wingdings" w:hAnsi="Wingdings" w:hint="default"/>
      </w:rPr>
    </w:lvl>
    <w:lvl w:ilvl="3" w:tplc="6F8E2ADC">
      <w:start w:val="1"/>
      <w:numFmt w:val="bullet"/>
      <w:lvlText w:val=""/>
      <w:lvlJc w:val="left"/>
      <w:pPr>
        <w:ind w:left="2880" w:hanging="360"/>
      </w:pPr>
      <w:rPr>
        <w:rFonts w:ascii="Symbol" w:hAnsi="Symbol" w:hint="default"/>
      </w:rPr>
    </w:lvl>
    <w:lvl w:ilvl="4" w:tplc="C3BEF9B0">
      <w:start w:val="1"/>
      <w:numFmt w:val="bullet"/>
      <w:lvlText w:val="o"/>
      <w:lvlJc w:val="left"/>
      <w:pPr>
        <w:ind w:left="3600" w:hanging="360"/>
      </w:pPr>
      <w:rPr>
        <w:rFonts w:ascii="Courier New" w:hAnsi="Courier New" w:hint="default"/>
      </w:rPr>
    </w:lvl>
    <w:lvl w:ilvl="5" w:tplc="612411F6">
      <w:start w:val="1"/>
      <w:numFmt w:val="bullet"/>
      <w:lvlText w:val=""/>
      <w:lvlJc w:val="left"/>
      <w:pPr>
        <w:ind w:left="4320" w:hanging="360"/>
      </w:pPr>
      <w:rPr>
        <w:rFonts w:ascii="Wingdings" w:hAnsi="Wingdings" w:hint="default"/>
      </w:rPr>
    </w:lvl>
    <w:lvl w:ilvl="6" w:tplc="798EDB92">
      <w:start w:val="1"/>
      <w:numFmt w:val="bullet"/>
      <w:lvlText w:val=""/>
      <w:lvlJc w:val="left"/>
      <w:pPr>
        <w:ind w:left="5040" w:hanging="360"/>
      </w:pPr>
      <w:rPr>
        <w:rFonts w:ascii="Symbol" w:hAnsi="Symbol" w:hint="default"/>
      </w:rPr>
    </w:lvl>
    <w:lvl w:ilvl="7" w:tplc="1B90D1BC">
      <w:start w:val="1"/>
      <w:numFmt w:val="bullet"/>
      <w:lvlText w:val="o"/>
      <w:lvlJc w:val="left"/>
      <w:pPr>
        <w:ind w:left="5760" w:hanging="360"/>
      </w:pPr>
      <w:rPr>
        <w:rFonts w:ascii="Courier New" w:hAnsi="Courier New" w:hint="default"/>
      </w:rPr>
    </w:lvl>
    <w:lvl w:ilvl="8" w:tplc="C35407B4">
      <w:start w:val="1"/>
      <w:numFmt w:val="bullet"/>
      <w:lvlText w:val=""/>
      <w:lvlJc w:val="left"/>
      <w:pPr>
        <w:ind w:left="6480" w:hanging="360"/>
      </w:pPr>
      <w:rPr>
        <w:rFonts w:ascii="Wingdings" w:hAnsi="Wingdings" w:hint="default"/>
      </w:rPr>
    </w:lvl>
  </w:abstractNum>
  <w:abstractNum w:abstractNumId="3" w15:restartNumberingAfterBreak="0">
    <w:nsid w:val="11A944BD"/>
    <w:multiLevelType w:val="hybridMultilevel"/>
    <w:tmpl w:val="140EB8D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1B6F3261"/>
    <w:multiLevelType w:val="hybridMultilevel"/>
    <w:tmpl w:val="0128B948"/>
    <w:lvl w:ilvl="0" w:tplc="0416000F">
      <w:start w:val="1"/>
      <w:numFmt w:val="decimal"/>
      <w:lvlText w:val="%1."/>
      <w:lvlJc w:val="left"/>
      <w:pPr>
        <w:ind w:left="1428" w:hanging="360"/>
      </w:pPr>
    </w:lvl>
    <w:lvl w:ilvl="1" w:tplc="04160019" w:tentative="1">
      <w:start w:val="1"/>
      <w:numFmt w:val="lowerLetter"/>
      <w:lvlText w:val="%2."/>
      <w:lvlJc w:val="left"/>
      <w:pPr>
        <w:ind w:left="2148" w:hanging="360"/>
      </w:pPr>
    </w:lvl>
    <w:lvl w:ilvl="2" w:tplc="0416001B" w:tentative="1">
      <w:start w:val="1"/>
      <w:numFmt w:val="lowerRoman"/>
      <w:lvlText w:val="%3."/>
      <w:lvlJc w:val="right"/>
      <w:pPr>
        <w:ind w:left="2868" w:hanging="180"/>
      </w:pPr>
    </w:lvl>
    <w:lvl w:ilvl="3" w:tplc="0416000F" w:tentative="1">
      <w:start w:val="1"/>
      <w:numFmt w:val="decimal"/>
      <w:lvlText w:val="%4."/>
      <w:lvlJc w:val="left"/>
      <w:pPr>
        <w:ind w:left="3588" w:hanging="360"/>
      </w:pPr>
    </w:lvl>
    <w:lvl w:ilvl="4" w:tplc="04160019" w:tentative="1">
      <w:start w:val="1"/>
      <w:numFmt w:val="lowerLetter"/>
      <w:lvlText w:val="%5."/>
      <w:lvlJc w:val="left"/>
      <w:pPr>
        <w:ind w:left="4308" w:hanging="360"/>
      </w:pPr>
    </w:lvl>
    <w:lvl w:ilvl="5" w:tplc="0416001B" w:tentative="1">
      <w:start w:val="1"/>
      <w:numFmt w:val="lowerRoman"/>
      <w:lvlText w:val="%6."/>
      <w:lvlJc w:val="right"/>
      <w:pPr>
        <w:ind w:left="5028" w:hanging="180"/>
      </w:pPr>
    </w:lvl>
    <w:lvl w:ilvl="6" w:tplc="0416000F" w:tentative="1">
      <w:start w:val="1"/>
      <w:numFmt w:val="decimal"/>
      <w:lvlText w:val="%7."/>
      <w:lvlJc w:val="left"/>
      <w:pPr>
        <w:ind w:left="5748" w:hanging="360"/>
      </w:pPr>
    </w:lvl>
    <w:lvl w:ilvl="7" w:tplc="04160019" w:tentative="1">
      <w:start w:val="1"/>
      <w:numFmt w:val="lowerLetter"/>
      <w:lvlText w:val="%8."/>
      <w:lvlJc w:val="left"/>
      <w:pPr>
        <w:ind w:left="6468" w:hanging="360"/>
      </w:pPr>
    </w:lvl>
    <w:lvl w:ilvl="8" w:tplc="0416001B" w:tentative="1">
      <w:start w:val="1"/>
      <w:numFmt w:val="lowerRoman"/>
      <w:lvlText w:val="%9."/>
      <w:lvlJc w:val="right"/>
      <w:pPr>
        <w:ind w:left="7188" w:hanging="180"/>
      </w:pPr>
    </w:lvl>
  </w:abstractNum>
  <w:abstractNum w:abstractNumId="5" w15:restartNumberingAfterBreak="0">
    <w:nsid w:val="1ED62796"/>
    <w:multiLevelType w:val="hybridMultilevel"/>
    <w:tmpl w:val="4186069C"/>
    <w:lvl w:ilvl="0" w:tplc="687E4994">
      <w:start w:val="1"/>
      <w:numFmt w:val="upperRoman"/>
      <w:lvlText w:val="%1."/>
      <w:lvlJc w:val="left"/>
      <w:pPr>
        <w:ind w:left="780" w:hanging="720"/>
      </w:pPr>
      <w:rPr>
        <w:rFonts w:hint="default"/>
      </w:rPr>
    </w:lvl>
    <w:lvl w:ilvl="1" w:tplc="04160019" w:tentative="1">
      <w:start w:val="1"/>
      <w:numFmt w:val="lowerLetter"/>
      <w:lvlText w:val="%2."/>
      <w:lvlJc w:val="left"/>
      <w:pPr>
        <w:ind w:left="1140" w:hanging="360"/>
      </w:pPr>
    </w:lvl>
    <w:lvl w:ilvl="2" w:tplc="0416001B" w:tentative="1">
      <w:start w:val="1"/>
      <w:numFmt w:val="lowerRoman"/>
      <w:lvlText w:val="%3."/>
      <w:lvlJc w:val="right"/>
      <w:pPr>
        <w:ind w:left="1860" w:hanging="180"/>
      </w:pPr>
    </w:lvl>
    <w:lvl w:ilvl="3" w:tplc="0416000F" w:tentative="1">
      <w:start w:val="1"/>
      <w:numFmt w:val="decimal"/>
      <w:lvlText w:val="%4."/>
      <w:lvlJc w:val="left"/>
      <w:pPr>
        <w:ind w:left="2580" w:hanging="360"/>
      </w:pPr>
    </w:lvl>
    <w:lvl w:ilvl="4" w:tplc="04160019" w:tentative="1">
      <w:start w:val="1"/>
      <w:numFmt w:val="lowerLetter"/>
      <w:lvlText w:val="%5."/>
      <w:lvlJc w:val="left"/>
      <w:pPr>
        <w:ind w:left="3300" w:hanging="360"/>
      </w:pPr>
    </w:lvl>
    <w:lvl w:ilvl="5" w:tplc="0416001B" w:tentative="1">
      <w:start w:val="1"/>
      <w:numFmt w:val="lowerRoman"/>
      <w:lvlText w:val="%6."/>
      <w:lvlJc w:val="right"/>
      <w:pPr>
        <w:ind w:left="4020" w:hanging="180"/>
      </w:pPr>
    </w:lvl>
    <w:lvl w:ilvl="6" w:tplc="0416000F" w:tentative="1">
      <w:start w:val="1"/>
      <w:numFmt w:val="decimal"/>
      <w:lvlText w:val="%7."/>
      <w:lvlJc w:val="left"/>
      <w:pPr>
        <w:ind w:left="4740" w:hanging="360"/>
      </w:pPr>
    </w:lvl>
    <w:lvl w:ilvl="7" w:tplc="04160019" w:tentative="1">
      <w:start w:val="1"/>
      <w:numFmt w:val="lowerLetter"/>
      <w:lvlText w:val="%8."/>
      <w:lvlJc w:val="left"/>
      <w:pPr>
        <w:ind w:left="5460" w:hanging="360"/>
      </w:pPr>
    </w:lvl>
    <w:lvl w:ilvl="8" w:tplc="0416001B" w:tentative="1">
      <w:start w:val="1"/>
      <w:numFmt w:val="lowerRoman"/>
      <w:lvlText w:val="%9."/>
      <w:lvlJc w:val="right"/>
      <w:pPr>
        <w:ind w:left="6180" w:hanging="180"/>
      </w:pPr>
    </w:lvl>
  </w:abstractNum>
  <w:abstractNum w:abstractNumId="6" w15:restartNumberingAfterBreak="0">
    <w:nsid w:val="22014013"/>
    <w:multiLevelType w:val="hybridMultilevel"/>
    <w:tmpl w:val="AF4C8624"/>
    <w:lvl w:ilvl="0" w:tplc="A5AEA8AC">
      <w:start w:val="1"/>
      <w:numFmt w:val="bullet"/>
      <w:lvlText w:val=""/>
      <w:lvlJc w:val="left"/>
      <w:pPr>
        <w:ind w:left="720" w:hanging="360"/>
      </w:pPr>
      <w:rPr>
        <w:rFonts w:ascii="Symbol" w:hAnsi="Symbol" w:hint="default"/>
      </w:rPr>
    </w:lvl>
    <w:lvl w:ilvl="1" w:tplc="4576389A">
      <w:start w:val="1"/>
      <w:numFmt w:val="bullet"/>
      <w:lvlText w:val=""/>
      <w:lvlJc w:val="left"/>
      <w:pPr>
        <w:ind w:left="1440" w:hanging="360"/>
      </w:pPr>
      <w:rPr>
        <w:rFonts w:ascii="Symbol" w:hAnsi="Symbol" w:hint="default"/>
      </w:rPr>
    </w:lvl>
    <w:lvl w:ilvl="2" w:tplc="D7A692AC">
      <w:start w:val="1"/>
      <w:numFmt w:val="bullet"/>
      <w:lvlText w:val=""/>
      <w:lvlJc w:val="left"/>
      <w:pPr>
        <w:ind w:left="2160" w:hanging="360"/>
      </w:pPr>
      <w:rPr>
        <w:rFonts w:ascii="Wingdings" w:hAnsi="Wingdings" w:hint="default"/>
      </w:rPr>
    </w:lvl>
    <w:lvl w:ilvl="3" w:tplc="6FC0AD48">
      <w:start w:val="1"/>
      <w:numFmt w:val="bullet"/>
      <w:lvlText w:val=""/>
      <w:lvlJc w:val="left"/>
      <w:pPr>
        <w:ind w:left="2880" w:hanging="360"/>
      </w:pPr>
      <w:rPr>
        <w:rFonts w:ascii="Symbol" w:hAnsi="Symbol" w:hint="default"/>
      </w:rPr>
    </w:lvl>
    <w:lvl w:ilvl="4" w:tplc="42062B6E">
      <w:start w:val="1"/>
      <w:numFmt w:val="bullet"/>
      <w:lvlText w:val="o"/>
      <w:lvlJc w:val="left"/>
      <w:pPr>
        <w:ind w:left="3600" w:hanging="360"/>
      </w:pPr>
      <w:rPr>
        <w:rFonts w:ascii="Courier New" w:hAnsi="Courier New" w:hint="default"/>
      </w:rPr>
    </w:lvl>
    <w:lvl w:ilvl="5" w:tplc="8DA8DDC0">
      <w:start w:val="1"/>
      <w:numFmt w:val="bullet"/>
      <w:lvlText w:val=""/>
      <w:lvlJc w:val="left"/>
      <w:pPr>
        <w:ind w:left="4320" w:hanging="360"/>
      </w:pPr>
      <w:rPr>
        <w:rFonts w:ascii="Wingdings" w:hAnsi="Wingdings" w:hint="default"/>
      </w:rPr>
    </w:lvl>
    <w:lvl w:ilvl="6" w:tplc="A9E2DF42">
      <w:start w:val="1"/>
      <w:numFmt w:val="bullet"/>
      <w:lvlText w:val=""/>
      <w:lvlJc w:val="left"/>
      <w:pPr>
        <w:ind w:left="5040" w:hanging="360"/>
      </w:pPr>
      <w:rPr>
        <w:rFonts w:ascii="Symbol" w:hAnsi="Symbol" w:hint="default"/>
      </w:rPr>
    </w:lvl>
    <w:lvl w:ilvl="7" w:tplc="8FD66936">
      <w:start w:val="1"/>
      <w:numFmt w:val="bullet"/>
      <w:lvlText w:val="o"/>
      <w:lvlJc w:val="left"/>
      <w:pPr>
        <w:ind w:left="5760" w:hanging="360"/>
      </w:pPr>
      <w:rPr>
        <w:rFonts w:ascii="Courier New" w:hAnsi="Courier New" w:hint="default"/>
      </w:rPr>
    </w:lvl>
    <w:lvl w:ilvl="8" w:tplc="D66803B6">
      <w:start w:val="1"/>
      <w:numFmt w:val="bullet"/>
      <w:lvlText w:val=""/>
      <w:lvlJc w:val="left"/>
      <w:pPr>
        <w:ind w:left="6480" w:hanging="360"/>
      </w:pPr>
      <w:rPr>
        <w:rFonts w:ascii="Wingdings" w:hAnsi="Wingdings" w:hint="default"/>
      </w:rPr>
    </w:lvl>
  </w:abstractNum>
  <w:abstractNum w:abstractNumId="7" w15:restartNumberingAfterBreak="0">
    <w:nsid w:val="23192219"/>
    <w:multiLevelType w:val="hybridMultilevel"/>
    <w:tmpl w:val="AAFC1122"/>
    <w:lvl w:ilvl="0" w:tplc="939AFC22">
      <w:start w:val="1"/>
      <w:numFmt w:val="bullet"/>
      <w:lvlText w:val=""/>
      <w:lvlJc w:val="left"/>
      <w:pPr>
        <w:ind w:left="720" w:hanging="360"/>
      </w:pPr>
      <w:rPr>
        <w:rFonts w:ascii="Symbol" w:hAnsi="Symbol" w:hint="default"/>
      </w:rPr>
    </w:lvl>
    <w:lvl w:ilvl="1" w:tplc="3A2280A2">
      <w:start w:val="1"/>
      <w:numFmt w:val="bullet"/>
      <w:lvlText w:val=""/>
      <w:lvlJc w:val="left"/>
      <w:pPr>
        <w:ind w:left="1440" w:hanging="360"/>
      </w:pPr>
      <w:rPr>
        <w:rFonts w:ascii="Symbol" w:hAnsi="Symbol" w:hint="default"/>
      </w:rPr>
    </w:lvl>
    <w:lvl w:ilvl="2" w:tplc="367A64D8">
      <w:start w:val="1"/>
      <w:numFmt w:val="bullet"/>
      <w:lvlText w:val=""/>
      <w:lvlJc w:val="left"/>
      <w:pPr>
        <w:ind w:left="2160" w:hanging="360"/>
      </w:pPr>
      <w:rPr>
        <w:rFonts w:ascii="Wingdings" w:hAnsi="Wingdings" w:hint="default"/>
      </w:rPr>
    </w:lvl>
    <w:lvl w:ilvl="3" w:tplc="3D5A008C">
      <w:start w:val="1"/>
      <w:numFmt w:val="bullet"/>
      <w:lvlText w:val=""/>
      <w:lvlJc w:val="left"/>
      <w:pPr>
        <w:ind w:left="2880" w:hanging="360"/>
      </w:pPr>
      <w:rPr>
        <w:rFonts w:ascii="Symbol" w:hAnsi="Symbol" w:hint="default"/>
      </w:rPr>
    </w:lvl>
    <w:lvl w:ilvl="4" w:tplc="6396EC04">
      <w:start w:val="1"/>
      <w:numFmt w:val="bullet"/>
      <w:lvlText w:val="o"/>
      <w:lvlJc w:val="left"/>
      <w:pPr>
        <w:ind w:left="3600" w:hanging="360"/>
      </w:pPr>
      <w:rPr>
        <w:rFonts w:ascii="Courier New" w:hAnsi="Courier New" w:hint="default"/>
      </w:rPr>
    </w:lvl>
    <w:lvl w:ilvl="5" w:tplc="11BA734A">
      <w:start w:val="1"/>
      <w:numFmt w:val="bullet"/>
      <w:lvlText w:val=""/>
      <w:lvlJc w:val="left"/>
      <w:pPr>
        <w:ind w:left="4320" w:hanging="360"/>
      </w:pPr>
      <w:rPr>
        <w:rFonts w:ascii="Wingdings" w:hAnsi="Wingdings" w:hint="default"/>
      </w:rPr>
    </w:lvl>
    <w:lvl w:ilvl="6" w:tplc="6C404388">
      <w:start w:val="1"/>
      <w:numFmt w:val="bullet"/>
      <w:lvlText w:val=""/>
      <w:lvlJc w:val="left"/>
      <w:pPr>
        <w:ind w:left="5040" w:hanging="360"/>
      </w:pPr>
      <w:rPr>
        <w:rFonts w:ascii="Symbol" w:hAnsi="Symbol" w:hint="default"/>
      </w:rPr>
    </w:lvl>
    <w:lvl w:ilvl="7" w:tplc="1F241A26">
      <w:start w:val="1"/>
      <w:numFmt w:val="bullet"/>
      <w:lvlText w:val="o"/>
      <w:lvlJc w:val="left"/>
      <w:pPr>
        <w:ind w:left="5760" w:hanging="360"/>
      </w:pPr>
      <w:rPr>
        <w:rFonts w:ascii="Courier New" w:hAnsi="Courier New" w:hint="default"/>
      </w:rPr>
    </w:lvl>
    <w:lvl w:ilvl="8" w:tplc="724C42EE">
      <w:start w:val="1"/>
      <w:numFmt w:val="bullet"/>
      <w:lvlText w:val=""/>
      <w:lvlJc w:val="left"/>
      <w:pPr>
        <w:ind w:left="6480" w:hanging="360"/>
      </w:pPr>
      <w:rPr>
        <w:rFonts w:ascii="Wingdings" w:hAnsi="Wingdings" w:hint="default"/>
      </w:rPr>
    </w:lvl>
  </w:abstractNum>
  <w:abstractNum w:abstractNumId="8" w15:restartNumberingAfterBreak="0">
    <w:nsid w:val="2C600DF6"/>
    <w:multiLevelType w:val="multilevel"/>
    <w:tmpl w:val="AF20E2B8"/>
    <w:lvl w:ilvl="0">
      <w:start w:val="1"/>
      <w:numFmt w:val="bullet"/>
      <w:lvlText w:val="●"/>
      <w:lvlJc w:val="left"/>
      <w:pPr>
        <w:ind w:left="1080" w:hanging="360"/>
      </w:pPr>
      <w:rPr>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9" w15:restartNumberingAfterBreak="0">
    <w:nsid w:val="313C7986"/>
    <w:multiLevelType w:val="hybridMultilevel"/>
    <w:tmpl w:val="9F3C2E20"/>
    <w:lvl w:ilvl="0" w:tplc="EAFA409A">
      <w:start w:val="1"/>
      <w:numFmt w:val="bullet"/>
      <w:lvlText w:val=""/>
      <w:lvlJc w:val="left"/>
      <w:pPr>
        <w:ind w:left="720" w:hanging="360"/>
      </w:pPr>
      <w:rPr>
        <w:rFonts w:ascii="Symbol" w:hAnsi="Symbol" w:hint="default"/>
      </w:rPr>
    </w:lvl>
    <w:lvl w:ilvl="1" w:tplc="D17E813E">
      <w:start w:val="1"/>
      <w:numFmt w:val="bullet"/>
      <w:lvlText w:val="o"/>
      <w:lvlJc w:val="left"/>
      <w:pPr>
        <w:ind w:left="1440" w:hanging="360"/>
      </w:pPr>
      <w:rPr>
        <w:rFonts w:ascii="Courier New" w:hAnsi="Courier New" w:hint="default"/>
      </w:rPr>
    </w:lvl>
    <w:lvl w:ilvl="2" w:tplc="C442C5B8">
      <w:start w:val="1"/>
      <w:numFmt w:val="bullet"/>
      <w:lvlText w:val=""/>
      <w:lvlJc w:val="left"/>
      <w:pPr>
        <w:ind w:left="2160" w:hanging="360"/>
      </w:pPr>
      <w:rPr>
        <w:rFonts w:ascii="Symbol" w:hAnsi="Symbol" w:hint="default"/>
      </w:rPr>
    </w:lvl>
    <w:lvl w:ilvl="3" w:tplc="A844C1F0">
      <w:start w:val="1"/>
      <w:numFmt w:val="bullet"/>
      <w:lvlText w:val=""/>
      <w:lvlJc w:val="left"/>
      <w:pPr>
        <w:ind w:left="2880" w:hanging="360"/>
      </w:pPr>
      <w:rPr>
        <w:rFonts w:ascii="Symbol" w:hAnsi="Symbol" w:hint="default"/>
      </w:rPr>
    </w:lvl>
    <w:lvl w:ilvl="4" w:tplc="8E8AAB0C">
      <w:start w:val="1"/>
      <w:numFmt w:val="bullet"/>
      <w:lvlText w:val="o"/>
      <w:lvlJc w:val="left"/>
      <w:pPr>
        <w:ind w:left="3600" w:hanging="360"/>
      </w:pPr>
      <w:rPr>
        <w:rFonts w:ascii="Courier New" w:hAnsi="Courier New" w:hint="default"/>
      </w:rPr>
    </w:lvl>
    <w:lvl w:ilvl="5" w:tplc="7F0694C4">
      <w:start w:val="1"/>
      <w:numFmt w:val="bullet"/>
      <w:lvlText w:val=""/>
      <w:lvlJc w:val="left"/>
      <w:pPr>
        <w:ind w:left="4320" w:hanging="360"/>
      </w:pPr>
      <w:rPr>
        <w:rFonts w:ascii="Wingdings" w:hAnsi="Wingdings" w:hint="default"/>
      </w:rPr>
    </w:lvl>
    <w:lvl w:ilvl="6" w:tplc="9FDEB566">
      <w:start w:val="1"/>
      <w:numFmt w:val="bullet"/>
      <w:lvlText w:val=""/>
      <w:lvlJc w:val="left"/>
      <w:pPr>
        <w:ind w:left="5040" w:hanging="360"/>
      </w:pPr>
      <w:rPr>
        <w:rFonts w:ascii="Symbol" w:hAnsi="Symbol" w:hint="default"/>
      </w:rPr>
    </w:lvl>
    <w:lvl w:ilvl="7" w:tplc="9EA22F3A">
      <w:start w:val="1"/>
      <w:numFmt w:val="bullet"/>
      <w:lvlText w:val="o"/>
      <w:lvlJc w:val="left"/>
      <w:pPr>
        <w:ind w:left="5760" w:hanging="360"/>
      </w:pPr>
      <w:rPr>
        <w:rFonts w:ascii="Courier New" w:hAnsi="Courier New" w:hint="default"/>
      </w:rPr>
    </w:lvl>
    <w:lvl w:ilvl="8" w:tplc="2EC6B7A8">
      <w:start w:val="1"/>
      <w:numFmt w:val="bullet"/>
      <w:lvlText w:val=""/>
      <w:lvlJc w:val="left"/>
      <w:pPr>
        <w:ind w:left="6480" w:hanging="360"/>
      </w:pPr>
      <w:rPr>
        <w:rFonts w:ascii="Wingdings" w:hAnsi="Wingdings" w:hint="default"/>
      </w:rPr>
    </w:lvl>
  </w:abstractNum>
  <w:abstractNum w:abstractNumId="10" w15:restartNumberingAfterBreak="0">
    <w:nsid w:val="370B4FF2"/>
    <w:multiLevelType w:val="hybridMultilevel"/>
    <w:tmpl w:val="94A022D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15:restartNumberingAfterBreak="0">
    <w:nsid w:val="3D9245AD"/>
    <w:multiLevelType w:val="hybridMultilevel"/>
    <w:tmpl w:val="93BC2BBA"/>
    <w:lvl w:ilvl="0" w:tplc="04160001">
      <w:start w:val="1"/>
      <w:numFmt w:val="bullet"/>
      <w:lvlText w:val=""/>
      <w:lvlJc w:val="left"/>
      <w:pPr>
        <w:ind w:left="1246" w:hanging="360"/>
      </w:pPr>
      <w:rPr>
        <w:rFonts w:ascii="Symbol" w:hAnsi="Symbol" w:hint="default"/>
      </w:rPr>
    </w:lvl>
    <w:lvl w:ilvl="1" w:tplc="04160003" w:tentative="1">
      <w:start w:val="1"/>
      <w:numFmt w:val="bullet"/>
      <w:lvlText w:val="o"/>
      <w:lvlJc w:val="left"/>
      <w:pPr>
        <w:ind w:left="1966" w:hanging="360"/>
      </w:pPr>
      <w:rPr>
        <w:rFonts w:ascii="Courier New" w:hAnsi="Courier New" w:cs="Courier New" w:hint="default"/>
      </w:rPr>
    </w:lvl>
    <w:lvl w:ilvl="2" w:tplc="04160005" w:tentative="1">
      <w:start w:val="1"/>
      <w:numFmt w:val="bullet"/>
      <w:lvlText w:val=""/>
      <w:lvlJc w:val="left"/>
      <w:pPr>
        <w:ind w:left="2686" w:hanging="360"/>
      </w:pPr>
      <w:rPr>
        <w:rFonts w:ascii="Wingdings" w:hAnsi="Wingdings" w:hint="default"/>
      </w:rPr>
    </w:lvl>
    <w:lvl w:ilvl="3" w:tplc="04160001" w:tentative="1">
      <w:start w:val="1"/>
      <w:numFmt w:val="bullet"/>
      <w:lvlText w:val=""/>
      <w:lvlJc w:val="left"/>
      <w:pPr>
        <w:ind w:left="3406" w:hanging="360"/>
      </w:pPr>
      <w:rPr>
        <w:rFonts w:ascii="Symbol" w:hAnsi="Symbol" w:hint="default"/>
      </w:rPr>
    </w:lvl>
    <w:lvl w:ilvl="4" w:tplc="04160003" w:tentative="1">
      <w:start w:val="1"/>
      <w:numFmt w:val="bullet"/>
      <w:lvlText w:val="o"/>
      <w:lvlJc w:val="left"/>
      <w:pPr>
        <w:ind w:left="4126" w:hanging="360"/>
      </w:pPr>
      <w:rPr>
        <w:rFonts w:ascii="Courier New" w:hAnsi="Courier New" w:cs="Courier New" w:hint="default"/>
      </w:rPr>
    </w:lvl>
    <w:lvl w:ilvl="5" w:tplc="04160005" w:tentative="1">
      <w:start w:val="1"/>
      <w:numFmt w:val="bullet"/>
      <w:lvlText w:val=""/>
      <w:lvlJc w:val="left"/>
      <w:pPr>
        <w:ind w:left="4846" w:hanging="360"/>
      </w:pPr>
      <w:rPr>
        <w:rFonts w:ascii="Wingdings" w:hAnsi="Wingdings" w:hint="default"/>
      </w:rPr>
    </w:lvl>
    <w:lvl w:ilvl="6" w:tplc="04160001" w:tentative="1">
      <w:start w:val="1"/>
      <w:numFmt w:val="bullet"/>
      <w:lvlText w:val=""/>
      <w:lvlJc w:val="left"/>
      <w:pPr>
        <w:ind w:left="5566" w:hanging="360"/>
      </w:pPr>
      <w:rPr>
        <w:rFonts w:ascii="Symbol" w:hAnsi="Symbol" w:hint="default"/>
      </w:rPr>
    </w:lvl>
    <w:lvl w:ilvl="7" w:tplc="04160003" w:tentative="1">
      <w:start w:val="1"/>
      <w:numFmt w:val="bullet"/>
      <w:lvlText w:val="o"/>
      <w:lvlJc w:val="left"/>
      <w:pPr>
        <w:ind w:left="6286" w:hanging="360"/>
      </w:pPr>
      <w:rPr>
        <w:rFonts w:ascii="Courier New" w:hAnsi="Courier New" w:cs="Courier New" w:hint="default"/>
      </w:rPr>
    </w:lvl>
    <w:lvl w:ilvl="8" w:tplc="04160005" w:tentative="1">
      <w:start w:val="1"/>
      <w:numFmt w:val="bullet"/>
      <w:lvlText w:val=""/>
      <w:lvlJc w:val="left"/>
      <w:pPr>
        <w:ind w:left="7006" w:hanging="360"/>
      </w:pPr>
      <w:rPr>
        <w:rFonts w:ascii="Wingdings" w:hAnsi="Wingdings" w:hint="default"/>
      </w:rPr>
    </w:lvl>
  </w:abstractNum>
  <w:abstractNum w:abstractNumId="12" w15:restartNumberingAfterBreak="0">
    <w:nsid w:val="53D7298F"/>
    <w:multiLevelType w:val="hybridMultilevel"/>
    <w:tmpl w:val="308E27CE"/>
    <w:lvl w:ilvl="0" w:tplc="6500284E">
      <w:start w:val="1"/>
      <w:numFmt w:val="bullet"/>
      <w:lvlText w:val=""/>
      <w:lvlJc w:val="left"/>
      <w:pPr>
        <w:ind w:left="720" w:hanging="360"/>
      </w:pPr>
      <w:rPr>
        <w:rFonts w:ascii="Symbol" w:hAnsi="Symbol" w:hint="default"/>
      </w:rPr>
    </w:lvl>
    <w:lvl w:ilvl="1" w:tplc="8D10361C">
      <w:start w:val="1"/>
      <w:numFmt w:val="bullet"/>
      <w:lvlText w:val=""/>
      <w:lvlJc w:val="left"/>
      <w:pPr>
        <w:ind w:left="1440" w:hanging="360"/>
      </w:pPr>
      <w:rPr>
        <w:rFonts w:ascii="Symbol" w:hAnsi="Symbol" w:hint="default"/>
      </w:rPr>
    </w:lvl>
    <w:lvl w:ilvl="2" w:tplc="381E3DA0">
      <w:start w:val="1"/>
      <w:numFmt w:val="bullet"/>
      <w:lvlText w:val=""/>
      <w:lvlJc w:val="left"/>
      <w:pPr>
        <w:ind w:left="2160" w:hanging="360"/>
      </w:pPr>
      <w:rPr>
        <w:rFonts w:ascii="Wingdings" w:hAnsi="Wingdings" w:hint="default"/>
      </w:rPr>
    </w:lvl>
    <w:lvl w:ilvl="3" w:tplc="82F206D4">
      <w:start w:val="1"/>
      <w:numFmt w:val="bullet"/>
      <w:lvlText w:val=""/>
      <w:lvlJc w:val="left"/>
      <w:pPr>
        <w:ind w:left="2880" w:hanging="360"/>
      </w:pPr>
      <w:rPr>
        <w:rFonts w:ascii="Symbol" w:hAnsi="Symbol" w:hint="default"/>
      </w:rPr>
    </w:lvl>
    <w:lvl w:ilvl="4" w:tplc="5412AD8E">
      <w:start w:val="1"/>
      <w:numFmt w:val="bullet"/>
      <w:lvlText w:val="o"/>
      <w:lvlJc w:val="left"/>
      <w:pPr>
        <w:ind w:left="3600" w:hanging="360"/>
      </w:pPr>
      <w:rPr>
        <w:rFonts w:ascii="Courier New" w:hAnsi="Courier New" w:hint="default"/>
      </w:rPr>
    </w:lvl>
    <w:lvl w:ilvl="5" w:tplc="A3CE9F02">
      <w:start w:val="1"/>
      <w:numFmt w:val="bullet"/>
      <w:lvlText w:val=""/>
      <w:lvlJc w:val="left"/>
      <w:pPr>
        <w:ind w:left="4320" w:hanging="360"/>
      </w:pPr>
      <w:rPr>
        <w:rFonts w:ascii="Wingdings" w:hAnsi="Wingdings" w:hint="default"/>
      </w:rPr>
    </w:lvl>
    <w:lvl w:ilvl="6" w:tplc="BE36D206">
      <w:start w:val="1"/>
      <w:numFmt w:val="bullet"/>
      <w:lvlText w:val=""/>
      <w:lvlJc w:val="left"/>
      <w:pPr>
        <w:ind w:left="5040" w:hanging="360"/>
      </w:pPr>
      <w:rPr>
        <w:rFonts w:ascii="Symbol" w:hAnsi="Symbol" w:hint="default"/>
      </w:rPr>
    </w:lvl>
    <w:lvl w:ilvl="7" w:tplc="EF30A362">
      <w:start w:val="1"/>
      <w:numFmt w:val="bullet"/>
      <w:lvlText w:val="o"/>
      <w:lvlJc w:val="left"/>
      <w:pPr>
        <w:ind w:left="5760" w:hanging="360"/>
      </w:pPr>
      <w:rPr>
        <w:rFonts w:ascii="Courier New" w:hAnsi="Courier New" w:hint="default"/>
      </w:rPr>
    </w:lvl>
    <w:lvl w:ilvl="8" w:tplc="92A4151C">
      <w:start w:val="1"/>
      <w:numFmt w:val="bullet"/>
      <w:lvlText w:val=""/>
      <w:lvlJc w:val="left"/>
      <w:pPr>
        <w:ind w:left="6480" w:hanging="360"/>
      </w:pPr>
      <w:rPr>
        <w:rFonts w:ascii="Wingdings" w:hAnsi="Wingdings" w:hint="default"/>
      </w:rPr>
    </w:lvl>
  </w:abstractNum>
  <w:abstractNum w:abstractNumId="13" w15:restartNumberingAfterBreak="0">
    <w:nsid w:val="621A5BE2"/>
    <w:multiLevelType w:val="hybridMultilevel"/>
    <w:tmpl w:val="ACEA27CC"/>
    <w:lvl w:ilvl="0" w:tplc="04160001">
      <w:start w:val="1"/>
      <w:numFmt w:val="bullet"/>
      <w:lvlText w:val=""/>
      <w:lvlJc w:val="left"/>
      <w:pPr>
        <w:ind w:left="1446" w:hanging="360"/>
      </w:pPr>
      <w:rPr>
        <w:rFonts w:ascii="Symbol" w:hAnsi="Symbol" w:hint="default"/>
      </w:rPr>
    </w:lvl>
    <w:lvl w:ilvl="1" w:tplc="04160003" w:tentative="1">
      <w:start w:val="1"/>
      <w:numFmt w:val="bullet"/>
      <w:lvlText w:val="o"/>
      <w:lvlJc w:val="left"/>
      <w:pPr>
        <w:ind w:left="2166" w:hanging="360"/>
      </w:pPr>
      <w:rPr>
        <w:rFonts w:ascii="Courier New" w:hAnsi="Courier New" w:cs="Courier New" w:hint="default"/>
      </w:rPr>
    </w:lvl>
    <w:lvl w:ilvl="2" w:tplc="04160005" w:tentative="1">
      <w:start w:val="1"/>
      <w:numFmt w:val="bullet"/>
      <w:lvlText w:val=""/>
      <w:lvlJc w:val="left"/>
      <w:pPr>
        <w:ind w:left="2886" w:hanging="360"/>
      </w:pPr>
      <w:rPr>
        <w:rFonts w:ascii="Wingdings" w:hAnsi="Wingdings" w:hint="default"/>
      </w:rPr>
    </w:lvl>
    <w:lvl w:ilvl="3" w:tplc="04160001" w:tentative="1">
      <w:start w:val="1"/>
      <w:numFmt w:val="bullet"/>
      <w:lvlText w:val=""/>
      <w:lvlJc w:val="left"/>
      <w:pPr>
        <w:ind w:left="3606" w:hanging="360"/>
      </w:pPr>
      <w:rPr>
        <w:rFonts w:ascii="Symbol" w:hAnsi="Symbol" w:hint="default"/>
      </w:rPr>
    </w:lvl>
    <w:lvl w:ilvl="4" w:tplc="04160003" w:tentative="1">
      <w:start w:val="1"/>
      <w:numFmt w:val="bullet"/>
      <w:lvlText w:val="o"/>
      <w:lvlJc w:val="left"/>
      <w:pPr>
        <w:ind w:left="4326" w:hanging="360"/>
      </w:pPr>
      <w:rPr>
        <w:rFonts w:ascii="Courier New" w:hAnsi="Courier New" w:cs="Courier New" w:hint="default"/>
      </w:rPr>
    </w:lvl>
    <w:lvl w:ilvl="5" w:tplc="04160005" w:tentative="1">
      <w:start w:val="1"/>
      <w:numFmt w:val="bullet"/>
      <w:lvlText w:val=""/>
      <w:lvlJc w:val="left"/>
      <w:pPr>
        <w:ind w:left="5046" w:hanging="360"/>
      </w:pPr>
      <w:rPr>
        <w:rFonts w:ascii="Wingdings" w:hAnsi="Wingdings" w:hint="default"/>
      </w:rPr>
    </w:lvl>
    <w:lvl w:ilvl="6" w:tplc="04160001" w:tentative="1">
      <w:start w:val="1"/>
      <w:numFmt w:val="bullet"/>
      <w:lvlText w:val=""/>
      <w:lvlJc w:val="left"/>
      <w:pPr>
        <w:ind w:left="5766" w:hanging="360"/>
      </w:pPr>
      <w:rPr>
        <w:rFonts w:ascii="Symbol" w:hAnsi="Symbol" w:hint="default"/>
      </w:rPr>
    </w:lvl>
    <w:lvl w:ilvl="7" w:tplc="04160003" w:tentative="1">
      <w:start w:val="1"/>
      <w:numFmt w:val="bullet"/>
      <w:lvlText w:val="o"/>
      <w:lvlJc w:val="left"/>
      <w:pPr>
        <w:ind w:left="6486" w:hanging="360"/>
      </w:pPr>
      <w:rPr>
        <w:rFonts w:ascii="Courier New" w:hAnsi="Courier New" w:cs="Courier New" w:hint="default"/>
      </w:rPr>
    </w:lvl>
    <w:lvl w:ilvl="8" w:tplc="04160005" w:tentative="1">
      <w:start w:val="1"/>
      <w:numFmt w:val="bullet"/>
      <w:lvlText w:val=""/>
      <w:lvlJc w:val="left"/>
      <w:pPr>
        <w:ind w:left="7206" w:hanging="360"/>
      </w:pPr>
      <w:rPr>
        <w:rFonts w:ascii="Wingdings" w:hAnsi="Wingdings" w:hint="default"/>
      </w:rPr>
    </w:lvl>
  </w:abstractNum>
  <w:abstractNum w:abstractNumId="14" w15:restartNumberingAfterBreak="0">
    <w:nsid w:val="67242E53"/>
    <w:multiLevelType w:val="hybridMultilevel"/>
    <w:tmpl w:val="AB6A9708"/>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15" w15:restartNumberingAfterBreak="0">
    <w:nsid w:val="682E6717"/>
    <w:multiLevelType w:val="hybridMultilevel"/>
    <w:tmpl w:val="2F42620C"/>
    <w:lvl w:ilvl="0" w:tplc="F5E269D0">
      <w:start w:val="1"/>
      <w:numFmt w:val="bullet"/>
      <w:lvlText w:val=""/>
      <w:lvlJc w:val="left"/>
      <w:pPr>
        <w:ind w:left="720" w:hanging="360"/>
      </w:pPr>
      <w:rPr>
        <w:rFonts w:ascii="Symbol" w:hAnsi="Symbol" w:hint="default"/>
      </w:rPr>
    </w:lvl>
    <w:lvl w:ilvl="1" w:tplc="ED9E5DC2">
      <w:start w:val="1"/>
      <w:numFmt w:val="bullet"/>
      <w:lvlText w:val=""/>
      <w:lvlJc w:val="left"/>
      <w:pPr>
        <w:ind w:left="1440" w:hanging="360"/>
      </w:pPr>
      <w:rPr>
        <w:rFonts w:ascii="Symbol" w:hAnsi="Symbol" w:hint="default"/>
      </w:rPr>
    </w:lvl>
    <w:lvl w:ilvl="2" w:tplc="722210BA">
      <w:start w:val="1"/>
      <w:numFmt w:val="bullet"/>
      <w:lvlText w:val=""/>
      <w:lvlJc w:val="left"/>
      <w:pPr>
        <w:ind w:left="2160" w:hanging="360"/>
      </w:pPr>
      <w:rPr>
        <w:rFonts w:ascii="Wingdings" w:hAnsi="Wingdings" w:hint="default"/>
      </w:rPr>
    </w:lvl>
    <w:lvl w:ilvl="3" w:tplc="0FF0DB0C">
      <w:start w:val="1"/>
      <w:numFmt w:val="bullet"/>
      <w:lvlText w:val=""/>
      <w:lvlJc w:val="left"/>
      <w:pPr>
        <w:ind w:left="2880" w:hanging="360"/>
      </w:pPr>
      <w:rPr>
        <w:rFonts w:ascii="Symbol" w:hAnsi="Symbol" w:hint="default"/>
      </w:rPr>
    </w:lvl>
    <w:lvl w:ilvl="4" w:tplc="D6FC3B10">
      <w:start w:val="1"/>
      <w:numFmt w:val="bullet"/>
      <w:lvlText w:val="o"/>
      <w:lvlJc w:val="left"/>
      <w:pPr>
        <w:ind w:left="3600" w:hanging="360"/>
      </w:pPr>
      <w:rPr>
        <w:rFonts w:ascii="Courier New" w:hAnsi="Courier New" w:hint="default"/>
      </w:rPr>
    </w:lvl>
    <w:lvl w:ilvl="5" w:tplc="59847008">
      <w:start w:val="1"/>
      <w:numFmt w:val="bullet"/>
      <w:lvlText w:val=""/>
      <w:lvlJc w:val="left"/>
      <w:pPr>
        <w:ind w:left="4320" w:hanging="360"/>
      </w:pPr>
      <w:rPr>
        <w:rFonts w:ascii="Wingdings" w:hAnsi="Wingdings" w:hint="default"/>
      </w:rPr>
    </w:lvl>
    <w:lvl w:ilvl="6" w:tplc="5066F0F8">
      <w:start w:val="1"/>
      <w:numFmt w:val="bullet"/>
      <w:lvlText w:val=""/>
      <w:lvlJc w:val="left"/>
      <w:pPr>
        <w:ind w:left="5040" w:hanging="360"/>
      </w:pPr>
      <w:rPr>
        <w:rFonts w:ascii="Symbol" w:hAnsi="Symbol" w:hint="default"/>
      </w:rPr>
    </w:lvl>
    <w:lvl w:ilvl="7" w:tplc="1E8E7C8A">
      <w:start w:val="1"/>
      <w:numFmt w:val="bullet"/>
      <w:lvlText w:val="o"/>
      <w:lvlJc w:val="left"/>
      <w:pPr>
        <w:ind w:left="5760" w:hanging="360"/>
      </w:pPr>
      <w:rPr>
        <w:rFonts w:ascii="Courier New" w:hAnsi="Courier New" w:hint="default"/>
      </w:rPr>
    </w:lvl>
    <w:lvl w:ilvl="8" w:tplc="60CE29D4">
      <w:start w:val="1"/>
      <w:numFmt w:val="bullet"/>
      <w:lvlText w:val=""/>
      <w:lvlJc w:val="left"/>
      <w:pPr>
        <w:ind w:left="6480" w:hanging="360"/>
      </w:pPr>
      <w:rPr>
        <w:rFonts w:ascii="Wingdings" w:hAnsi="Wingdings" w:hint="default"/>
      </w:rPr>
    </w:lvl>
  </w:abstractNum>
  <w:abstractNum w:abstractNumId="16" w15:restartNumberingAfterBreak="0">
    <w:nsid w:val="72A87946"/>
    <w:multiLevelType w:val="hybridMultilevel"/>
    <w:tmpl w:val="988497CA"/>
    <w:lvl w:ilvl="0" w:tplc="0416000F">
      <w:start w:val="1"/>
      <w:numFmt w:val="decimal"/>
      <w:lvlText w:val="%1."/>
      <w:lvlJc w:val="left"/>
      <w:pPr>
        <w:ind w:left="1428" w:hanging="360"/>
      </w:pPr>
    </w:lvl>
    <w:lvl w:ilvl="1" w:tplc="04160019" w:tentative="1">
      <w:start w:val="1"/>
      <w:numFmt w:val="lowerLetter"/>
      <w:lvlText w:val="%2."/>
      <w:lvlJc w:val="left"/>
      <w:pPr>
        <w:ind w:left="2148" w:hanging="360"/>
      </w:pPr>
    </w:lvl>
    <w:lvl w:ilvl="2" w:tplc="0416001B" w:tentative="1">
      <w:start w:val="1"/>
      <w:numFmt w:val="lowerRoman"/>
      <w:lvlText w:val="%3."/>
      <w:lvlJc w:val="right"/>
      <w:pPr>
        <w:ind w:left="2868" w:hanging="180"/>
      </w:pPr>
    </w:lvl>
    <w:lvl w:ilvl="3" w:tplc="0416000F" w:tentative="1">
      <w:start w:val="1"/>
      <w:numFmt w:val="decimal"/>
      <w:lvlText w:val="%4."/>
      <w:lvlJc w:val="left"/>
      <w:pPr>
        <w:ind w:left="3588" w:hanging="360"/>
      </w:pPr>
    </w:lvl>
    <w:lvl w:ilvl="4" w:tplc="04160019" w:tentative="1">
      <w:start w:val="1"/>
      <w:numFmt w:val="lowerLetter"/>
      <w:lvlText w:val="%5."/>
      <w:lvlJc w:val="left"/>
      <w:pPr>
        <w:ind w:left="4308" w:hanging="360"/>
      </w:pPr>
    </w:lvl>
    <w:lvl w:ilvl="5" w:tplc="0416001B" w:tentative="1">
      <w:start w:val="1"/>
      <w:numFmt w:val="lowerRoman"/>
      <w:lvlText w:val="%6."/>
      <w:lvlJc w:val="right"/>
      <w:pPr>
        <w:ind w:left="5028" w:hanging="180"/>
      </w:pPr>
    </w:lvl>
    <w:lvl w:ilvl="6" w:tplc="0416000F" w:tentative="1">
      <w:start w:val="1"/>
      <w:numFmt w:val="decimal"/>
      <w:lvlText w:val="%7."/>
      <w:lvlJc w:val="left"/>
      <w:pPr>
        <w:ind w:left="5748" w:hanging="360"/>
      </w:pPr>
    </w:lvl>
    <w:lvl w:ilvl="7" w:tplc="04160019" w:tentative="1">
      <w:start w:val="1"/>
      <w:numFmt w:val="lowerLetter"/>
      <w:lvlText w:val="%8."/>
      <w:lvlJc w:val="left"/>
      <w:pPr>
        <w:ind w:left="6468" w:hanging="360"/>
      </w:pPr>
    </w:lvl>
    <w:lvl w:ilvl="8" w:tplc="0416001B" w:tentative="1">
      <w:start w:val="1"/>
      <w:numFmt w:val="lowerRoman"/>
      <w:lvlText w:val="%9."/>
      <w:lvlJc w:val="right"/>
      <w:pPr>
        <w:ind w:left="7188" w:hanging="180"/>
      </w:pPr>
    </w:lvl>
  </w:abstractNum>
  <w:abstractNum w:abstractNumId="17" w15:restartNumberingAfterBreak="0">
    <w:nsid w:val="77053E93"/>
    <w:multiLevelType w:val="hybridMultilevel"/>
    <w:tmpl w:val="BED0B7B6"/>
    <w:lvl w:ilvl="0" w:tplc="6B0E8158">
      <w:start w:val="1"/>
      <w:numFmt w:val="bullet"/>
      <w:lvlText w:val=""/>
      <w:lvlJc w:val="left"/>
      <w:pPr>
        <w:ind w:left="720" w:hanging="360"/>
      </w:pPr>
      <w:rPr>
        <w:rFonts w:ascii="Symbol" w:hAnsi="Symbol" w:hint="default"/>
      </w:rPr>
    </w:lvl>
    <w:lvl w:ilvl="1" w:tplc="9C063ACA">
      <w:start w:val="1"/>
      <w:numFmt w:val="bullet"/>
      <w:lvlText w:val="o"/>
      <w:lvlJc w:val="left"/>
      <w:pPr>
        <w:ind w:left="1440" w:hanging="360"/>
      </w:pPr>
      <w:rPr>
        <w:rFonts w:ascii="Courier New" w:hAnsi="Courier New" w:hint="default"/>
      </w:rPr>
    </w:lvl>
    <w:lvl w:ilvl="2" w:tplc="A8A8C832">
      <w:start w:val="1"/>
      <w:numFmt w:val="bullet"/>
      <w:lvlText w:val=""/>
      <w:lvlJc w:val="left"/>
      <w:pPr>
        <w:ind w:left="2160" w:hanging="360"/>
      </w:pPr>
      <w:rPr>
        <w:rFonts w:ascii="Symbol" w:hAnsi="Symbol" w:hint="default"/>
      </w:rPr>
    </w:lvl>
    <w:lvl w:ilvl="3" w:tplc="E318B11C">
      <w:start w:val="1"/>
      <w:numFmt w:val="bullet"/>
      <w:lvlText w:val=""/>
      <w:lvlJc w:val="left"/>
      <w:pPr>
        <w:ind w:left="2880" w:hanging="360"/>
      </w:pPr>
      <w:rPr>
        <w:rFonts w:ascii="Symbol" w:hAnsi="Symbol" w:hint="default"/>
      </w:rPr>
    </w:lvl>
    <w:lvl w:ilvl="4" w:tplc="FFD8A820">
      <w:start w:val="1"/>
      <w:numFmt w:val="bullet"/>
      <w:lvlText w:val="o"/>
      <w:lvlJc w:val="left"/>
      <w:pPr>
        <w:ind w:left="3600" w:hanging="360"/>
      </w:pPr>
      <w:rPr>
        <w:rFonts w:ascii="Courier New" w:hAnsi="Courier New" w:hint="default"/>
      </w:rPr>
    </w:lvl>
    <w:lvl w:ilvl="5" w:tplc="5308C3C6">
      <w:start w:val="1"/>
      <w:numFmt w:val="bullet"/>
      <w:lvlText w:val=""/>
      <w:lvlJc w:val="left"/>
      <w:pPr>
        <w:ind w:left="4320" w:hanging="360"/>
      </w:pPr>
      <w:rPr>
        <w:rFonts w:ascii="Wingdings" w:hAnsi="Wingdings" w:hint="default"/>
      </w:rPr>
    </w:lvl>
    <w:lvl w:ilvl="6" w:tplc="2710DF48">
      <w:start w:val="1"/>
      <w:numFmt w:val="bullet"/>
      <w:lvlText w:val=""/>
      <w:lvlJc w:val="left"/>
      <w:pPr>
        <w:ind w:left="5040" w:hanging="360"/>
      </w:pPr>
      <w:rPr>
        <w:rFonts w:ascii="Symbol" w:hAnsi="Symbol" w:hint="default"/>
      </w:rPr>
    </w:lvl>
    <w:lvl w:ilvl="7" w:tplc="480A2F24">
      <w:start w:val="1"/>
      <w:numFmt w:val="bullet"/>
      <w:lvlText w:val="o"/>
      <w:lvlJc w:val="left"/>
      <w:pPr>
        <w:ind w:left="5760" w:hanging="360"/>
      </w:pPr>
      <w:rPr>
        <w:rFonts w:ascii="Courier New" w:hAnsi="Courier New" w:hint="default"/>
      </w:rPr>
    </w:lvl>
    <w:lvl w:ilvl="8" w:tplc="DDAA793C">
      <w:start w:val="1"/>
      <w:numFmt w:val="bullet"/>
      <w:lvlText w:val=""/>
      <w:lvlJc w:val="left"/>
      <w:pPr>
        <w:ind w:left="6480" w:hanging="360"/>
      </w:pPr>
      <w:rPr>
        <w:rFonts w:ascii="Wingdings" w:hAnsi="Wingdings" w:hint="default"/>
      </w:rPr>
    </w:lvl>
  </w:abstractNum>
  <w:num w:numId="1">
    <w:abstractNumId w:val="12"/>
  </w:num>
  <w:num w:numId="2">
    <w:abstractNumId w:val="6"/>
  </w:num>
  <w:num w:numId="3">
    <w:abstractNumId w:val="15"/>
  </w:num>
  <w:num w:numId="4">
    <w:abstractNumId w:val="17"/>
  </w:num>
  <w:num w:numId="5">
    <w:abstractNumId w:val="9"/>
  </w:num>
  <w:num w:numId="6">
    <w:abstractNumId w:val="2"/>
  </w:num>
  <w:num w:numId="7">
    <w:abstractNumId w:val="0"/>
  </w:num>
  <w:num w:numId="8">
    <w:abstractNumId w:val="7"/>
  </w:num>
  <w:num w:numId="9">
    <w:abstractNumId w:val="1"/>
  </w:num>
  <w:num w:numId="10">
    <w:abstractNumId w:val="10"/>
  </w:num>
  <w:num w:numId="11">
    <w:abstractNumId w:val="4"/>
  </w:num>
  <w:num w:numId="12">
    <w:abstractNumId w:val="14"/>
  </w:num>
  <w:num w:numId="13">
    <w:abstractNumId w:val="13"/>
  </w:num>
  <w:num w:numId="14">
    <w:abstractNumId w:val="16"/>
  </w:num>
  <w:num w:numId="15">
    <w:abstractNumId w:val="3"/>
  </w:num>
  <w:num w:numId="16">
    <w:abstractNumId w:val="5"/>
  </w:num>
  <w:num w:numId="17">
    <w:abstractNumId w:val="11"/>
  </w:num>
  <w:num w:numId="18">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Emeson Santos">
    <w15:presenceInfo w15:providerId="Windows Live" w15:userId="4084e476ceb5e84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8"/>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A0712"/>
    <w:rsid w:val="000024ED"/>
    <w:rsid w:val="000056E4"/>
    <w:rsid w:val="00014A45"/>
    <w:rsid w:val="00020F0E"/>
    <w:rsid w:val="000218E0"/>
    <w:rsid w:val="000242D8"/>
    <w:rsid w:val="00024E78"/>
    <w:rsid w:val="00025265"/>
    <w:rsid w:val="00027881"/>
    <w:rsid w:val="00030A48"/>
    <w:rsid w:val="000351D2"/>
    <w:rsid w:val="00041A06"/>
    <w:rsid w:val="000533A3"/>
    <w:rsid w:val="00063C2A"/>
    <w:rsid w:val="00075A6D"/>
    <w:rsid w:val="00085082"/>
    <w:rsid w:val="00092410"/>
    <w:rsid w:val="000A48C8"/>
    <w:rsid w:val="000B0DBD"/>
    <w:rsid w:val="000B0E08"/>
    <w:rsid w:val="000B7ED1"/>
    <w:rsid w:val="000C1126"/>
    <w:rsid w:val="000C1A3C"/>
    <w:rsid w:val="000C3555"/>
    <w:rsid w:val="000C7D8A"/>
    <w:rsid w:val="000E30B5"/>
    <w:rsid w:val="000F2D98"/>
    <w:rsid w:val="000F381E"/>
    <w:rsid w:val="00102BF3"/>
    <w:rsid w:val="00102E5C"/>
    <w:rsid w:val="0010424A"/>
    <w:rsid w:val="0010773B"/>
    <w:rsid w:val="001111B3"/>
    <w:rsid w:val="00124999"/>
    <w:rsid w:val="001342DD"/>
    <w:rsid w:val="00135233"/>
    <w:rsid w:val="0014269E"/>
    <w:rsid w:val="00142F55"/>
    <w:rsid w:val="00144914"/>
    <w:rsid w:val="00147EBA"/>
    <w:rsid w:val="001500C1"/>
    <w:rsid w:val="001613DD"/>
    <w:rsid w:val="001666EE"/>
    <w:rsid w:val="00167C0D"/>
    <w:rsid w:val="00171A10"/>
    <w:rsid w:val="0017272E"/>
    <w:rsid w:val="00175FE0"/>
    <w:rsid w:val="001838B9"/>
    <w:rsid w:val="0018746A"/>
    <w:rsid w:val="001A3312"/>
    <w:rsid w:val="001A6B74"/>
    <w:rsid w:val="001B3906"/>
    <w:rsid w:val="001B5036"/>
    <w:rsid w:val="001B5205"/>
    <w:rsid w:val="001C236D"/>
    <w:rsid w:val="001D0523"/>
    <w:rsid w:val="001D1D80"/>
    <w:rsid w:val="001D3DB0"/>
    <w:rsid w:val="001D66AF"/>
    <w:rsid w:val="001E3AF8"/>
    <w:rsid w:val="00201745"/>
    <w:rsid w:val="0020216E"/>
    <w:rsid w:val="002174D3"/>
    <w:rsid w:val="00217717"/>
    <w:rsid w:val="00217D10"/>
    <w:rsid w:val="002268E6"/>
    <w:rsid w:val="002334E5"/>
    <w:rsid w:val="00235A41"/>
    <w:rsid w:val="00235BB2"/>
    <w:rsid w:val="00240F7C"/>
    <w:rsid w:val="0024696E"/>
    <w:rsid w:val="00254A75"/>
    <w:rsid w:val="002816F4"/>
    <w:rsid w:val="002917CD"/>
    <w:rsid w:val="002A2AEB"/>
    <w:rsid w:val="002A5CCE"/>
    <w:rsid w:val="002B149A"/>
    <w:rsid w:val="002B2F96"/>
    <w:rsid w:val="002B51F5"/>
    <w:rsid w:val="002B6F9B"/>
    <w:rsid w:val="002C367F"/>
    <w:rsid w:val="002C3F23"/>
    <w:rsid w:val="002D4373"/>
    <w:rsid w:val="002D7F3E"/>
    <w:rsid w:val="002E0E14"/>
    <w:rsid w:val="002E6806"/>
    <w:rsid w:val="002F05DD"/>
    <w:rsid w:val="002F51AC"/>
    <w:rsid w:val="002F72CA"/>
    <w:rsid w:val="003124DA"/>
    <w:rsid w:val="00315278"/>
    <w:rsid w:val="00317765"/>
    <w:rsid w:val="003277E6"/>
    <w:rsid w:val="0033247B"/>
    <w:rsid w:val="0033560A"/>
    <w:rsid w:val="00343DFD"/>
    <w:rsid w:val="00356CFA"/>
    <w:rsid w:val="00361632"/>
    <w:rsid w:val="00370240"/>
    <w:rsid w:val="00371669"/>
    <w:rsid w:val="003777D0"/>
    <w:rsid w:val="00383298"/>
    <w:rsid w:val="00387DA1"/>
    <w:rsid w:val="0039033A"/>
    <w:rsid w:val="003A570C"/>
    <w:rsid w:val="003C2287"/>
    <w:rsid w:val="003C2AF4"/>
    <w:rsid w:val="003C7417"/>
    <w:rsid w:val="003D7E5C"/>
    <w:rsid w:val="003E5B13"/>
    <w:rsid w:val="003E75CE"/>
    <w:rsid w:val="003F0C38"/>
    <w:rsid w:val="003F3C4F"/>
    <w:rsid w:val="00400281"/>
    <w:rsid w:val="00401640"/>
    <w:rsid w:val="00405D91"/>
    <w:rsid w:val="00410348"/>
    <w:rsid w:val="0041273F"/>
    <w:rsid w:val="00415D77"/>
    <w:rsid w:val="004240D8"/>
    <w:rsid w:val="00433877"/>
    <w:rsid w:val="00433BD0"/>
    <w:rsid w:val="00435D3F"/>
    <w:rsid w:val="00454854"/>
    <w:rsid w:val="00454C8A"/>
    <w:rsid w:val="00470E77"/>
    <w:rsid w:val="004729DA"/>
    <w:rsid w:val="0047588B"/>
    <w:rsid w:val="00487319"/>
    <w:rsid w:val="0049115E"/>
    <w:rsid w:val="00491861"/>
    <w:rsid w:val="004A0712"/>
    <w:rsid w:val="004A16FF"/>
    <w:rsid w:val="004A43D0"/>
    <w:rsid w:val="004A506C"/>
    <w:rsid w:val="004B2A55"/>
    <w:rsid w:val="004B5778"/>
    <w:rsid w:val="004C52B2"/>
    <w:rsid w:val="004C776B"/>
    <w:rsid w:val="004D427B"/>
    <w:rsid w:val="004D4C37"/>
    <w:rsid w:val="004F742A"/>
    <w:rsid w:val="004F7BC9"/>
    <w:rsid w:val="00513E8F"/>
    <w:rsid w:val="0051420B"/>
    <w:rsid w:val="0052259D"/>
    <w:rsid w:val="0052552C"/>
    <w:rsid w:val="005302A8"/>
    <w:rsid w:val="00535D8C"/>
    <w:rsid w:val="005472C5"/>
    <w:rsid w:val="00552CA3"/>
    <w:rsid w:val="005618BD"/>
    <w:rsid w:val="00563813"/>
    <w:rsid w:val="0057522E"/>
    <w:rsid w:val="0057558B"/>
    <w:rsid w:val="005A6233"/>
    <w:rsid w:val="005B3441"/>
    <w:rsid w:val="005B37F3"/>
    <w:rsid w:val="005C122D"/>
    <w:rsid w:val="005C5F25"/>
    <w:rsid w:val="005C7404"/>
    <w:rsid w:val="005D13AB"/>
    <w:rsid w:val="005E0226"/>
    <w:rsid w:val="005F00AD"/>
    <w:rsid w:val="005F7E9E"/>
    <w:rsid w:val="00600215"/>
    <w:rsid w:val="00612455"/>
    <w:rsid w:val="006200B7"/>
    <w:rsid w:val="00621A3B"/>
    <w:rsid w:val="00633A14"/>
    <w:rsid w:val="0064206D"/>
    <w:rsid w:val="00647DAB"/>
    <w:rsid w:val="0067207C"/>
    <w:rsid w:val="0068050B"/>
    <w:rsid w:val="006841ED"/>
    <w:rsid w:val="00684579"/>
    <w:rsid w:val="0069086C"/>
    <w:rsid w:val="00697633"/>
    <w:rsid w:val="006A1C64"/>
    <w:rsid w:val="006A2BA5"/>
    <w:rsid w:val="006B1529"/>
    <w:rsid w:val="006B5011"/>
    <w:rsid w:val="006C70F2"/>
    <w:rsid w:val="006D1A48"/>
    <w:rsid w:val="006D4103"/>
    <w:rsid w:val="006D7173"/>
    <w:rsid w:val="006E1C57"/>
    <w:rsid w:val="006F6003"/>
    <w:rsid w:val="006F6668"/>
    <w:rsid w:val="007001C1"/>
    <w:rsid w:val="00700246"/>
    <w:rsid w:val="007044A5"/>
    <w:rsid w:val="007119AE"/>
    <w:rsid w:val="0071402D"/>
    <w:rsid w:val="007152F3"/>
    <w:rsid w:val="007246AD"/>
    <w:rsid w:val="007308E0"/>
    <w:rsid w:val="00734D82"/>
    <w:rsid w:val="0074382A"/>
    <w:rsid w:val="00744304"/>
    <w:rsid w:val="007648A3"/>
    <w:rsid w:val="007716FF"/>
    <w:rsid w:val="007726A2"/>
    <w:rsid w:val="007746CE"/>
    <w:rsid w:val="00787FA2"/>
    <w:rsid w:val="007A3614"/>
    <w:rsid w:val="007A6036"/>
    <w:rsid w:val="007A6B2F"/>
    <w:rsid w:val="007B3A20"/>
    <w:rsid w:val="007B719C"/>
    <w:rsid w:val="007C1D69"/>
    <w:rsid w:val="007D20F7"/>
    <w:rsid w:val="007E3961"/>
    <w:rsid w:val="007E6678"/>
    <w:rsid w:val="007F5C03"/>
    <w:rsid w:val="007F6D57"/>
    <w:rsid w:val="00802FD4"/>
    <w:rsid w:val="00803AD3"/>
    <w:rsid w:val="00806926"/>
    <w:rsid w:val="00813A4F"/>
    <w:rsid w:val="00814323"/>
    <w:rsid w:val="00817040"/>
    <w:rsid w:val="00824C17"/>
    <w:rsid w:val="00831877"/>
    <w:rsid w:val="00831B42"/>
    <w:rsid w:val="00834ECB"/>
    <w:rsid w:val="00836698"/>
    <w:rsid w:val="00836DA2"/>
    <w:rsid w:val="008374CD"/>
    <w:rsid w:val="00840D1C"/>
    <w:rsid w:val="008440DD"/>
    <w:rsid w:val="00866254"/>
    <w:rsid w:val="00872AC2"/>
    <w:rsid w:val="00877860"/>
    <w:rsid w:val="00885562"/>
    <w:rsid w:val="00885975"/>
    <w:rsid w:val="00885A00"/>
    <w:rsid w:val="008913CD"/>
    <w:rsid w:val="00891978"/>
    <w:rsid w:val="00895BC8"/>
    <w:rsid w:val="008B0296"/>
    <w:rsid w:val="008C0704"/>
    <w:rsid w:val="008C1153"/>
    <w:rsid w:val="008C1BC8"/>
    <w:rsid w:val="008C5DE4"/>
    <w:rsid w:val="008C7A63"/>
    <w:rsid w:val="008D5EA9"/>
    <w:rsid w:val="008E0B1A"/>
    <w:rsid w:val="008E2B04"/>
    <w:rsid w:val="008E4EC6"/>
    <w:rsid w:val="008E5081"/>
    <w:rsid w:val="008F45D0"/>
    <w:rsid w:val="00905B1F"/>
    <w:rsid w:val="009115FF"/>
    <w:rsid w:val="00916296"/>
    <w:rsid w:val="009267AA"/>
    <w:rsid w:val="00934765"/>
    <w:rsid w:val="00935DF4"/>
    <w:rsid w:val="00937A88"/>
    <w:rsid w:val="0097718D"/>
    <w:rsid w:val="00981A18"/>
    <w:rsid w:val="009872DF"/>
    <w:rsid w:val="00987A92"/>
    <w:rsid w:val="0099382E"/>
    <w:rsid w:val="009A1D52"/>
    <w:rsid w:val="009B39BE"/>
    <w:rsid w:val="009C1653"/>
    <w:rsid w:val="009C2748"/>
    <w:rsid w:val="009C334B"/>
    <w:rsid w:val="009D1434"/>
    <w:rsid w:val="009D5892"/>
    <w:rsid w:val="009E14E4"/>
    <w:rsid w:val="009E2115"/>
    <w:rsid w:val="009E5637"/>
    <w:rsid w:val="009F3C74"/>
    <w:rsid w:val="009F774D"/>
    <w:rsid w:val="00A10DE3"/>
    <w:rsid w:val="00A329C9"/>
    <w:rsid w:val="00A35972"/>
    <w:rsid w:val="00A374D5"/>
    <w:rsid w:val="00A41D7C"/>
    <w:rsid w:val="00A51984"/>
    <w:rsid w:val="00A55091"/>
    <w:rsid w:val="00A559FB"/>
    <w:rsid w:val="00A56173"/>
    <w:rsid w:val="00A66F16"/>
    <w:rsid w:val="00A70813"/>
    <w:rsid w:val="00A71FA4"/>
    <w:rsid w:val="00A77B54"/>
    <w:rsid w:val="00A81087"/>
    <w:rsid w:val="00A82604"/>
    <w:rsid w:val="00A8651F"/>
    <w:rsid w:val="00A865EC"/>
    <w:rsid w:val="00A86963"/>
    <w:rsid w:val="00A926C1"/>
    <w:rsid w:val="00A93158"/>
    <w:rsid w:val="00AB5F74"/>
    <w:rsid w:val="00AB6090"/>
    <w:rsid w:val="00AD0957"/>
    <w:rsid w:val="00B13545"/>
    <w:rsid w:val="00B14F54"/>
    <w:rsid w:val="00B22E44"/>
    <w:rsid w:val="00B2635D"/>
    <w:rsid w:val="00B55260"/>
    <w:rsid w:val="00B56312"/>
    <w:rsid w:val="00B7786C"/>
    <w:rsid w:val="00B80058"/>
    <w:rsid w:val="00B90CFF"/>
    <w:rsid w:val="00B91529"/>
    <w:rsid w:val="00B974BF"/>
    <w:rsid w:val="00BA0422"/>
    <w:rsid w:val="00BA512E"/>
    <w:rsid w:val="00BA76DE"/>
    <w:rsid w:val="00BB1B18"/>
    <w:rsid w:val="00BC5077"/>
    <w:rsid w:val="00BC5FF6"/>
    <w:rsid w:val="00BD0ED8"/>
    <w:rsid w:val="00BD13C7"/>
    <w:rsid w:val="00BD7A79"/>
    <w:rsid w:val="00BE5D2A"/>
    <w:rsid w:val="00BE727D"/>
    <w:rsid w:val="00BF1375"/>
    <w:rsid w:val="00BF1FB1"/>
    <w:rsid w:val="00C04955"/>
    <w:rsid w:val="00C112DC"/>
    <w:rsid w:val="00C149E6"/>
    <w:rsid w:val="00C257D8"/>
    <w:rsid w:val="00C43D3A"/>
    <w:rsid w:val="00C4455D"/>
    <w:rsid w:val="00C57330"/>
    <w:rsid w:val="00C607D4"/>
    <w:rsid w:val="00C663B3"/>
    <w:rsid w:val="00C67A20"/>
    <w:rsid w:val="00C75BAF"/>
    <w:rsid w:val="00C778DD"/>
    <w:rsid w:val="00C90049"/>
    <w:rsid w:val="00CA4C25"/>
    <w:rsid w:val="00CA597B"/>
    <w:rsid w:val="00CA78B4"/>
    <w:rsid w:val="00CB05E4"/>
    <w:rsid w:val="00CC45D5"/>
    <w:rsid w:val="00CC784B"/>
    <w:rsid w:val="00CD3E27"/>
    <w:rsid w:val="00CD4152"/>
    <w:rsid w:val="00CD434B"/>
    <w:rsid w:val="00CD6B9A"/>
    <w:rsid w:val="00D164FD"/>
    <w:rsid w:val="00D17058"/>
    <w:rsid w:val="00D204DF"/>
    <w:rsid w:val="00D23C4B"/>
    <w:rsid w:val="00D33D68"/>
    <w:rsid w:val="00D4053E"/>
    <w:rsid w:val="00D447B2"/>
    <w:rsid w:val="00D46D5E"/>
    <w:rsid w:val="00D5298A"/>
    <w:rsid w:val="00D55EBF"/>
    <w:rsid w:val="00D6688C"/>
    <w:rsid w:val="00D66EE8"/>
    <w:rsid w:val="00D72F44"/>
    <w:rsid w:val="00D839E4"/>
    <w:rsid w:val="00D85BD5"/>
    <w:rsid w:val="00D863C2"/>
    <w:rsid w:val="00D90A55"/>
    <w:rsid w:val="00D91590"/>
    <w:rsid w:val="00D91E5B"/>
    <w:rsid w:val="00DC05F4"/>
    <w:rsid w:val="00DC3C8A"/>
    <w:rsid w:val="00DC433F"/>
    <w:rsid w:val="00DC6728"/>
    <w:rsid w:val="00DC7CDB"/>
    <w:rsid w:val="00DD6E53"/>
    <w:rsid w:val="00DE3390"/>
    <w:rsid w:val="00DE4923"/>
    <w:rsid w:val="00DF2007"/>
    <w:rsid w:val="00E030BD"/>
    <w:rsid w:val="00E162F1"/>
    <w:rsid w:val="00E221FC"/>
    <w:rsid w:val="00E31EAA"/>
    <w:rsid w:val="00E33A01"/>
    <w:rsid w:val="00E3602A"/>
    <w:rsid w:val="00E47D7E"/>
    <w:rsid w:val="00E53B39"/>
    <w:rsid w:val="00E54401"/>
    <w:rsid w:val="00E55282"/>
    <w:rsid w:val="00E6284A"/>
    <w:rsid w:val="00E62C83"/>
    <w:rsid w:val="00E6477E"/>
    <w:rsid w:val="00E649F4"/>
    <w:rsid w:val="00E75127"/>
    <w:rsid w:val="00E7541E"/>
    <w:rsid w:val="00E8413D"/>
    <w:rsid w:val="00E84DB3"/>
    <w:rsid w:val="00E868E1"/>
    <w:rsid w:val="00E86EB1"/>
    <w:rsid w:val="00E93D53"/>
    <w:rsid w:val="00E95A25"/>
    <w:rsid w:val="00EB4526"/>
    <w:rsid w:val="00EC4F66"/>
    <w:rsid w:val="00EC79F0"/>
    <w:rsid w:val="00ED42D7"/>
    <w:rsid w:val="00EE30D6"/>
    <w:rsid w:val="00EE4830"/>
    <w:rsid w:val="00EE5830"/>
    <w:rsid w:val="00EF00E0"/>
    <w:rsid w:val="00EF1702"/>
    <w:rsid w:val="00F03C65"/>
    <w:rsid w:val="00F04235"/>
    <w:rsid w:val="00F06C14"/>
    <w:rsid w:val="00F07D9F"/>
    <w:rsid w:val="00F10A0A"/>
    <w:rsid w:val="00F11327"/>
    <w:rsid w:val="00F21EB5"/>
    <w:rsid w:val="00F46933"/>
    <w:rsid w:val="00F60D93"/>
    <w:rsid w:val="00F67D75"/>
    <w:rsid w:val="00F70D9A"/>
    <w:rsid w:val="00F74441"/>
    <w:rsid w:val="00F85D41"/>
    <w:rsid w:val="00F87F83"/>
    <w:rsid w:val="00F90652"/>
    <w:rsid w:val="00F910FB"/>
    <w:rsid w:val="00FA0D38"/>
    <w:rsid w:val="00FA5BE1"/>
    <w:rsid w:val="00FA7348"/>
    <w:rsid w:val="00FB4609"/>
    <w:rsid w:val="00FB496E"/>
    <w:rsid w:val="00FB505B"/>
    <w:rsid w:val="00FE6672"/>
    <w:rsid w:val="00FF53B6"/>
    <w:rsid w:val="00FF7685"/>
    <w:rsid w:val="55997AC8"/>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4BAE66"/>
  <w15:docId w15:val="{88B5170D-F730-4C9E-99C0-9A310DA301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Arial" w:hAnsi="Times New Roman" w:cs="Arial"/>
        <w:sz w:val="24"/>
        <w:szCs w:val="24"/>
        <w:lang w:val="pt-BR" w:eastAsia="pt-BR" w:bidi="ar-SA"/>
      </w:rPr>
    </w:rPrDefault>
    <w:pPrDefault>
      <w:pPr>
        <w:spacing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80058"/>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NormalTable0">
    <w:name w:val="Normal Table0"/>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NormalTable0"/>
    <w:tblPr>
      <w:tblStyleRowBandSize w:val="1"/>
      <w:tblStyleColBandSize w:val="1"/>
      <w:tblCellMar>
        <w:top w:w="100" w:type="dxa"/>
        <w:left w:w="100" w:type="dxa"/>
        <w:bottom w:w="100" w:type="dxa"/>
        <w:right w:w="100" w:type="dxa"/>
      </w:tblCellMar>
    </w:tblPr>
  </w:style>
  <w:style w:type="table" w:customStyle="1" w:styleId="a0">
    <w:basedOn w:val="NormalTable0"/>
    <w:tblPr>
      <w:tblStyleRowBandSize w:val="1"/>
      <w:tblStyleColBandSize w:val="1"/>
      <w:tblCellMar>
        <w:top w:w="100" w:type="dxa"/>
        <w:left w:w="100" w:type="dxa"/>
        <w:bottom w:w="100" w:type="dxa"/>
        <w:right w:w="100" w:type="dxa"/>
      </w:tblCellMar>
    </w:tblPr>
  </w:style>
  <w:style w:type="paragraph" w:styleId="Textodecomentrio">
    <w:name w:val="annotation text"/>
    <w:basedOn w:val="Normal"/>
    <w:link w:val="TextodecomentrioChar"/>
    <w:unhideWhenUsed/>
    <w:pPr>
      <w:spacing w:line="240" w:lineRule="auto"/>
    </w:pPr>
    <w:rPr>
      <w:sz w:val="20"/>
      <w:szCs w:val="20"/>
    </w:rPr>
  </w:style>
  <w:style w:type="character" w:customStyle="1" w:styleId="TextodecomentrioChar">
    <w:name w:val="Texto de comentário Char"/>
    <w:basedOn w:val="Fontepargpadro"/>
    <w:link w:val="Textodecomentrio"/>
    <w:rPr>
      <w:sz w:val="20"/>
      <w:szCs w:val="20"/>
    </w:rPr>
  </w:style>
  <w:style w:type="character" w:styleId="Refdecomentrio">
    <w:name w:val="annotation reference"/>
    <w:basedOn w:val="Fontepargpadro"/>
    <w:unhideWhenUsed/>
    <w:rPr>
      <w:sz w:val="16"/>
      <w:szCs w:val="16"/>
    </w:rPr>
  </w:style>
  <w:style w:type="paragraph" w:styleId="Textodebalo">
    <w:name w:val="Balloon Text"/>
    <w:basedOn w:val="Normal"/>
    <w:link w:val="TextodebaloChar"/>
    <w:uiPriority w:val="99"/>
    <w:semiHidden/>
    <w:unhideWhenUsed/>
    <w:rsid w:val="004D4C37"/>
    <w:pPr>
      <w:spacing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4D4C37"/>
    <w:rPr>
      <w:rFonts w:ascii="Segoe UI" w:hAnsi="Segoe UI" w:cs="Segoe UI"/>
      <w:sz w:val="18"/>
      <w:szCs w:val="18"/>
    </w:rPr>
  </w:style>
  <w:style w:type="paragraph" w:styleId="PargrafodaLista">
    <w:name w:val="List Paragraph"/>
    <w:basedOn w:val="Normal"/>
    <w:uiPriority w:val="34"/>
    <w:qFormat/>
    <w:rsid w:val="004D4C37"/>
    <w:pPr>
      <w:spacing w:line="240" w:lineRule="auto"/>
      <w:ind w:left="720"/>
      <w:contextualSpacing/>
    </w:pPr>
    <w:rPr>
      <w:rFonts w:eastAsia="Times New Roman"/>
    </w:rPr>
  </w:style>
  <w:style w:type="paragraph" w:styleId="Assuntodocomentrio">
    <w:name w:val="annotation subject"/>
    <w:basedOn w:val="Textodecomentrio"/>
    <w:next w:val="Textodecomentrio"/>
    <w:link w:val="AssuntodocomentrioChar"/>
    <w:uiPriority w:val="99"/>
    <w:semiHidden/>
    <w:unhideWhenUsed/>
    <w:rsid w:val="003277E6"/>
    <w:rPr>
      <w:b/>
      <w:bCs/>
    </w:rPr>
  </w:style>
  <w:style w:type="character" w:customStyle="1" w:styleId="AssuntodocomentrioChar">
    <w:name w:val="Assunto do comentário Char"/>
    <w:basedOn w:val="TextodecomentrioChar"/>
    <w:link w:val="Assuntodocomentrio"/>
    <w:uiPriority w:val="99"/>
    <w:semiHidden/>
    <w:rsid w:val="003277E6"/>
    <w:rPr>
      <w:b/>
      <w:bCs/>
      <w:sz w:val="20"/>
      <w:szCs w:val="20"/>
    </w:rPr>
  </w:style>
  <w:style w:type="paragraph" w:styleId="Legenda">
    <w:name w:val="caption"/>
    <w:basedOn w:val="Normal"/>
    <w:next w:val="Normal"/>
    <w:uiPriority w:val="35"/>
    <w:unhideWhenUsed/>
    <w:qFormat/>
    <w:rsid w:val="00CD434B"/>
    <w:pPr>
      <w:spacing w:after="200" w:line="240" w:lineRule="auto"/>
    </w:pPr>
    <w:rPr>
      <w:i/>
      <w:iCs/>
      <w:color w:val="1F497D" w:themeColor="text2"/>
      <w:sz w:val="18"/>
      <w:szCs w:val="18"/>
    </w:rPr>
  </w:style>
  <w:style w:type="table" w:styleId="TabeladeGrade5Escura-nfase5">
    <w:name w:val="Grid Table 5 Dark Accent 5"/>
    <w:basedOn w:val="Tabelanormal"/>
    <w:uiPriority w:val="50"/>
    <w:rsid w:val="002816F4"/>
    <w:pPr>
      <w:spacing w:line="240" w:lineRule="auto"/>
    </w:pPr>
    <w:rPr>
      <w:rFonts w:asciiTheme="minorHAnsi" w:eastAsiaTheme="minorHAnsi" w:hAnsiTheme="minorHAnsi" w:cstheme="minorBidi"/>
      <w:lang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character" w:customStyle="1" w:styleId="textline">
    <w:name w:val="text_line"/>
    <w:basedOn w:val="Fontepargpadro"/>
    <w:rsid w:val="00D46D5E"/>
  </w:style>
  <w:style w:type="paragraph" w:styleId="Reviso">
    <w:name w:val="Revision"/>
    <w:hidden/>
    <w:uiPriority w:val="99"/>
    <w:semiHidden/>
    <w:rsid w:val="00987A92"/>
    <w:pPr>
      <w:spacing w:line="240" w:lineRule="auto"/>
    </w:pPr>
  </w:style>
  <w:style w:type="paragraph" w:styleId="CabealhodoSumrio">
    <w:name w:val="TOC Heading"/>
    <w:basedOn w:val="Ttulo1"/>
    <w:next w:val="Normal"/>
    <w:uiPriority w:val="39"/>
    <w:unhideWhenUsed/>
    <w:qFormat/>
    <w:rsid w:val="003E75CE"/>
    <w:pPr>
      <w:spacing w:before="240" w:after="0" w:line="259" w:lineRule="auto"/>
      <w:outlineLvl w:val="9"/>
    </w:pPr>
    <w:rPr>
      <w:rFonts w:asciiTheme="majorHAnsi" w:eastAsiaTheme="majorEastAsia" w:hAnsiTheme="majorHAnsi" w:cstheme="majorBidi"/>
      <w:color w:val="365F91" w:themeColor="accent1" w:themeShade="BF"/>
      <w:sz w:val="32"/>
      <w:szCs w:val="32"/>
    </w:rPr>
  </w:style>
  <w:style w:type="paragraph" w:styleId="Sumrio1">
    <w:name w:val="toc 1"/>
    <w:basedOn w:val="Normal"/>
    <w:next w:val="Normal"/>
    <w:autoRedefine/>
    <w:uiPriority w:val="39"/>
    <w:unhideWhenUsed/>
    <w:rsid w:val="003E75CE"/>
    <w:pPr>
      <w:spacing w:after="100"/>
    </w:pPr>
  </w:style>
  <w:style w:type="paragraph" w:styleId="Sumrio2">
    <w:name w:val="toc 2"/>
    <w:basedOn w:val="Normal"/>
    <w:next w:val="Normal"/>
    <w:autoRedefine/>
    <w:uiPriority w:val="39"/>
    <w:unhideWhenUsed/>
    <w:rsid w:val="003E75CE"/>
    <w:pPr>
      <w:spacing w:after="100"/>
      <w:ind w:left="220"/>
    </w:pPr>
  </w:style>
  <w:style w:type="paragraph" w:styleId="Sumrio3">
    <w:name w:val="toc 3"/>
    <w:basedOn w:val="Normal"/>
    <w:next w:val="Normal"/>
    <w:autoRedefine/>
    <w:uiPriority w:val="39"/>
    <w:unhideWhenUsed/>
    <w:rsid w:val="003E75CE"/>
    <w:pPr>
      <w:spacing w:after="100"/>
      <w:ind w:left="440"/>
    </w:pPr>
  </w:style>
  <w:style w:type="character" w:styleId="Hyperlink">
    <w:name w:val="Hyperlink"/>
    <w:basedOn w:val="Fontepargpadro"/>
    <w:uiPriority w:val="99"/>
    <w:unhideWhenUsed/>
    <w:rsid w:val="003E75CE"/>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49.png"/><Relationship Id="rId68"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microsoft.com/office/2007/relationships/hdphoto" Target="media/hdphoto2.wdp"/><Relationship Id="rId66" Type="http://schemas.microsoft.com/office/2007/relationships/hdphoto" Target="media/hdphoto6.wdp"/><Relationship Id="rId5" Type="http://schemas.openxmlformats.org/officeDocument/2006/relationships/webSettings" Target="webSettings.xml"/><Relationship Id="rId61" Type="http://schemas.openxmlformats.org/officeDocument/2006/relationships/image" Target="media/image48.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microsoft.com/office/2007/relationships/hdphoto" Target="media/hdphoto1.wdp"/><Relationship Id="rId64" Type="http://schemas.microsoft.com/office/2007/relationships/hdphoto" Target="media/hdphoto5.wdp"/><Relationship Id="rId69" Type="http://schemas.openxmlformats.org/officeDocument/2006/relationships/fontTable" Target="fontTable.xml"/><Relationship Id="rId8" Type="http://schemas.openxmlformats.org/officeDocument/2006/relationships/comments" Target="comments.xml"/><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7.png"/><Relationship Id="rId67" Type="http://schemas.openxmlformats.org/officeDocument/2006/relationships/header" Target="header1.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microsoft.com/office/2007/relationships/hdphoto" Target="media/hdphoto4.wdp"/><Relationship Id="rId7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6.png"/><Relationship Id="rId10" Type="http://schemas.microsoft.com/office/2016/09/relationships/commentsIds" Target="commentsIds.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microsoft.com/office/2007/relationships/hdphoto" Target="media/hdphoto3.wdp"/><Relationship Id="rId65" Type="http://schemas.openxmlformats.org/officeDocument/2006/relationships/image" Target="media/image50.png"/><Relationship Id="rId4" Type="http://schemas.openxmlformats.org/officeDocument/2006/relationships/settings" Target="settings.xml"/><Relationship Id="rId9" Type="http://schemas.microsoft.com/office/2011/relationships/commentsExtended" Target="commentsExtended.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566D5F-35A9-47A9-BA55-1C8C2FA23C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1605</TotalTime>
  <Pages>48</Pages>
  <Words>17598</Words>
  <Characters>95035</Characters>
  <Application>Microsoft Office Word</Application>
  <DocSecurity>0</DocSecurity>
  <Lines>791</Lines>
  <Paragraphs>224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112409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Emeson Santos</cp:lastModifiedBy>
  <cp:revision>322</cp:revision>
  <dcterms:created xsi:type="dcterms:W3CDTF">2019-08-07T13:38:00Z</dcterms:created>
  <dcterms:modified xsi:type="dcterms:W3CDTF">2019-08-23T14:25:00Z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ies>
</file>